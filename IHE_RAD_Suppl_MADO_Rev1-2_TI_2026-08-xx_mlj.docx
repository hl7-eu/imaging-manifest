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C6FC6" w14:textId="77777777" w:rsidR="004C29F1" w:rsidRPr="0089691F" w:rsidRDefault="0014233D" w:rsidP="00213FA6">
      <w:pPr>
        <w:pStyle w:val="BodyText"/>
        <w:jc w:val="center"/>
        <w:rPr>
          <w:b/>
          <w:bCs/>
          <w:sz w:val="28"/>
          <w:szCs w:val="28"/>
        </w:rPr>
      </w:pPr>
      <w:r w:rsidRPr="0089691F">
        <w:rPr>
          <w:b/>
          <w:bCs/>
          <w:sz w:val="28"/>
          <w:szCs w:val="28"/>
        </w:rPr>
        <w:t>Integrating the Healthcare Enterprise</w:t>
      </w:r>
    </w:p>
    <w:p w14:paraId="5FD8BDCB" w14:textId="77777777" w:rsidR="004C29F1" w:rsidRPr="0089691F" w:rsidRDefault="004C29F1">
      <w:pPr>
        <w:pBdr>
          <w:top w:val="nil"/>
          <w:left w:val="nil"/>
          <w:bottom w:val="nil"/>
          <w:right w:val="nil"/>
          <w:between w:val="nil"/>
        </w:pBdr>
        <w:rPr>
          <w:color w:val="000000"/>
        </w:rPr>
      </w:pPr>
    </w:p>
    <w:p w14:paraId="18F5FDCC" w14:textId="77777777" w:rsidR="004C29F1" w:rsidRPr="0089691F" w:rsidRDefault="0014233D" w:rsidP="00213FA6">
      <w:pPr>
        <w:pStyle w:val="BodyText"/>
        <w:jc w:val="center"/>
      </w:pPr>
      <w:r w:rsidRPr="0089691F">
        <w:rPr>
          <w:b/>
          <w:bCs/>
          <w:sz w:val="28"/>
          <w:szCs w:val="28"/>
        </w:rPr>
        <w:drawing>
          <wp:inline distT="0" distB="0" distL="0" distR="0" wp14:anchorId="25A6CB13" wp14:editId="0D5A58C3">
            <wp:extent cx="1643380" cy="840105"/>
            <wp:effectExtent l="0" t="0" r="0" b="0"/>
            <wp:docPr id="2135330883" name="image7.jpg" descr="IHE_LOGO_for_tf-docs"/>
            <wp:cNvGraphicFramePr/>
            <a:graphic xmlns:a="http://schemas.openxmlformats.org/drawingml/2006/main">
              <a:graphicData uri="http://schemas.openxmlformats.org/drawingml/2006/picture">
                <pic:pic xmlns:pic="http://schemas.openxmlformats.org/drawingml/2006/picture">
                  <pic:nvPicPr>
                    <pic:cNvPr id="0" name="image7.jpg" descr="IHE_LOGO_for_tf-docs"/>
                    <pic:cNvPicPr preferRelativeResize="0"/>
                  </pic:nvPicPr>
                  <pic:blipFill>
                    <a:blip r:embed="rId9"/>
                    <a:srcRect/>
                    <a:stretch>
                      <a:fillRect/>
                    </a:stretch>
                  </pic:blipFill>
                  <pic:spPr>
                    <a:xfrm>
                      <a:off x="0" y="0"/>
                      <a:ext cx="1643380" cy="840105"/>
                    </a:xfrm>
                    <a:prstGeom prst="rect">
                      <a:avLst/>
                    </a:prstGeom>
                    <a:ln/>
                  </pic:spPr>
                </pic:pic>
              </a:graphicData>
            </a:graphic>
          </wp:inline>
        </w:drawing>
      </w:r>
    </w:p>
    <w:p w14:paraId="301647EA" w14:textId="77777777" w:rsidR="004C29F1" w:rsidRPr="0089691F" w:rsidRDefault="004C29F1" w:rsidP="00213FA6">
      <w:pPr>
        <w:pStyle w:val="BodyText"/>
      </w:pPr>
    </w:p>
    <w:p w14:paraId="61D19673" w14:textId="77777777" w:rsidR="004C29F1" w:rsidRPr="0089691F" w:rsidRDefault="0014233D" w:rsidP="00213FA6">
      <w:pPr>
        <w:pStyle w:val="BodyText"/>
        <w:jc w:val="center"/>
        <w:rPr>
          <w:b/>
          <w:bCs/>
          <w:sz w:val="44"/>
          <w:szCs w:val="44"/>
        </w:rPr>
      </w:pPr>
      <w:r w:rsidRPr="0089691F">
        <w:rPr>
          <w:b/>
          <w:bCs/>
          <w:sz w:val="44"/>
          <w:szCs w:val="44"/>
        </w:rPr>
        <w:t>IHE Radiology</w:t>
      </w:r>
    </w:p>
    <w:p w14:paraId="4085ADB1" w14:textId="77777777" w:rsidR="004C29F1" w:rsidRPr="0089691F" w:rsidRDefault="0014233D" w:rsidP="00213FA6">
      <w:pPr>
        <w:pStyle w:val="BodyText"/>
        <w:jc w:val="center"/>
        <w:rPr>
          <w:sz w:val="44"/>
          <w:szCs w:val="44"/>
        </w:rPr>
      </w:pPr>
      <w:r w:rsidRPr="0089691F">
        <w:rPr>
          <w:b/>
          <w:bCs/>
          <w:sz w:val="44"/>
          <w:szCs w:val="44"/>
        </w:rPr>
        <w:t>Technical Framework Supplement</w:t>
      </w:r>
    </w:p>
    <w:p w14:paraId="63653910" w14:textId="77777777" w:rsidR="004C29F1" w:rsidRPr="0089691F" w:rsidRDefault="004C29F1" w:rsidP="00213FA6">
      <w:pPr>
        <w:pStyle w:val="BodyText"/>
      </w:pPr>
    </w:p>
    <w:p w14:paraId="3D4B0BE1" w14:textId="77777777" w:rsidR="004C29F1" w:rsidRPr="0089691F" w:rsidRDefault="004C29F1" w:rsidP="00213FA6">
      <w:pPr>
        <w:pStyle w:val="BodyText"/>
      </w:pPr>
    </w:p>
    <w:p w14:paraId="03139441" w14:textId="77777777" w:rsidR="004C29F1" w:rsidRPr="0089691F" w:rsidRDefault="004C29F1" w:rsidP="00213FA6">
      <w:pPr>
        <w:pStyle w:val="BodyText"/>
      </w:pPr>
    </w:p>
    <w:p w14:paraId="212B291A" w14:textId="77777777" w:rsidR="004C29F1" w:rsidRPr="0089691F" w:rsidRDefault="0014233D" w:rsidP="00213FA6">
      <w:pPr>
        <w:pStyle w:val="BodyText"/>
        <w:jc w:val="center"/>
        <w:rPr>
          <w:b/>
          <w:bCs/>
          <w:sz w:val="44"/>
          <w:szCs w:val="44"/>
        </w:rPr>
      </w:pPr>
      <w:r w:rsidRPr="0089691F">
        <w:rPr>
          <w:b/>
          <w:bCs/>
          <w:sz w:val="44"/>
          <w:szCs w:val="44"/>
        </w:rPr>
        <w:t>Manifest-based Access to DICOM Objects</w:t>
      </w:r>
    </w:p>
    <w:p w14:paraId="0FD499BA" w14:textId="77777777" w:rsidR="004C29F1" w:rsidRPr="0089691F" w:rsidRDefault="0014233D" w:rsidP="00213FA6">
      <w:pPr>
        <w:pStyle w:val="BodyText"/>
        <w:jc w:val="center"/>
        <w:rPr>
          <w:b/>
          <w:bCs/>
          <w:sz w:val="44"/>
          <w:szCs w:val="44"/>
        </w:rPr>
      </w:pPr>
      <w:r w:rsidRPr="0089691F">
        <w:rPr>
          <w:b/>
          <w:bCs/>
          <w:sz w:val="44"/>
          <w:szCs w:val="44"/>
        </w:rPr>
        <w:t>(MADO)</w:t>
      </w:r>
    </w:p>
    <w:p w14:paraId="074148E0" w14:textId="77777777" w:rsidR="004C29F1" w:rsidRPr="0089691F" w:rsidRDefault="004C29F1" w:rsidP="00213FA6">
      <w:pPr>
        <w:pStyle w:val="BodyText"/>
      </w:pPr>
    </w:p>
    <w:p w14:paraId="6E955C84" w14:textId="64476155" w:rsidR="004C29F1" w:rsidRPr="0089691F" w:rsidRDefault="0014233D" w:rsidP="00213FA6">
      <w:pPr>
        <w:pStyle w:val="BodyText"/>
        <w:jc w:val="center"/>
      </w:pPr>
      <w:r w:rsidRPr="0089691F">
        <w:t xml:space="preserve">HL7® FHIR® </w:t>
      </w:r>
      <w:r w:rsidR="00116173" w:rsidRPr="0089691F">
        <w:t>R4</w:t>
      </w:r>
    </w:p>
    <w:p w14:paraId="730B150F" w14:textId="216DF54A" w:rsidR="004C29F1" w:rsidRPr="0089691F" w:rsidRDefault="0014233D" w:rsidP="00213FA6">
      <w:pPr>
        <w:pStyle w:val="BodyText"/>
        <w:jc w:val="center"/>
      </w:pPr>
      <w:r w:rsidRPr="0089691F">
        <w:t xml:space="preserve">Using Resources at FMM Level </w:t>
      </w:r>
      <w:r w:rsidR="00116173" w:rsidRPr="0089691F">
        <w:t>1</w:t>
      </w:r>
      <w:r w:rsidRPr="0089691F">
        <w:t>-N</w:t>
      </w:r>
    </w:p>
    <w:p w14:paraId="5CD45FBA" w14:textId="664B0973" w:rsidR="004C29F1" w:rsidRPr="0089691F" w:rsidRDefault="0014233D" w:rsidP="00213FA6">
      <w:pPr>
        <w:pStyle w:val="BodyText"/>
        <w:jc w:val="center"/>
        <w:rPr>
          <w:color w:val="000000"/>
        </w:rPr>
      </w:pPr>
      <w:r w:rsidRPr="0089691F">
        <w:rPr>
          <w:b/>
          <w:bCs/>
          <w:sz w:val="44"/>
          <w:szCs w:val="44"/>
        </w:rPr>
        <w:t xml:space="preserve">Revision </w:t>
      </w:r>
      <w:r w:rsidR="006D5D8C" w:rsidRPr="0089691F">
        <w:rPr>
          <w:b/>
          <w:bCs/>
          <w:sz w:val="44"/>
          <w:szCs w:val="44"/>
        </w:rPr>
        <w:t>1.</w:t>
      </w:r>
      <w:r w:rsidR="00EC7B5B" w:rsidRPr="0089691F">
        <w:rPr>
          <w:b/>
          <w:bCs/>
          <w:sz w:val="44"/>
          <w:szCs w:val="44"/>
        </w:rPr>
        <w:t xml:space="preserve">2 </w:t>
      </w:r>
      <w:r w:rsidRPr="0089691F">
        <w:rPr>
          <w:b/>
          <w:bCs/>
          <w:sz w:val="44"/>
          <w:szCs w:val="44"/>
        </w:rPr>
        <w:t xml:space="preserve">– </w:t>
      </w:r>
      <w:del w:id="0" w:author="Mary Jungers" w:date="2026-07-29T19:42:00Z" w16du:dateUtc="2026-07-30T00:42:00Z">
        <w:r w:rsidR="004B3F7F" w:rsidRPr="0089691F" w:rsidDel="00C76FD1">
          <w:rPr>
            <w:b/>
            <w:bCs/>
            <w:sz w:val="44"/>
            <w:szCs w:val="44"/>
          </w:rPr>
          <w:delText xml:space="preserve">Second </w:delText>
        </w:r>
      </w:del>
      <w:r w:rsidR="007F6BF9" w:rsidRPr="0089691F">
        <w:rPr>
          <w:b/>
          <w:bCs/>
          <w:sz w:val="44"/>
          <w:szCs w:val="44"/>
        </w:rPr>
        <w:t>Trial Implementation</w:t>
      </w:r>
    </w:p>
    <w:p w14:paraId="5A695C1A" w14:textId="77777777" w:rsidR="004C29F1" w:rsidRPr="0089691F" w:rsidRDefault="004C29F1">
      <w:pPr>
        <w:pBdr>
          <w:top w:val="nil"/>
          <w:left w:val="nil"/>
          <w:bottom w:val="nil"/>
          <w:right w:val="nil"/>
          <w:between w:val="nil"/>
        </w:pBdr>
        <w:rPr>
          <w:color w:val="000000"/>
        </w:rPr>
      </w:pPr>
    </w:p>
    <w:p w14:paraId="47647B12" w14:textId="77777777" w:rsidR="003621F7" w:rsidRPr="0089691F" w:rsidRDefault="003621F7">
      <w:pPr>
        <w:pBdr>
          <w:top w:val="nil"/>
          <w:left w:val="nil"/>
          <w:bottom w:val="nil"/>
          <w:right w:val="nil"/>
          <w:between w:val="nil"/>
        </w:pBdr>
        <w:rPr>
          <w:color w:val="000000"/>
        </w:rPr>
      </w:pPr>
    </w:p>
    <w:p w14:paraId="2B861285" w14:textId="77777777" w:rsidR="003621F7" w:rsidRPr="0089691F" w:rsidRDefault="003621F7">
      <w:pPr>
        <w:pBdr>
          <w:top w:val="nil"/>
          <w:left w:val="nil"/>
          <w:bottom w:val="nil"/>
          <w:right w:val="nil"/>
          <w:between w:val="nil"/>
        </w:pBdr>
        <w:rPr>
          <w:color w:val="000000"/>
        </w:rPr>
      </w:pPr>
    </w:p>
    <w:p w14:paraId="1B9E9B16" w14:textId="77777777" w:rsidR="003621F7" w:rsidRPr="0089691F" w:rsidRDefault="003621F7">
      <w:pPr>
        <w:pBdr>
          <w:top w:val="nil"/>
          <w:left w:val="nil"/>
          <w:bottom w:val="nil"/>
          <w:right w:val="nil"/>
          <w:between w:val="nil"/>
        </w:pBdr>
        <w:rPr>
          <w:color w:val="000000"/>
        </w:rPr>
      </w:pPr>
    </w:p>
    <w:p w14:paraId="16FF431D" w14:textId="56857E24" w:rsidR="004C29F1" w:rsidRPr="0089691F" w:rsidRDefault="0014233D" w:rsidP="00213FA6">
      <w:pPr>
        <w:pStyle w:val="BodyText"/>
      </w:pPr>
      <w:r w:rsidRPr="0089691F">
        <w:t>Date</w:t>
      </w:r>
      <w:del w:id="1" w:author="Mary Jungers" w:date="2026-07-29T19:42:00Z" w16du:dateUtc="2026-07-30T00:42:00Z">
        <w:r w:rsidRPr="0089691F" w:rsidDel="00C76FD1">
          <w:delText>:</w:delText>
        </w:r>
        <w:r w:rsidR="00961E66" w:rsidRPr="0089691F" w:rsidDel="00C76FD1">
          <w:tab/>
        </w:r>
        <w:r w:rsidR="00961E66" w:rsidRPr="0089691F" w:rsidDel="00C76FD1">
          <w:tab/>
        </w:r>
      </w:del>
      <w:ins w:id="2" w:author="Mary Jungers" w:date="2026-07-29T19:42:00Z" w16du:dateUtc="2026-07-30T00:42:00Z">
        <w:r w:rsidR="00C76FD1" w:rsidRPr="0089691F">
          <w:t xml:space="preserve">: </w:t>
        </w:r>
        <w:r w:rsidR="00C76FD1" w:rsidRPr="0089691F">
          <w:tab/>
        </w:r>
        <w:r w:rsidR="00C76FD1" w:rsidRPr="0089691F">
          <w:tab/>
          <w:t>August 4, 2026</w:t>
        </w:r>
      </w:ins>
      <w:del w:id="3" w:author="Mary Jungers" w:date="2026-07-29T19:42:00Z" w16du:dateUtc="2026-07-30T00:42:00Z">
        <w:r w:rsidR="00D115B2" w:rsidRPr="0089691F" w:rsidDel="00C76FD1">
          <w:rPr>
            <w:strike/>
          </w:rPr>
          <w:delText xml:space="preserve">March </w:delText>
        </w:r>
        <w:r w:rsidR="00453896" w:rsidRPr="0089691F" w:rsidDel="00C76FD1">
          <w:rPr>
            <w:strike/>
          </w:rPr>
          <w:delText>16</w:delText>
        </w:r>
        <w:r w:rsidR="006D5D8C" w:rsidRPr="0089691F" w:rsidDel="00C76FD1">
          <w:rPr>
            <w:strike/>
          </w:rPr>
          <w:delText>,</w:delText>
        </w:r>
        <w:r w:rsidRPr="0089691F" w:rsidDel="00C76FD1">
          <w:rPr>
            <w:strike/>
          </w:rPr>
          <w:delText xml:space="preserve"> 202</w:delText>
        </w:r>
        <w:r w:rsidR="00D115B2" w:rsidRPr="0089691F" w:rsidDel="00C76FD1">
          <w:rPr>
            <w:strike/>
          </w:rPr>
          <w:delText>6</w:delText>
        </w:r>
      </w:del>
    </w:p>
    <w:p w14:paraId="59BE7811" w14:textId="77777777" w:rsidR="004C29F1" w:rsidRPr="0089691F" w:rsidRDefault="0014233D" w:rsidP="00213FA6">
      <w:pPr>
        <w:pStyle w:val="BodyText"/>
      </w:pPr>
      <w:r w:rsidRPr="0089691F">
        <w:t>Author:</w:t>
      </w:r>
      <w:r w:rsidRPr="0089691F">
        <w:tab/>
        <w:t>IHE Radiology Technical Committee</w:t>
      </w:r>
    </w:p>
    <w:p w14:paraId="7B10F76B" w14:textId="4D141CFC" w:rsidR="004C29F1" w:rsidRPr="0089691F" w:rsidRDefault="0014233D" w:rsidP="00A458C8">
      <w:pPr>
        <w:pStyle w:val="BodyText"/>
      </w:pPr>
      <w:r w:rsidRPr="0089691F">
        <w:t>Email:</w:t>
      </w:r>
      <w:r w:rsidRPr="0089691F">
        <w:tab/>
      </w:r>
      <w:r w:rsidRPr="0089691F">
        <w:tab/>
      </w:r>
      <w:r w:rsidR="00A458C8" w:rsidRPr="0089691F">
        <w:t>radiology@ihe.net</w:t>
      </w:r>
    </w:p>
    <w:p w14:paraId="41347457" w14:textId="2EE1E796" w:rsidR="00A458C8" w:rsidRPr="0089691F" w:rsidDel="00C76FD1" w:rsidRDefault="00A458C8" w:rsidP="00213FA6">
      <w:pPr>
        <w:pStyle w:val="BodyText"/>
        <w:rPr>
          <w:del w:id="4" w:author="Mary Jungers" w:date="2026-07-29T19:42:00Z" w16du:dateUtc="2026-07-30T00:42:00Z"/>
        </w:rPr>
      </w:pPr>
    </w:p>
    <w:p w14:paraId="6C575D8A" w14:textId="77777777" w:rsidR="00A458C8" w:rsidRPr="0089691F" w:rsidRDefault="00A458C8" w:rsidP="00A458C8">
      <w:pPr>
        <w:pStyle w:val="BodyText"/>
      </w:pPr>
    </w:p>
    <w:p w14:paraId="6EAC68CC" w14:textId="09C934EA" w:rsidR="00A458C8" w:rsidRPr="0089691F" w:rsidRDefault="00A458C8" w:rsidP="00A458C8">
      <w:pPr>
        <w:pStyle w:val="BodyText"/>
        <w:pBdr>
          <w:top w:val="single" w:sz="18" w:space="1" w:color="auto"/>
          <w:left w:val="single" w:sz="18" w:space="4" w:color="auto"/>
          <w:bottom w:val="single" w:sz="18" w:space="1" w:color="auto"/>
          <w:right w:val="single" w:sz="18" w:space="4" w:color="auto"/>
        </w:pBdr>
        <w:spacing w:line="276" w:lineRule="auto"/>
        <w:jc w:val="center"/>
      </w:pPr>
      <w:r w:rsidRPr="0089691F">
        <w:rPr>
          <w:b/>
        </w:rPr>
        <w:t xml:space="preserve">Please verify you have the most recent version of this document. </w:t>
      </w:r>
      <w:r w:rsidRPr="0089691F">
        <w:t xml:space="preserve">See </w:t>
      </w:r>
      <w:hyperlink r:id="rId10" w:history="1">
        <w:r w:rsidRPr="0089691F">
          <w:rPr>
            <w:rStyle w:val="Hyperlink"/>
          </w:rPr>
          <w:t>here</w:t>
        </w:r>
      </w:hyperlink>
      <w:r w:rsidRPr="0089691F">
        <w:t xml:space="preserve"> for Trial Implementation and Final Text versions and </w:t>
      </w:r>
      <w:hyperlink r:id="rId11" w:anchor="1.2" w:history="1">
        <w:r w:rsidRPr="0089691F">
          <w:rPr>
            <w:rStyle w:val="Hyperlink"/>
          </w:rPr>
          <w:t>here</w:t>
        </w:r>
      </w:hyperlink>
      <w:r w:rsidRPr="0089691F">
        <w:t xml:space="preserve"> for Public Comment versions.</w:t>
      </w:r>
    </w:p>
    <w:p w14:paraId="327C8BA3" w14:textId="77777777" w:rsidR="004C29F1" w:rsidRPr="0089691F" w:rsidRDefault="0014233D" w:rsidP="00213FA6">
      <w:pPr>
        <w:pStyle w:val="BodyText"/>
        <w:rPr>
          <w:rFonts w:ascii="Arial" w:hAnsi="Arial" w:cs="Arial"/>
          <w:b/>
          <w:bCs/>
          <w:sz w:val="28"/>
          <w:szCs w:val="28"/>
        </w:rPr>
      </w:pPr>
      <w:r w:rsidRPr="0089691F">
        <w:br w:type="page"/>
      </w:r>
      <w:r w:rsidRPr="0089691F">
        <w:rPr>
          <w:rFonts w:ascii="Arial" w:eastAsia="Arial" w:hAnsi="Arial" w:cs="Arial"/>
          <w:b/>
          <w:bCs/>
          <w:sz w:val="28"/>
          <w:szCs w:val="28"/>
        </w:rPr>
        <w:lastRenderedPageBreak/>
        <w:t>Foreword</w:t>
      </w:r>
    </w:p>
    <w:p w14:paraId="6F05BFD5" w14:textId="6CF7805C" w:rsidR="004C29F1" w:rsidRPr="0089691F" w:rsidRDefault="0014233D">
      <w:pPr>
        <w:pStyle w:val="BodyText"/>
        <w:pBdr>
          <w:top w:val="single" w:sz="4" w:space="1" w:color="auto"/>
          <w:left w:val="single" w:sz="4" w:space="4" w:color="auto"/>
          <w:bottom w:val="single" w:sz="4" w:space="1" w:color="auto"/>
          <w:right w:val="single" w:sz="4" w:space="4" w:color="auto"/>
        </w:pBdr>
        <w:rPr>
          <w:b/>
          <w:bCs/>
        </w:rPr>
        <w:pPrChange w:id="5" w:author="Mary Jungers" w:date="2026-07-29T19:43:00Z" w16du:dateUtc="2026-07-30T00:43:00Z">
          <w:pPr>
            <w:pStyle w:val="BodyText"/>
            <w:pBdr>
              <w:top w:val="single" w:sz="4" w:space="1" w:color="auto"/>
              <w:left w:val="single" w:sz="4" w:space="4" w:color="auto"/>
              <w:bottom w:val="single" w:sz="4" w:space="13" w:color="auto"/>
              <w:right w:val="single" w:sz="4" w:space="4" w:color="auto"/>
            </w:pBdr>
          </w:pPr>
        </w:pPrChange>
      </w:pPr>
      <w:r w:rsidRPr="0089691F">
        <w:rPr>
          <w:b/>
          <w:bCs/>
        </w:rPr>
        <w:t xml:space="preserve">This version </w:t>
      </w:r>
      <w:r w:rsidR="00961E66" w:rsidRPr="0089691F">
        <w:rPr>
          <w:b/>
          <w:bCs/>
        </w:rPr>
        <w:t xml:space="preserve">of the MADO Profile </w:t>
      </w:r>
      <w:r w:rsidRPr="0089691F">
        <w:rPr>
          <w:b/>
          <w:bCs/>
        </w:rPr>
        <w:t>has been prepared based on input from a draft version issued for the European Xt-EHR public consultation developed jointly as a EURIDICE specification by the IHE-HL7 Europe Working Group on Imaging. The goal is to use this new profile in the context of the E</w:t>
      </w:r>
      <w:r w:rsidR="001967F1" w:rsidRPr="0089691F">
        <w:rPr>
          <w:b/>
          <w:bCs/>
        </w:rPr>
        <w:t xml:space="preserve">uropean </w:t>
      </w:r>
      <w:r w:rsidRPr="0089691F">
        <w:rPr>
          <w:b/>
          <w:bCs/>
        </w:rPr>
        <w:t>H</w:t>
      </w:r>
      <w:r w:rsidR="001967F1" w:rsidRPr="0089691F">
        <w:rPr>
          <w:b/>
          <w:bCs/>
        </w:rPr>
        <w:t xml:space="preserve">ealth </w:t>
      </w:r>
      <w:r w:rsidRPr="0089691F">
        <w:rPr>
          <w:b/>
          <w:bCs/>
        </w:rPr>
        <w:t>D</w:t>
      </w:r>
      <w:r w:rsidR="001967F1" w:rsidRPr="0089691F">
        <w:rPr>
          <w:b/>
          <w:bCs/>
        </w:rPr>
        <w:t xml:space="preserve">ata </w:t>
      </w:r>
      <w:r w:rsidRPr="0089691F">
        <w:rPr>
          <w:b/>
          <w:bCs/>
        </w:rPr>
        <w:t>S</w:t>
      </w:r>
      <w:r w:rsidR="001967F1" w:rsidRPr="0089691F">
        <w:rPr>
          <w:b/>
          <w:bCs/>
        </w:rPr>
        <w:t>pace</w:t>
      </w:r>
      <w:r w:rsidRPr="0089691F">
        <w:rPr>
          <w:b/>
          <w:bCs/>
        </w:rPr>
        <w:t xml:space="preserve"> use case on the sharing of imaging studies and related imaging reports. </w:t>
      </w:r>
    </w:p>
    <w:p w14:paraId="4A9D437E" w14:textId="668A3ADA" w:rsidR="004C29F1" w:rsidRPr="0089691F" w:rsidRDefault="0014233D">
      <w:pPr>
        <w:pStyle w:val="BodyText"/>
        <w:pBdr>
          <w:top w:val="single" w:sz="4" w:space="1" w:color="auto"/>
          <w:left w:val="single" w:sz="4" w:space="4" w:color="auto"/>
          <w:bottom w:val="single" w:sz="4" w:space="1" w:color="auto"/>
          <w:right w:val="single" w:sz="4" w:space="4" w:color="auto"/>
        </w:pBdr>
        <w:rPr>
          <w:b/>
          <w:bCs/>
        </w:rPr>
        <w:pPrChange w:id="6" w:author="Mary Jungers" w:date="2026-07-29T19:43:00Z" w16du:dateUtc="2026-07-30T00:43:00Z">
          <w:pPr>
            <w:pStyle w:val="BodyText"/>
            <w:pBdr>
              <w:top w:val="single" w:sz="4" w:space="1" w:color="auto"/>
              <w:left w:val="single" w:sz="4" w:space="4" w:color="auto"/>
              <w:bottom w:val="single" w:sz="4" w:space="13" w:color="auto"/>
              <w:right w:val="single" w:sz="4" w:space="4" w:color="auto"/>
            </w:pBdr>
          </w:pPr>
        </w:pPrChange>
      </w:pPr>
      <w:r w:rsidRPr="0089691F">
        <w:rPr>
          <w:b/>
          <w:bCs/>
        </w:rPr>
        <w:t xml:space="preserve">The goal of the MADO </w:t>
      </w:r>
      <w:r w:rsidR="00961E66" w:rsidRPr="0089691F">
        <w:rPr>
          <w:b/>
          <w:bCs/>
        </w:rPr>
        <w:t>P</w:t>
      </w:r>
      <w:r w:rsidRPr="0089691F">
        <w:rPr>
          <w:b/>
          <w:bCs/>
        </w:rPr>
        <w:t xml:space="preserve">rofile is to be an internationally adopted profile that can be deployed </w:t>
      </w:r>
      <w:r w:rsidR="00150FD7" w:rsidRPr="0089691F">
        <w:rPr>
          <w:b/>
          <w:bCs/>
        </w:rPr>
        <w:t xml:space="preserve">world-wide </w:t>
      </w:r>
      <w:r w:rsidRPr="0089691F">
        <w:rPr>
          <w:b/>
          <w:bCs/>
        </w:rPr>
        <w:t xml:space="preserve">not only in Europe. </w:t>
      </w:r>
    </w:p>
    <w:p w14:paraId="74A2B6F3" w14:textId="77777777" w:rsidR="00A10461" w:rsidRPr="0089691F" w:rsidRDefault="00A10461" w:rsidP="00A10461">
      <w:pPr>
        <w:pStyle w:val="BodyText"/>
      </w:pPr>
    </w:p>
    <w:p w14:paraId="7F0B8DFC" w14:textId="2CE3E4A6" w:rsidR="00A458C8" w:rsidRPr="0089691F" w:rsidRDefault="00A458C8" w:rsidP="00A458C8">
      <w:pPr>
        <w:pStyle w:val="BodyText"/>
      </w:pPr>
      <w:r w:rsidRPr="0089691F">
        <w:t>This is a supplement to the IHE Radiology Technical Framework V2</w:t>
      </w:r>
      <w:r w:rsidR="00B93326" w:rsidRPr="0089691F">
        <w:t>3</w:t>
      </w:r>
      <w:r w:rsidRPr="0089691F">
        <w:t xml:space="preserve">.0. Each supplement undergoes a process of </w:t>
      </w:r>
      <w:r w:rsidR="00315041" w:rsidRPr="0089691F">
        <w:t xml:space="preserve">public comment and </w:t>
      </w:r>
      <w:r w:rsidRPr="0089691F">
        <w:t>trial implementation before being incorporated into the volumes of the Technical Frameworks.</w:t>
      </w:r>
    </w:p>
    <w:p w14:paraId="795307AF" w14:textId="34CA1318" w:rsidR="00A458C8" w:rsidRPr="0089691F" w:rsidRDefault="00961E66" w:rsidP="00A458C8">
      <w:pPr>
        <w:pStyle w:val="BodyText"/>
      </w:pPr>
      <w:r w:rsidRPr="0089691F">
        <w:t xml:space="preserve">This supplement is published on </w:t>
      </w:r>
      <w:del w:id="7" w:author="Mary Jungers" w:date="2026-07-29T19:43:00Z" w16du:dateUtc="2026-07-30T00:43:00Z">
        <w:r w:rsidRPr="0089691F" w:rsidDel="00C76FD1">
          <w:delText xml:space="preserve">March </w:delText>
        </w:r>
        <w:r w:rsidR="00453896" w:rsidRPr="0089691F" w:rsidDel="00C76FD1">
          <w:delText>16</w:delText>
        </w:r>
      </w:del>
      <w:ins w:id="8" w:author="Mary Jungers" w:date="2026-07-29T19:43:00Z" w16du:dateUtc="2026-07-30T00:43:00Z">
        <w:r w:rsidR="00C76FD1" w:rsidRPr="0089691F">
          <w:t>August 4</w:t>
        </w:r>
      </w:ins>
      <w:r w:rsidRPr="0089691F">
        <w:t xml:space="preserve">, 2026 for Trial Implementation and will be available for testing at subsequent IHE Connectathons. The supplement may be amended based on the results of testing. Following successful testing it will be incorporated into the </w:t>
      </w:r>
      <w:r w:rsidR="00636581" w:rsidRPr="0089691F">
        <w:t>Radiology Technical</w:t>
      </w:r>
      <w:r w:rsidRPr="0089691F">
        <w:t xml:space="preserve"> Framework Volumes. </w:t>
      </w:r>
      <w:r w:rsidR="00A458C8" w:rsidRPr="0089691F">
        <w:t xml:space="preserve">Comments are invited and can be submitted at </w:t>
      </w:r>
      <w:hyperlink r:id="rId12" w:history="1">
        <w:r w:rsidR="00A458C8" w:rsidRPr="0089691F">
          <w:rPr>
            <w:rStyle w:val="Hyperlink"/>
          </w:rPr>
          <w:t>https://www.ihe.net/Radiology_Public_Comments</w:t>
        </w:r>
      </w:hyperlink>
      <w:r w:rsidR="00A458C8" w:rsidRPr="0089691F">
        <w:t xml:space="preserve">. </w:t>
      </w:r>
    </w:p>
    <w:p w14:paraId="015AD09F" w14:textId="77777777" w:rsidR="00A458C8" w:rsidRPr="0089691F" w:rsidRDefault="00A458C8" w:rsidP="00A458C8">
      <w:pPr>
        <w:pStyle w:val="BodyText"/>
      </w:pPr>
      <w:r w:rsidRPr="0089691F">
        <w:t xml:space="preserve">This supplement describes changes to the existing technical framework documents. </w:t>
      </w:r>
    </w:p>
    <w:p w14:paraId="1402039C" w14:textId="77777777" w:rsidR="00A458C8" w:rsidRPr="0089691F" w:rsidRDefault="00A458C8" w:rsidP="00A458C8">
      <w:pPr>
        <w:pStyle w:val="BodyText"/>
      </w:pPr>
      <w:r w:rsidRPr="0089691F">
        <w:t>“Boxed” instructions like the sample below indicate to the Volume Editor how to integrate the relevant section(s) into the relevant Technical Framework volume.</w:t>
      </w:r>
    </w:p>
    <w:p w14:paraId="2C5132B8" w14:textId="77777777" w:rsidR="00A458C8" w:rsidRPr="0089691F" w:rsidRDefault="00A458C8" w:rsidP="00A458C8">
      <w:pPr>
        <w:pStyle w:val="BodyText"/>
        <w:rPr>
          <w:i/>
          <w:iCs/>
        </w:rPr>
      </w:pPr>
      <w:r w:rsidRPr="0089691F">
        <w:rPr>
          <w:i/>
          <w:iCs/>
        </w:rPr>
        <w:t>Amend section X.X by the following:</w:t>
      </w:r>
    </w:p>
    <w:p w14:paraId="01457ED2" w14:textId="29D0C0FC" w:rsidR="00A458C8" w:rsidRPr="0089691F" w:rsidRDefault="00A458C8" w:rsidP="00A458C8">
      <w:pPr>
        <w:pStyle w:val="BodyText"/>
      </w:pPr>
      <w:r w:rsidRPr="0089691F">
        <w:t xml:space="preserve">Where the amendment adds text, make the added text </w:t>
      </w:r>
      <w:r w:rsidRPr="0089691F">
        <w:rPr>
          <w:b/>
          <w:u w:val="single"/>
        </w:rPr>
        <w:t>bold underline</w:t>
      </w:r>
      <w:r w:rsidRPr="0089691F">
        <w:t xml:space="preserve">. Where the amendment removes text, make the removed text </w:t>
      </w:r>
      <w:r w:rsidRPr="0089691F">
        <w:rPr>
          <w:b/>
        </w:rPr>
        <w:t>bold strikethrough</w:t>
      </w:r>
      <w:r w:rsidRPr="0089691F">
        <w:t>. When entire new sections are added, introduce with editor’s instructions to “add new text” or similar, which for readability are not bolded or underlined.</w:t>
      </w:r>
    </w:p>
    <w:p w14:paraId="241DDC7E" w14:textId="77777777" w:rsidR="00961E66" w:rsidRPr="0089691F" w:rsidRDefault="00961E66" w:rsidP="00A458C8">
      <w:pPr>
        <w:pStyle w:val="BodyText"/>
      </w:pPr>
    </w:p>
    <w:p w14:paraId="621EE600" w14:textId="7479AB78" w:rsidR="00A458C8" w:rsidRPr="0089691F" w:rsidRDefault="00A458C8" w:rsidP="00A458C8">
      <w:pPr>
        <w:pStyle w:val="BodyText"/>
      </w:pPr>
      <w:r w:rsidRPr="0089691F">
        <w:t xml:space="preserve">General information about IHE can be found at </w:t>
      </w:r>
      <w:hyperlink r:id="rId13" w:history="1">
        <w:r w:rsidRPr="0089691F">
          <w:rPr>
            <w:rStyle w:val="Hyperlink"/>
          </w:rPr>
          <w:t>IHE.net</w:t>
        </w:r>
      </w:hyperlink>
      <w:r w:rsidRPr="0089691F">
        <w:t>.</w:t>
      </w:r>
    </w:p>
    <w:p w14:paraId="566A722E" w14:textId="77777777" w:rsidR="00A458C8" w:rsidRPr="0089691F" w:rsidRDefault="00A458C8" w:rsidP="00A458C8">
      <w:pPr>
        <w:pStyle w:val="BodyText"/>
      </w:pPr>
      <w:r w:rsidRPr="0089691F">
        <w:t xml:space="preserve">Information about the IHE Radiology domain can be found at </w:t>
      </w:r>
      <w:hyperlink r:id="rId14" w:history="1">
        <w:r w:rsidRPr="0089691F">
          <w:rPr>
            <w:rStyle w:val="Hyperlink"/>
          </w:rPr>
          <w:t>IHE Domains</w:t>
        </w:r>
      </w:hyperlink>
      <w:r w:rsidRPr="0089691F">
        <w:t>.</w:t>
      </w:r>
    </w:p>
    <w:p w14:paraId="4CAB2E65" w14:textId="77777777" w:rsidR="00A458C8" w:rsidRPr="0089691F" w:rsidRDefault="00A458C8" w:rsidP="00A458C8">
      <w:pPr>
        <w:pStyle w:val="BodyText"/>
      </w:pPr>
      <w:r w:rsidRPr="0089691F">
        <w:t xml:space="preserve">Information about the organization of IHE Technical Frameworks and Supplements and the process used to create them can be found at </w:t>
      </w:r>
      <w:hyperlink r:id="rId15" w:history="1">
        <w:r w:rsidRPr="0089691F">
          <w:rPr>
            <w:rStyle w:val="Hyperlink"/>
          </w:rPr>
          <w:t>Profiles</w:t>
        </w:r>
      </w:hyperlink>
      <w:r w:rsidRPr="0089691F">
        <w:t xml:space="preserve"> and </w:t>
      </w:r>
      <w:hyperlink r:id="rId16" w:history="1">
        <w:r w:rsidRPr="0089691F">
          <w:rPr>
            <w:rStyle w:val="Hyperlink"/>
          </w:rPr>
          <w:t>IHE Process</w:t>
        </w:r>
      </w:hyperlink>
    </w:p>
    <w:p w14:paraId="2FE1374F" w14:textId="674D1A45" w:rsidR="00234302" w:rsidRPr="0089691F" w:rsidRDefault="00A458C8" w:rsidP="009C5A30">
      <w:pPr>
        <w:pStyle w:val="BodyText"/>
      </w:pPr>
      <w:r w:rsidRPr="0089691F">
        <w:t xml:space="preserve">The current version of the Radiology Technical Framework can be found at </w:t>
      </w:r>
      <w:hyperlink r:id="rId17" w:history="1">
        <w:r w:rsidR="00636581" w:rsidRPr="0089691F">
          <w:rPr>
            <w:rStyle w:val="Hyperlink"/>
          </w:rPr>
          <w:t>https://profiles.ihe.net/RAD/index.html</w:t>
        </w:r>
      </w:hyperlink>
      <w:r w:rsidR="0014233D" w:rsidRPr="0089691F">
        <w:rPr>
          <w:color w:val="000000"/>
        </w:rPr>
        <w:t>.</w:t>
      </w:r>
    </w:p>
    <w:p w14:paraId="29A51E34" w14:textId="13F5B797" w:rsidR="004C29F1" w:rsidRPr="0089691F" w:rsidRDefault="0014233D" w:rsidP="00FD79A5">
      <w:pPr>
        <w:pStyle w:val="BodyText"/>
      </w:pPr>
      <w:r w:rsidRPr="0089691F">
        <w:br w:type="page"/>
      </w:r>
    </w:p>
    <w:bookmarkStart w:id="9" w:name="_heading=h.bj0e4h79l8mo" w:colFirst="0" w:colLast="0" w:displacedByCustomXml="next"/>
    <w:bookmarkEnd w:id="9" w:displacedByCustomXml="next"/>
    <w:bookmarkStart w:id="10" w:name="_heading=h.vvgob9ummrcf" w:colFirst="0" w:colLast="0" w:displacedByCustomXml="next"/>
    <w:bookmarkEnd w:id="10" w:displacedByCustomXml="next"/>
    <w:sdt>
      <w:sdtPr>
        <w:rPr>
          <w:b w:val="0"/>
        </w:rPr>
        <w:id w:val="-729607576"/>
        <w:docPartObj>
          <w:docPartGallery w:val="Table of Contents"/>
          <w:docPartUnique/>
        </w:docPartObj>
      </w:sdtPr>
      <w:sdtContent>
        <w:p w14:paraId="0AD5F674" w14:textId="6F06A158" w:rsidR="00BE4BF4" w:rsidRPr="0089691F" w:rsidRDefault="00BE4BF4">
          <w:pPr>
            <w:pStyle w:val="TOCHeading"/>
          </w:pPr>
          <w:r w:rsidRPr="0089691F">
            <w:t>C</w:t>
          </w:r>
          <w:r w:rsidR="003621F7" w:rsidRPr="0089691F">
            <w:t>ONTENTS</w:t>
          </w:r>
        </w:p>
        <w:p w14:paraId="720E0861" w14:textId="77777777" w:rsidR="003621F7" w:rsidRPr="0089691F" w:rsidRDefault="003621F7" w:rsidP="009C5A30"/>
        <w:p w14:paraId="2AD111C5" w14:textId="1EB80DC3" w:rsidR="00B625DB" w:rsidRDefault="00BE4BF4">
          <w:pPr>
            <w:pStyle w:val="TOC1"/>
            <w:rPr>
              <w:ins w:id="11" w:author="Mary Jungers" w:date="2026-07-29T22:00:00Z" w16du:dateUtc="2026-07-30T03:00:00Z"/>
              <w:rFonts w:asciiTheme="minorHAnsi" w:eastAsiaTheme="minorEastAsia" w:hAnsiTheme="minorHAnsi" w:cstheme="minorBidi"/>
              <w:noProof/>
              <w:kern w:val="2"/>
              <w14:ligatures w14:val="standardContextual"/>
            </w:rPr>
          </w:pPr>
          <w:r w:rsidRPr="0089691F">
            <w:fldChar w:fldCharType="begin"/>
          </w:r>
          <w:r w:rsidRPr="0089691F">
            <w:instrText xml:space="preserve"> TOC \o "1-3" \h \z \u </w:instrText>
          </w:r>
          <w:r w:rsidRPr="0089691F">
            <w:fldChar w:fldCharType="separate"/>
          </w:r>
          <w:ins w:id="12" w:author="Mary Jungers" w:date="2026-07-29T22:00:00Z" w16du:dateUtc="2026-07-30T03:00:00Z">
            <w:r w:rsidR="00B625DB" w:rsidRPr="00301969">
              <w:rPr>
                <w:rStyle w:val="Hyperlink"/>
                <w:noProof/>
              </w:rPr>
              <w:fldChar w:fldCharType="begin"/>
            </w:r>
            <w:r w:rsidR="00B625DB" w:rsidRPr="00301969">
              <w:rPr>
                <w:rStyle w:val="Hyperlink"/>
                <w:noProof/>
              </w:rPr>
              <w:instrText xml:space="preserve"> </w:instrText>
            </w:r>
            <w:r w:rsidR="00B625DB">
              <w:rPr>
                <w:noProof/>
              </w:rPr>
              <w:instrText>HYPERLINK \l "_Toc236254843"</w:instrText>
            </w:r>
            <w:r w:rsidR="00B625DB" w:rsidRPr="00301969">
              <w:rPr>
                <w:rStyle w:val="Hyperlink"/>
                <w:noProof/>
              </w:rPr>
              <w:instrText xml:space="preserve"> </w:instrText>
            </w:r>
            <w:r w:rsidR="00B625DB" w:rsidRPr="00301969">
              <w:rPr>
                <w:rStyle w:val="Hyperlink"/>
                <w:noProof/>
              </w:rPr>
            </w:r>
            <w:r w:rsidR="00B625DB" w:rsidRPr="00301969">
              <w:rPr>
                <w:rStyle w:val="Hyperlink"/>
                <w:noProof/>
              </w:rPr>
              <w:fldChar w:fldCharType="separate"/>
            </w:r>
            <w:r w:rsidR="00B625DB" w:rsidRPr="00301969">
              <w:rPr>
                <w:rStyle w:val="Hyperlink"/>
                <w:bCs/>
                <w:noProof/>
              </w:rPr>
              <w:t>Introduction to This Supplement</w:t>
            </w:r>
            <w:r w:rsidR="00B625DB">
              <w:rPr>
                <w:noProof/>
                <w:webHidden/>
              </w:rPr>
              <w:tab/>
            </w:r>
            <w:r w:rsidR="00B625DB">
              <w:rPr>
                <w:noProof/>
                <w:webHidden/>
              </w:rPr>
              <w:fldChar w:fldCharType="begin"/>
            </w:r>
            <w:r w:rsidR="00B625DB">
              <w:rPr>
                <w:noProof/>
                <w:webHidden/>
              </w:rPr>
              <w:instrText xml:space="preserve"> PAGEREF _Toc236254843 \h </w:instrText>
            </w:r>
            <w:r w:rsidR="00B625DB">
              <w:rPr>
                <w:noProof/>
                <w:webHidden/>
              </w:rPr>
            </w:r>
            <w:r w:rsidR="00B625DB">
              <w:rPr>
                <w:noProof/>
                <w:webHidden/>
              </w:rPr>
              <w:fldChar w:fldCharType="separate"/>
            </w:r>
            <w:r w:rsidR="00B625DB">
              <w:rPr>
                <w:noProof/>
                <w:webHidden/>
              </w:rPr>
              <w:t>5</w:t>
            </w:r>
            <w:r w:rsidR="00B625DB">
              <w:rPr>
                <w:noProof/>
                <w:webHidden/>
              </w:rPr>
              <w:fldChar w:fldCharType="end"/>
            </w:r>
            <w:r w:rsidR="00B625DB" w:rsidRPr="00301969">
              <w:rPr>
                <w:rStyle w:val="Hyperlink"/>
                <w:noProof/>
              </w:rPr>
              <w:fldChar w:fldCharType="end"/>
            </w:r>
          </w:ins>
        </w:p>
        <w:p w14:paraId="31A38C68" w14:textId="66FAF4A3" w:rsidR="00B625DB" w:rsidRDefault="00B625DB">
          <w:pPr>
            <w:pStyle w:val="TOC2"/>
            <w:rPr>
              <w:ins w:id="13" w:author="Mary Jungers" w:date="2026-07-29T22:00:00Z" w16du:dateUtc="2026-07-30T03:00:00Z"/>
              <w:rFonts w:asciiTheme="minorHAnsi" w:eastAsiaTheme="minorEastAsia" w:hAnsiTheme="minorHAnsi" w:cstheme="minorBidi"/>
              <w:noProof/>
              <w:kern w:val="2"/>
              <w14:ligatures w14:val="standardContextual"/>
            </w:rPr>
          </w:pPr>
          <w:ins w:id="14"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"_Toc236254844"</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Open Issues and Questions</w:t>
            </w:r>
            <w:r>
              <w:rPr>
                <w:noProof/>
                <w:webHidden/>
              </w:rPr>
              <w:tab/>
            </w:r>
            <w:r>
              <w:rPr>
                <w:noProof/>
                <w:webHidden/>
              </w:rPr>
              <w:fldChar w:fldCharType="begin"/>
            </w:r>
            <w:r>
              <w:rPr>
                <w:noProof/>
                <w:webHidden/>
              </w:rPr>
              <w:instrText xml:space="preserve"> PAGEREF _Toc236254844 \h </w:instrText>
            </w:r>
            <w:r>
              <w:rPr>
                <w:noProof/>
                <w:webHidden/>
              </w:rPr>
            </w:r>
            <w:r>
              <w:rPr>
                <w:noProof/>
                <w:webHidden/>
              </w:rPr>
              <w:fldChar w:fldCharType="separate"/>
            </w:r>
            <w:r>
              <w:rPr>
                <w:noProof/>
                <w:webHidden/>
              </w:rPr>
              <w:t>7</w:t>
            </w:r>
            <w:r>
              <w:rPr>
                <w:noProof/>
                <w:webHidden/>
              </w:rPr>
              <w:fldChar w:fldCharType="end"/>
            </w:r>
            <w:r w:rsidRPr="00301969">
              <w:rPr>
                <w:rStyle w:val="Hyperlink"/>
                <w:noProof/>
              </w:rPr>
              <w:fldChar w:fldCharType="end"/>
            </w:r>
          </w:ins>
        </w:p>
        <w:p w14:paraId="6A4E4373" w14:textId="301D098F" w:rsidR="00B625DB" w:rsidRDefault="00B625DB">
          <w:pPr>
            <w:pStyle w:val="TOC2"/>
            <w:rPr>
              <w:ins w:id="15" w:author="Mary Jungers" w:date="2026-07-29T22:00:00Z" w16du:dateUtc="2026-07-30T03:00:00Z"/>
              <w:rFonts w:asciiTheme="minorHAnsi" w:eastAsiaTheme="minorEastAsia" w:hAnsiTheme="minorHAnsi" w:cstheme="minorBidi"/>
              <w:noProof/>
              <w:kern w:val="2"/>
              <w14:ligatures w14:val="standardContextual"/>
            </w:rPr>
          </w:pPr>
          <w:ins w:id="16"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"_Toc236254845"</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Closed Issues</w:t>
            </w:r>
            <w:r>
              <w:rPr>
                <w:noProof/>
                <w:webHidden/>
              </w:rPr>
              <w:tab/>
            </w:r>
            <w:r>
              <w:rPr>
                <w:noProof/>
                <w:webHidden/>
              </w:rPr>
              <w:fldChar w:fldCharType="begin"/>
            </w:r>
            <w:r>
              <w:rPr>
                <w:noProof/>
                <w:webHidden/>
              </w:rPr>
              <w:instrText xml:space="preserve"> PAGEREF _Toc236254845 \h </w:instrText>
            </w:r>
            <w:r>
              <w:rPr>
                <w:noProof/>
                <w:webHidden/>
              </w:rPr>
            </w:r>
            <w:r>
              <w:rPr>
                <w:noProof/>
                <w:webHidden/>
              </w:rPr>
              <w:fldChar w:fldCharType="separate"/>
            </w:r>
            <w:r>
              <w:rPr>
                <w:noProof/>
                <w:webHidden/>
              </w:rPr>
              <w:t>7</w:t>
            </w:r>
            <w:r>
              <w:rPr>
                <w:noProof/>
                <w:webHidden/>
              </w:rPr>
              <w:fldChar w:fldCharType="end"/>
            </w:r>
            <w:r w:rsidRPr="00301969">
              <w:rPr>
                <w:rStyle w:val="Hyperlink"/>
                <w:noProof/>
              </w:rPr>
              <w:fldChar w:fldCharType="end"/>
            </w:r>
          </w:ins>
        </w:p>
        <w:p w14:paraId="577E9287" w14:textId="763BC55C" w:rsidR="00B625DB" w:rsidRDefault="00B625DB">
          <w:pPr>
            <w:pStyle w:val="TOC1"/>
            <w:rPr>
              <w:ins w:id="17" w:author="Mary Jungers" w:date="2026-07-29T22:00:00Z" w16du:dateUtc="2026-07-30T03:00:00Z"/>
              <w:rFonts w:asciiTheme="minorHAnsi" w:eastAsiaTheme="minorEastAsia" w:hAnsiTheme="minorHAnsi" w:cstheme="minorBidi"/>
              <w:noProof/>
              <w:kern w:val="2"/>
              <w14:ligatures w14:val="standardContextual"/>
            </w:rPr>
          </w:pPr>
          <w:ins w:id="18"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"_Toc236254846"</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IHE Technical Frameworks General Introduction</w:t>
            </w:r>
            <w:r>
              <w:rPr>
                <w:noProof/>
                <w:webHidden/>
              </w:rPr>
              <w:tab/>
            </w:r>
            <w:r>
              <w:rPr>
                <w:noProof/>
                <w:webHidden/>
              </w:rPr>
              <w:fldChar w:fldCharType="begin"/>
            </w:r>
            <w:r>
              <w:rPr>
                <w:noProof/>
                <w:webHidden/>
              </w:rPr>
              <w:instrText xml:space="preserve"> PAGEREF _Toc236254846 \h </w:instrText>
            </w:r>
            <w:r>
              <w:rPr>
                <w:noProof/>
                <w:webHidden/>
              </w:rPr>
            </w:r>
            <w:r>
              <w:rPr>
                <w:noProof/>
                <w:webHidden/>
              </w:rPr>
              <w:fldChar w:fldCharType="separate"/>
            </w:r>
            <w:r>
              <w:rPr>
                <w:noProof/>
                <w:webHidden/>
              </w:rPr>
              <w:t>8</w:t>
            </w:r>
            <w:r>
              <w:rPr>
                <w:noProof/>
                <w:webHidden/>
              </w:rPr>
              <w:fldChar w:fldCharType="end"/>
            </w:r>
            <w:r w:rsidRPr="00301969">
              <w:rPr>
                <w:rStyle w:val="Hyperlink"/>
                <w:noProof/>
              </w:rPr>
              <w:fldChar w:fldCharType="end"/>
            </w:r>
          </w:ins>
        </w:p>
        <w:p w14:paraId="2DC839A2" w14:textId="5CC9ECAB" w:rsidR="00B625DB" w:rsidRDefault="00B625DB">
          <w:pPr>
            <w:pStyle w:val="TOC1"/>
            <w:rPr>
              <w:ins w:id="19" w:author="Mary Jungers" w:date="2026-07-29T22:00:00Z" w16du:dateUtc="2026-07-30T03:00:00Z"/>
              <w:rFonts w:asciiTheme="minorHAnsi" w:eastAsiaTheme="minorEastAsia" w:hAnsiTheme="minorHAnsi" w:cstheme="minorBidi"/>
              <w:noProof/>
              <w:kern w:val="2"/>
              <w14:ligatures w14:val="standardContextual"/>
            </w:rPr>
          </w:pPr>
          <w:ins w:id="20"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"_Toc236254847"</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9</w:t>
            </w:r>
            <w:r>
              <w:rPr>
                <w:rFonts w:asciiTheme="minorHAnsi" w:eastAsiaTheme="minorEastAsia" w:hAnsiTheme="minorHAnsi" w:cstheme="minorBidi"/>
                <w:noProof/>
                <w:kern w:val="2"/>
                <w14:ligatures w14:val="standardContextual"/>
              </w:rPr>
              <w:tab/>
            </w:r>
            <w:r w:rsidRPr="00301969">
              <w:rPr>
                <w:rStyle w:val="Hyperlink"/>
                <w:noProof/>
              </w:rPr>
              <w:t>Copyright Licenses</w:t>
            </w:r>
            <w:r>
              <w:rPr>
                <w:noProof/>
                <w:webHidden/>
              </w:rPr>
              <w:tab/>
            </w:r>
            <w:r>
              <w:rPr>
                <w:noProof/>
                <w:webHidden/>
              </w:rPr>
              <w:fldChar w:fldCharType="begin"/>
            </w:r>
            <w:r>
              <w:rPr>
                <w:noProof/>
                <w:webHidden/>
              </w:rPr>
              <w:instrText xml:space="preserve"> PAGEREF _Toc236254847 \h </w:instrText>
            </w:r>
            <w:r>
              <w:rPr>
                <w:noProof/>
                <w:webHidden/>
              </w:rPr>
            </w:r>
            <w:r>
              <w:rPr>
                <w:noProof/>
                <w:webHidden/>
              </w:rPr>
              <w:fldChar w:fldCharType="separate"/>
            </w:r>
            <w:r>
              <w:rPr>
                <w:noProof/>
                <w:webHidden/>
              </w:rPr>
              <w:t>8</w:t>
            </w:r>
            <w:r>
              <w:rPr>
                <w:noProof/>
                <w:webHidden/>
              </w:rPr>
              <w:fldChar w:fldCharType="end"/>
            </w:r>
            <w:r w:rsidRPr="00301969">
              <w:rPr>
                <w:rStyle w:val="Hyperlink"/>
                <w:noProof/>
              </w:rPr>
              <w:fldChar w:fldCharType="end"/>
            </w:r>
          </w:ins>
        </w:p>
        <w:p w14:paraId="7557C79A" w14:textId="31E1D947" w:rsidR="00B625DB" w:rsidRDefault="00B625DB">
          <w:pPr>
            <w:pStyle w:val="TOC1"/>
            <w:rPr>
              <w:ins w:id="21" w:author="Mary Jungers" w:date="2026-07-29T22:00:00Z" w16du:dateUtc="2026-07-30T03:00:00Z"/>
              <w:rFonts w:asciiTheme="minorHAnsi" w:eastAsiaTheme="minorEastAsia" w:hAnsiTheme="minorHAnsi" w:cstheme="minorBidi"/>
              <w:noProof/>
              <w:kern w:val="2"/>
              <w14:ligatures w14:val="standardContextual"/>
            </w:rPr>
          </w:pPr>
          <w:ins w:id="22"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"_Toc236254848"</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10</w:t>
            </w:r>
            <w:r>
              <w:rPr>
                <w:rFonts w:asciiTheme="minorHAnsi" w:eastAsiaTheme="minorEastAsia" w:hAnsiTheme="minorHAnsi" w:cstheme="minorBidi"/>
                <w:noProof/>
                <w:kern w:val="2"/>
                <w14:ligatures w14:val="standardContextual"/>
              </w:rPr>
              <w:tab/>
            </w:r>
            <w:r w:rsidRPr="00301969">
              <w:rPr>
                <w:rStyle w:val="Hyperlink"/>
                <w:noProof/>
              </w:rPr>
              <w:t>Trademark</w:t>
            </w:r>
            <w:r>
              <w:rPr>
                <w:noProof/>
                <w:webHidden/>
              </w:rPr>
              <w:tab/>
            </w:r>
            <w:r>
              <w:rPr>
                <w:noProof/>
                <w:webHidden/>
              </w:rPr>
              <w:fldChar w:fldCharType="begin"/>
            </w:r>
            <w:r>
              <w:rPr>
                <w:noProof/>
                <w:webHidden/>
              </w:rPr>
              <w:instrText xml:space="preserve"> PAGEREF _Toc236254848 \h </w:instrText>
            </w:r>
            <w:r>
              <w:rPr>
                <w:noProof/>
                <w:webHidden/>
              </w:rPr>
            </w:r>
            <w:r>
              <w:rPr>
                <w:noProof/>
                <w:webHidden/>
              </w:rPr>
              <w:fldChar w:fldCharType="separate"/>
            </w:r>
            <w:r>
              <w:rPr>
                <w:noProof/>
                <w:webHidden/>
              </w:rPr>
              <w:t>8</w:t>
            </w:r>
            <w:r>
              <w:rPr>
                <w:noProof/>
                <w:webHidden/>
              </w:rPr>
              <w:fldChar w:fldCharType="end"/>
            </w:r>
            <w:r w:rsidRPr="00301969">
              <w:rPr>
                <w:rStyle w:val="Hyperlink"/>
                <w:noProof/>
              </w:rPr>
              <w:fldChar w:fldCharType="end"/>
            </w:r>
          </w:ins>
        </w:p>
        <w:p w14:paraId="43915149" w14:textId="3E3C9D18" w:rsidR="00B625DB" w:rsidRDefault="00B625DB">
          <w:pPr>
            <w:pStyle w:val="TOC1"/>
            <w:rPr>
              <w:ins w:id="23" w:author="Mary Jungers" w:date="2026-07-29T22:00:00Z" w16du:dateUtc="2026-07-30T03:00:00Z"/>
              <w:rFonts w:asciiTheme="minorHAnsi" w:eastAsiaTheme="minorEastAsia" w:hAnsiTheme="minorHAnsi" w:cstheme="minorBidi"/>
              <w:noProof/>
              <w:kern w:val="2"/>
              <w14:ligatures w14:val="standardContextual"/>
            </w:rPr>
          </w:pPr>
          <w:ins w:id="24"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"_Toc236254849"</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IHE Technical Frameworks General Introduction Appendices</w:t>
            </w:r>
            <w:r>
              <w:rPr>
                <w:noProof/>
                <w:webHidden/>
              </w:rPr>
              <w:tab/>
            </w:r>
            <w:r>
              <w:rPr>
                <w:noProof/>
                <w:webHidden/>
              </w:rPr>
              <w:fldChar w:fldCharType="begin"/>
            </w:r>
            <w:r>
              <w:rPr>
                <w:noProof/>
                <w:webHidden/>
              </w:rPr>
              <w:instrText xml:space="preserve"> PAGEREF _Toc236254849 \h </w:instrText>
            </w:r>
            <w:r>
              <w:rPr>
                <w:noProof/>
                <w:webHidden/>
              </w:rPr>
            </w:r>
            <w:r>
              <w:rPr>
                <w:noProof/>
                <w:webHidden/>
              </w:rPr>
              <w:fldChar w:fldCharType="separate"/>
            </w:r>
            <w:r>
              <w:rPr>
                <w:noProof/>
                <w:webHidden/>
              </w:rPr>
              <w:t>9</w:t>
            </w:r>
            <w:r>
              <w:rPr>
                <w:noProof/>
                <w:webHidden/>
              </w:rPr>
              <w:fldChar w:fldCharType="end"/>
            </w:r>
            <w:r w:rsidRPr="00301969">
              <w:rPr>
                <w:rStyle w:val="Hyperlink"/>
                <w:noProof/>
              </w:rPr>
              <w:fldChar w:fldCharType="end"/>
            </w:r>
          </w:ins>
        </w:p>
        <w:p w14:paraId="38E83E8D" w14:textId="1E859148" w:rsidR="00B625DB" w:rsidRDefault="00B625DB">
          <w:pPr>
            <w:pStyle w:val="TOC1"/>
            <w:rPr>
              <w:ins w:id="25" w:author="Mary Jungers" w:date="2026-07-29T22:00:00Z" w16du:dateUtc="2026-07-30T03:00:00Z"/>
              <w:rFonts w:asciiTheme="minorHAnsi" w:eastAsiaTheme="minorEastAsia" w:hAnsiTheme="minorHAnsi" w:cstheme="minorBidi"/>
              <w:noProof/>
              <w:kern w:val="2"/>
              <w14:ligatures w14:val="standardContextual"/>
            </w:rPr>
          </w:pPr>
          <w:ins w:id="26"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"_Toc236254850"</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Appendix A – Actors</w:t>
            </w:r>
            <w:r>
              <w:rPr>
                <w:noProof/>
                <w:webHidden/>
              </w:rPr>
              <w:tab/>
            </w:r>
            <w:r>
              <w:rPr>
                <w:noProof/>
                <w:webHidden/>
              </w:rPr>
              <w:fldChar w:fldCharType="begin"/>
            </w:r>
            <w:r>
              <w:rPr>
                <w:noProof/>
                <w:webHidden/>
              </w:rPr>
              <w:instrText xml:space="preserve"> PAGEREF _Toc236254850 \h </w:instrText>
            </w:r>
            <w:r>
              <w:rPr>
                <w:noProof/>
                <w:webHidden/>
              </w:rPr>
            </w:r>
            <w:r>
              <w:rPr>
                <w:noProof/>
                <w:webHidden/>
              </w:rPr>
              <w:fldChar w:fldCharType="separate"/>
            </w:r>
            <w:r>
              <w:rPr>
                <w:noProof/>
                <w:webHidden/>
              </w:rPr>
              <w:t>9</w:t>
            </w:r>
            <w:r>
              <w:rPr>
                <w:noProof/>
                <w:webHidden/>
              </w:rPr>
              <w:fldChar w:fldCharType="end"/>
            </w:r>
            <w:r w:rsidRPr="00301969">
              <w:rPr>
                <w:rStyle w:val="Hyperlink"/>
                <w:noProof/>
              </w:rPr>
              <w:fldChar w:fldCharType="end"/>
            </w:r>
          </w:ins>
        </w:p>
        <w:p w14:paraId="40B489AE" w14:textId="359F670D" w:rsidR="00B625DB" w:rsidRDefault="00B625DB">
          <w:pPr>
            <w:pStyle w:val="TOC1"/>
            <w:rPr>
              <w:ins w:id="27" w:author="Mary Jungers" w:date="2026-07-29T22:00:00Z" w16du:dateUtc="2026-07-30T03:00:00Z"/>
              <w:rFonts w:asciiTheme="minorHAnsi" w:eastAsiaTheme="minorEastAsia" w:hAnsiTheme="minorHAnsi" w:cstheme="minorBidi"/>
              <w:noProof/>
              <w:kern w:val="2"/>
              <w14:ligatures w14:val="standardContextual"/>
            </w:rPr>
          </w:pPr>
          <w:ins w:id="28"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"_Toc236254851"</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Appendix B – Transactions</w:t>
            </w:r>
            <w:r>
              <w:rPr>
                <w:noProof/>
                <w:webHidden/>
              </w:rPr>
              <w:tab/>
            </w:r>
            <w:r>
              <w:rPr>
                <w:noProof/>
                <w:webHidden/>
              </w:rPr>
              <w:fldChar w:fldCharType="begin"/>
            </w:r>
            <w:r>
              <w:rPr>
                <w:noProof/>
                <w:webHidden/>
              </w:rPr>
              <w:instrText xml:space="preserve"> PAGEREF _Toc236254851 \h </w:instrText>
            </w:r>
            <w:r>
              <w:rPr>
                <w:noProof/>
                <w:webHidden/>
              </w:rPr>
            </w:r>
            <w:r>
              <w:rPr>
                <w:noProof/>
                <w:webHidden/>
              </w:rPr>
              <w:fldChar w:fldCharType="separate"/>
            </w:r>
            <w:r>
              <w:rPr>
                <w:noProof/>
                <w:webHidden/>
              </w:rPr>
              <w:t>9</w:t>
            </w:r>
            <w:r>
              <w:rPr>
                <w:noProof/>
                <w:webHidden/>
              </w:rPr>
              <w:fldChar w:fldCharType="end"/>
            </w:r>
            <w:r w:rsidRPr="00301969">
              <w:rPr>
                <w:rStyle w:val="Hyperlink"/>
                <w:noProof/>
              </w:rPr>
              <w:fldChar w:fldCharType="end"/>
            </w:r>
          </w:ins>
        </w:p>
        <w:p w14:paraId="6912A59C" w14:textId="45565177" w:rsidR="00B625DB" w:rsidRDefault="00B625DB">
          <w:pPr>
            <w:pStyle w:val="TOC1"/>
            <w:rPr>
              <w:ins w:id="29" w:author="Mary Jungers" w:date="2026-07-29T22:00:00Z" w16du:dateUtc="2026-07-30T03:00:00Z"/>
              <w:rFonts w:asciiTheme="minorHAnsi" w:eastAsiaTheme="minorEastAsia" w:hAnsiTheme="minorHAnsi" w:cstheme="minorBidi"/>
              <w:noProof/>
              <w:kern w:val="2"/>
              <w14:ligatures w14:val="standardContextual"/>
            </w:rPr>
          </w:pPr>
          <w:ins w:id="30"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"_Toc236254852"</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Appendix D – Glossary</w:t>
            </w:r>
            <w:r>
              <w:rPr>
                <w:noProof/>
                <w:webHidden/>
              </w:rPr>
              <w:tab/>
            </w:r>
            <w:r>
              <w:rPr>
                <w:noProof/>
                <w:webHidden/>
              </w:rPr>
              <w:fldChar w:fldCharType="begin"/>
            </w:r>
            <w:r>
              <w:rPr>
                <w:noProof/>
                <w:webHidden/>
              </w:rPr>
              <w:instrText xml:space="preserve"> PAGEREF _Toc236254852 \h </w:instrText>
            </w:r>
            <w:r>
              <w:rPr>
                <w:noProof/>
                <w:webHidden/>
              </w:rPr>
            </w:r>
            <w:r>
              <w:rPr>
                <w:noProof/>
                <w:webHidden/>
              </w:rPr>
              <w:fldChar w:fldCharType="separate"/>
            </w:r>
            <w:r>
              <w:rPr>
                <w:noProof/>
                <w:webHidden/>
              </w:rPr>
              <w:t>10</w:t>
            </w:r>
            <w:r>
              <w:rPr>
                <w:noProof/>
                <w:webHidden/>
              </w:rPr>
              <w:fldChar w:fldCharType="end"/>
            </w:r>
            <w:r w:rsidRPr="00301969">
              <w:rPr>
                <w:rStyle w:val="Hyperlink"/>
                <w:noProof/>
              </w:rPr>
              <w:fldChar w:fldCharType="end"/>
            </w:r>
          </w:ins>
        </w:p>
        <w:p w14:paraId="0B6843DE" w14:textId="1D5169BF" w:rsidR="00B625DB" w:rsidRDefault="00B625DB">
          <w:pPr>
            <w:pStyle w:val="TOC1"/>
            <w:rPr>
              <w:ins w:id="31" w:author="Mary Jungers" w:date="2026-07-29T22:00:00Z" w16du:dateUtc="2026-07-30T03:00:00Z"/>
              <w:rFonts w:asciiTheme="minorHAnsi" w:eastAsiaTheme="minorEastAsia" w:hAnsiTheme="minorHAnsi" w:cstheme="minorBidi"/>
              <w:noProof/>
              <w:kern w:val="2"/>
              <w14:ligatures w14:val="standardContextual"/>
            </w:rPr>
          </w:pPr>
          <w:ins w:id="32"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"_Toc236254853"</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rFonts w:eastAsia="Arial"/>
                <w:noProof/>
              </w:rPr>
              <w:t>Volume 1 – Profiles</w:t>
            </w:r>
            <w:r>
              <w:rPr>
                <w:noProof/>
                <w:webHidden/>
              </w:rPr>
              <w:tab/>
            </w:r>
            <w:r>
              <w:rPr>
                <w:noProof/>
                <w:webHidden/>
              </w:rPr>
              <w:fldChar w:fldCharType="begin"/>
            </w:r>
            <w:r>
              <w:rPr>
                <w:noProof/>
                <w:webHidden/>
              </w:rPr>
              <w:instrText xml:space="preserve"> PAGEREF _Toc236254853 \h </w:instrText>
            </w:r>
            <w:r>
              <w:rPr>
                <w:noProof/>
                <w:webHidden/>
              </w:rPr>
            </w:r>
            <w:r>
              <w:rPr>
                <w:noProof/>
                <w:webHidden/>
              </w:rPr>
              <w:fldChar w:fldCharType="separate"/>
            </w:r>
            <w:r>
              <w:rPr>
                <w:noProof/>
                <w:webHidden/>
              </w:rPr>
              <w:t>11</w:t>
            </w:r>
            <w:r>
              <w:rPr>
                <w:noProof/>
                <w:webHidden/>
              </w:rPr>
              <w:fldChar w:fldCharType="end"/>
            </w:r>
            <w:r w:rsidRPr="00301969">
              <w:rPr>
                <w:rStyle w:val="Hyperlink"/>
                <w:noProof/>
              </w:rPr>
              <w:fldChar w:fldCharType="end"/>
            </w:r>
          </w:ins>
        </w:p>
        <w:p w14:paraId="3A00483B" w14:textId="15598218" w:rsidR="00B625DB" w:rsidRDefault="00B625DB">
          <w:pPr>
            <w:pStyle w:val="TOC2"/>
            <w:rPr>
              <w:ins w:id="33" w:author="Mary Jungers" w:date="2026-07-29T22:00:00Z" w16du:dateUtc="2026-07-30T03:00:00Z"/>
              <w:rFonts w:asciiTheme="minorHAnsi" w:eastAsiaTheme="minorEastAsia" w:hAnsiTheme="minorHAnsi" w:cstheme="minorBidi"/>
              <w:noProof/>
              <w:kern w:val="2"/>
              <w14:ligatures w14:val="standardContextual"/>
            </w:rPr>
          </w:pPr>
          <w:ins w:id="34"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"_Toc236254854"</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Domain-specific additions</w:t>
            </w:r>
            <w:r>
              <w:rPr>
                <w:noProof/>
                <w:webHidden/>
              </w:rPr>
              <w:tab/>
            </w:r>
            <w:r>
              <w:rPr>
                <w:noProof/>
                <w:webHidden/>
              </w:rPr>
              <w:fldChar w:fldCharType="begin"/>
            </w:r>
            <w:r>
              <w:rPr>
                <w:noProof/>
                <w:webHidden/>
              </w:rPr>
              <w:instrText xml:space="preserve"> PAGEREF _Toc236254854 \h </w:instrText>
            </w:r>
            <w:r>
              <w:rPr>
                <w:noProof/>
                <w:webHidden/>
              </w:rPr>
            </w:r>
            <w:r>
              <w:rPr>
                <w:noProof/>
                <w:webHidden/>
              </w:rPr>
              <w:fldChar w:fldCharType="separate"/>
            </w:r>
            <w:r>
              <w:rPr>
                <w:noProof/>
                <w:webHidden/>
              </w:rPr>
              <w:t>11</w:t>
            </w:r>
            <w:r>
              <w:rPr>
                <w:noProof/>
                <w:webHidden/>
              </w:rPr>
              <w:fldChar w:fldCharType="end"/>
            </w:r>
            <w:r w:rsidRPr="00301969">
              <w:rPr>
                <w:rStyle w:val="Hyperlink"/>
                <w:noProof/>
              </w:rPr>
              <w:fldChar w:fldCharType="end"/>
            </w:r>
          </w:ins>
        </w:p>
        <w:p w14:paraId="37DFDC32" w14:textId="31C83AFE" w:rsidR="00B625DB" w:rsidRDefault="00B625DB">
          <w:pPr>
            <w:pStyle w:val="TOC1"/>
            <w:rPr>
              <w:ins w:id="35" w:author="Mary Jungers" w:date="2026-07-29T22:00:00Z" w16du:dateUtc="2026-07-30T03:00:00Z"/>
              <w:rFonts w:asciiTheme="minorHAnsi" w:eastAsiaTheme="minorEastAsia" w:hAnsiTheme="minorHAnsi" w:cstheme="minorBidi"/>
              <w:noProof/>
              <w:kern w:val="2"/>
              <w14:ligatures w14:val="standardContextual"/>
            </w:rPr>
          </w:pPr>
          <w:ins w:id="36"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"_Toc236254855"</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 Manifest-based Access to DICOM Objects (MADO) Profile</w:t>
            </w:r>
            <w:r>
              <w:rPr>
                <w:noProof/>
                <w:webHidden/>
              </w:rPr>
              <w:tab/>
            </w:r>
            <w:r>
              <w:rPr>
                <w:noProof/>
                <w:webHidden/>
              </w:rPr>
              <w:fldChar w:fldCharType="begin"/>
            </w:r>
            <w:r>
              <w:rPr>
                <w:noProof/>
                <w:webHidden/>
              </w:rPr>
              <w:instrText xml:space="preserve"> PAGEREF _Toc236254855 \h </w:instrText>
            </w:r>
            <w:r>
              <w:rPr>
                <w:noProof/>
                <w:webHidden/>
              </w:rPr>
            </w:r>
            <w:r>
              <w:rPr>
                <w:noProof/>
                <w:webHidden/>
              </w:rPr>
              <w:fldChar w:fldCharType="separate"/>
            </w:r>
            <w:r>
              <w:rPr>
                <w:noProof/>
                <w:webHidden/>
              </w:rPr>
              <w:t>11</w:t>
            </w:r>
            <w:r>
              <w:rPr>
                <w:noProof/>
                <w:webHidden/>
              </w:rPr>
              <w:fldChar w:fldCharType="end"/>
            </w:r>
            <w:r w:rsidRPr="00301969">
              <w:rPr>
                <w:rStyle w:val="Hyperlink"/>
                <w:noProof/>
              </w:rPr>
              <w:fldChar w:fldCharType="end"/>
            </w:r>
          </w:ins>
        </w:p>
        <w:p w14:paraId="220F3F0F" w14:textId="382BCF0A" w:rsidR="00B625DB" w:rsidRDefault="00B625DB">
          <w:pPr>
            <w:pStyle w:val="TOC2"/>
            <w:rPr>
              <w:ins w:id="37" w:author="Mary Jungers" w:date="2026-07-29T22:00:00Z" w16du:dateUtc="2026-07-30T03:00:00Z"/>
              <w:rFonts w:asciiTheme="minorHAnsi" w:eastAsiaTheme="minorEastAsia" w:hAnsiTheme="minorHAnsi" w:cstheme="minorBidi"/>
              <w:noProof/>
              <w:kern w:val="2"/>
              <w14:ligatures w14:val="standardContextual"/>
            </w:rPr>
          </w:pPr>
          <w:ins w:id="38"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"_Toc236254856"</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X.1 MADO Actors, Transactions, and Content Modules</w:t>
            </w:r>
            <w:r>
              <w:rPr>
                <w:noProof/>
                <w:webHidden/>
              </w:rPr>
              <w:tab/>
            </w:r>
            <w:r>
              <w:rPr>
                <w:noProof/>
                <w:webHidden/>
              </w:rPr>
              <w:fldChar w:fldCharType="begin"/>
            </w:r>
            <w:r>
              <w:rPr>
                <w:noProof/>
                <w:webHidden/>
              </w:rPr>
              <w:instrText xml:space="preserve"> PAGEREF _Toc236254856 \h </w:instrText>
            </w:r>
            <w:r>
              <w:rPr>
                <w:noProof/>
                <w:webHidden/>
              </w:rPr>
            </w:r>
            <w:r>
              <w:rPr>
                <w:noProof/>
                <w:webHidden/>
              </w:rPr>
              <w:fldChar w:fldCharType="separate"/>
            </w:r>
            <w:r>
              <w:rPr>
                <w:noProof/>
                <w:webHidden/>
              </w:rPr>
              <w:t>12</w:t>
            </w:r>
            <w:r>
              <w:rPr>
                <w:noProof/>
                <w:webHidden/>
              </w:rPr>
              <w:fldChar w:fldCharType="end"/>
            </w:r>
            <w:r w:rsidRPr="00301969">
              <w:rPr>
                <w:rStyle w:val="Hyperlink"/>
                <w:noProof/>
              </w:rPr>
              <w:fldChar w:fldCharType="end"/>
            </w:r>
          </w:ins>
        </w:p>
        <w:p w14:paraId="3DF2F492" w14:textId="718AA93C" w:rsidR="00B625DB" w:rsidRDefault="00B625DB">
          <w:pPr>
            <w:pStyle w:val="TOC3"/>
            <w:rPr>
              <w:ins w:id="39" w:author="Mary Jungers" w:date="2026-07-29T22:00:00Z" w16du:dateUtc="2026-07-30T03:00:00Z"/>
              <w:rFonts w:asciiTheme="minorHAnsi" w:eastAsiaTheme="minorEastAsia" w:hAnsiTheme="minorHAnsi" w:cstheme="minorBidi"/>
              <w:noProof/>
              <w:kern w:val="2"/>
              <w14:ligatures w14:val="standardContextual"/>
            </w:rPr>
          </w:pPr>
          <w:ins w:id="40"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"_Toc236254857"</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X.1.1 Actor Descriptions and Actor Profile Requirements</w:t>
            </w:r>
            <w:r>
              <w:rPr>
                <w:noProof/>
                <w:webHidden/>
              </w:rPr>
              <w:tab/>
            </w:r>
            <w:r>
              <w:rPr>
                <w:noProof/>
                <w:webHidden/>
              </w:rPr>
              <w:fldChar w:fldCharType="begin"/>
            </w:r>
            <w:r>
              <w:rPr>
                <w:noProof/>
                <w:webHidden/>
              </w:rPr>
              <w:instrText xml:space="preserve"> PAGEREF _Toc236254857 \h </w:instrText>
            </w:r>
            <w:r>
              <w:rPr>
                <w:noProof/>
                <w:webHidden/>
              </w:rPr>
            </w:r>
            <w:r>
              <w:rPr>
                <w:noProof/>
                <w:webHidden/>
              </w:rPr>
              <w:fldChar w:fldCharType="separate"/>
            </w:r>
            <w:r>
              <w:rPr>
                <w:noProof/>
                <w:webHidden/>
              </w:rPr>
              <w:t>13</w:t>
            </w:r>
            <w:r>
              <w:rPr>
                <w:noProof/>
                <w:webHidden/>
              </w:rPr>
              <w:fldChar w:fldCharType="end"/>
            </w:r>
            <w:r w:rsidRPr="00301969">
              <w:rPr>
                <w:rStyle w:val="Hyperlink"/>
                <w:noProof/>
              </w:rPr>
              <w:fldChar w:fldCharType="end"/>
            </w:r>
          </w:ins>
        </w:p>
        <w:p w14:paraId="2C9D61E0" w14:textId="4D1D79E4" w:rsidR="00B625DB" w:rsidRDefault="00B625DB">
          <w:pPr>
            <w:pStyle w:val="TOC2"/>
            <w:rPr>
              <w:ins w:id="41" w:author="Mary Jungers" w:date="2026-07-29T22:00:00Z" w16du:dateUtc="2026-07-30T03:00:00Z"/>
              <w:rFonts w:asciiTheme="minorHAnsi" w:eastAsiaTheme="minorEastAsia" w:hAnsiTheme="minorHAnsi" w:cstheme="minorBidi"/>
              <w:noProof/>
              <w:kern w:val="2"/>
              <w14:ligatures w14:val="standardContextual"/>
            </w:rPr>
          </w:pPr>
          <w:ins w:id="42"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"_Toc236254858"</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X.2 MADO Actor Options</w:t>
            </w:r>
            <w:r>
              <w:rPr>
                <w:noProof/>
                <w:webHidden/>
              </w:rPr>
              <w:tab/>
            </w:r>
            <w:r>
              <w:rPr>
                <w:noProof/>
                <w:webHidden/>
              </w:rPr>
              <w:fldChar w:fldCharType="begin"/>
            </w:r>
            <w:r>
              <w:rPr>
                <w:noProof/>
                <w:webHidden/>
              </w:rPr>
              <w:instrText xml:space="preserve"> PAGEREF _Toc236254858 \h </w:instrText>
            </w:r>
            <w:r>
              <w:rPr>
                <w:noProof/>
                <w:webHidden/>
              </w:rPr>
            </w:r>
            <w:r>
              <w:rPr>
                <w:noProof/>
                <w:webHidden/>
              </w:rPr>
              <w:fldChar w:fldCharType="separate"/>
            </w:r>
            <w:r>
              <w:rPr>
                <w:noProof/>
                <w:webHidden/>
              </w:rPr>
              <w:t>15</w:t>
            </w:r>
            <w:r>
              <w:rPr>
                <w:noProof/>
                <w:webHidden/>
              </w:rPr>
              <w:fldChar w:fldCharType="end"/>
            </w:r>
            <w:r w:rsidRPr="00301969">
              <w:rPr>
                <w:rStyle w:val="Hyperlink"/>
                <w:noProof/>
              </w:rPr>
              <w:fldChar w:fldCharType="end"/>
            </w:r>
          </w:ins>
        </w:p>
        <w:p w14:paraId="2CC0AA3D" w14:textId="0B406750" w:rsidR="00B625DB" w:rsidRDefault="00B625DB">
          <w:pPr>
            <w:pStyle w:val="TOC3"/>
            <w:rPr>
              <w:ins w:id="43" w:author="Mary Jungers" w:date="2026-07-29T22:00:00Z" w16du:dateUtc="2026-07-30T03:00:00Z"/>
              <w:rFonts w:asciiTheme="minorHAnsi" w:eastAsiaTheme="minorEastAsia" w:hAnsiTheme="minorHAnsi" w:cstheme="minorBidi"/>
              <w:noProof/>
              <w:kern w:val="2"/>
              <w14:ligatures w14:val="standardContextual"/>
            </w:rPr>
          </w:pPr>
          <w:ins w:id="44"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"_Toc236254859"</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X.2.1 DICOM KOS-Based Imaging Study Manifest Option</w:t>
            </w:r>
            <w:r>
              <w:rPr>
                <w:noProof/>
                <w:webHidden/>
              </w:rPr>
              <w:tab/>
            </w:r>
            <w:r>
              <w:rPr>
                <w:noProof/>
                <w:webHidden/>
              </w:rPr>
              <w:fldChar w:fldCharType="begin"/>
            </w:r>
            <w:r>
              <w:rPr>
                <w:noProof/>
                <w:webHidden/>
              </w:rPr>
              <w:instrText xml:space="preserve"> PAGEREF _Toc236254859 \h </w:instrText>
            </w:r>
            <w:r>
              <w:rPr>
                <w:noProof/>
                <w:webHidden/>
              </w:rPr>
            </w:r>
            <w:r>
              <w:rPr>
                <w:noProof/>
                <w:webHidden/>
              </w:rPr>
              <w:fldChar w:fldCharType="separate"/>
            </w:r>
            <w:r>
              <w:rPr>
                <w:noProof/>
                <w:webHidden/>
              </w:rPr>
              <w:t>16</w:t>
            </w:r>
            <w:r>
              <w:rPr>
                <w:noProof/>
                <w:webHidden/>
              </w:rPr>
              <w:fldChar w:fldCharType="end"/>
            </w:r>
            <w:r w:rsidRPr="00301969">
              <w:rPr>
                <w:rStyle w:val="Hyperlink"/>
                <w:noProof/>
              </w:rPr>
              <w:fldChar w:fldCharType="end"/>
            </w:r>
          </w:ins>
        </w:p>
        <w:p w14:paraId="764FB428" w14:textId="5A4232DE" w:rsidR="00B625DB" w:rsidRDefault="00B625DB">
          <w:pPr>
            <w:pStyle w:val="TOC3"/>
            <w:rPr>
              <w:ins w:id="45" w:author="Mary Jungers" w:date="2026-07-29T22:00:00Z" w16du:dateUtc="2026-07-30T03:00:00Z"/>
              <w:rFonts w:asciiTheme="minorHAnsi" w:eastAsiaTheme="minorEastAsia" w:hAnsiTheme="minorHAnsi" w:cstheme="minorBidi"/>
              <w:noProof/>
              <w:kern w:val="2"/>
              <w14:ligatures w14:val="standardContextual"/>
            </w:rPr>
          </w:pPr>
          <w:ins w:id="46"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"_Toc236254860"</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X.2.2 HL7 FHIR-Based Imaging Study Manifest Option</w:t>
            </w:r>
            <w:r>
              <w:rPr>
                <w:noProof/>
                <w:webHidden/>
              </w:rPr>
              <w:tab/>
            </w:r>
            <w:r>
              <w:rPr>
                <w:noProof/>
                <w:webHidden/>
              </w:rPr>
              <w:fldChar w:fldCharType="begin"/>
            </w:r>
            <w:r>
              <w:rPr>
                <w:noProof/>
                <w:webHidden/>
              </w:rPr>
              <w:instrText xml:space="preserve"> PAGEREF _Toc236254860 \h </w:instrText>
            </w:r>
            <w:r>
              <w:rPr>
                <w:noProof/>
                <w:webHidden/>
              </w:rPr>
            </w:r>
            <w:r>
              <w:rPr>
                <w:noProof/>
                <w:webHidden/>
              </w:rPr>
              <w:fldChar w:fldCharType="separate"/>
            </w:r>
            <w:r>
              <w:rPr>
                <w:noProof/>
                <w:webHidden/>
              </w:rPr>
              <w:t>16</w:t>
            </w:r>
            <w:r>
              <w:rPr>
                <w:noProof/>
                <w:webHidden/>
              </w:rPr>
              <w:fldChar w:fldCharType="end"/>
            </w:r>
            <w:r w:rsidRPr="00301969">
              <w:rPr>
                <w:rStyle w:val="Hyperlink"/>
                <w:noProof/>
              </w:rPr>
              <w:fldChar w:fldCharType="end"/>
            </w:r>
          </w:ins>
        </w:p>
        <w:p w14:paraId="6ABF661A" w14:textId="62BB4117" w:rsidR="00B625DB" w:rsidRDefault="00B625DB">
          <w:pPr>
            <w:pStyle w:val="TOC2"/>
            <w:rPr>
              <w:ins w:id="47" w:author="Mary Jungers" w:date="2026-07-29T22:00:00Z" w16du:dateUtc="2026-07-30T03:00:00Z"/>
              <w:rFonts w:asciiTheme="minorHAnsi" w:eastAsiaTheme="minorEastAsia" w:hAnsiTheme="minorHAnsi" w:cstheme="minorBidi"/>
              <w:noProof/>
              <w:kern w:val="2"/>
              <w14:ligatures w14:val="standardContextual"/>
            </w:rPr>
          </w:pPr>
          <w:ins w:id="48"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"_Toc236254861"</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X.3 MADO Required Actor Groupings</w:t>
            </w:r>
            <w:r>
              <w:rPr>
                <w:noProof/>
                <w:webHidden/>
              </w:rPr>
              <w:tab/>
            </w:r>
            <w:r>
              <w:rPr>
                <w:noProof/>
                <w:webHidden/>
              </w:rPr>
              <w:fldChar w:fldCharType="begin"/>
            </w:r>
            <w:r>
              <w:rPr>
                <w:noProof/>
                <w:webHidden/>
              </w:rPr>
              <w:instrText xml:space="preserve"> PAGEREF _Toc236254861 \h </w:instrText>
            </w:r>
            <w:r>
              <w:rPr>
                <w:noProof/>
                <w:webHidden/>
              </w:rPr>
            </w:r>
            <w:r>
              <w:rPr>
                <w:noProof/>
                <w:webHidden/>
              </w:rPr>
              <w:fldChar w:fldCharType="separate"/>
            </w:r>
            <w:r>
              <w:rPr>
                <w:noProof/>
                <w:webHidden/>
              </w:rPr>
              <w:t>16</w:t>
            </w:r>
            <w:r>
              <w:rPr>
                <w:noProof/>
                <w:webHidden/>
              </w:rPr>
              <w:fldChar w:fldCharType="end"/>
            </w:r>
            <w:r w:rsidRPr="00301969">
              <w:rPr>
                <w:rStyle w:val="Hyperlink"/>
                <w:noProof/>
              </w:rPr>
              <w:fldChar w:fldCharType="end"/>
            </w:r>
          </w:ins>
        </w:p>
        <w:p w14:paraId="4BBCF226" w14:textId="22EB3F8E" w:rsidR="00B625DB" w:rsidRDefault="00B625DB">
          <w:pPr>
            <w:pStyle w:val="TOC2"/>
            <w:rPr>
              <w:ins w:id="49" w:author="Mary Jungers" w:date="2026-07-29T22:00:00Z" w16du:dateUtc="2026-07-30T03:00:00Z"/>
              <w:rFonts w:asciiTheme="minorHAnsi" w:eastAsiaTheme="minorEastAsia" w:hAnsiTheme="minorHAnsi" w:cstheme="minorBidi"/>
              <w:noProof/>
              <w:kern w:val="2"/>
              <w14:ligatures w14:val="standardContextual"/>
            </w:rPr>
          </w:pPr>
          <w:ins w:id="50"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"_Toc236254862"</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X.4 MADO Overview</w:t>
            </w:r>
            <w:r>
              <w:rPr>
                <w:noProof/>
                <w:webHidden/>
              </w:rPr>
              <w:tab/>
            </w:r>
            <w:r>
              <w:rPr>
                <w:noProof/>
                <w:webHidden/>
              </w:rPr>
              <w:fldChar w:fldCharType="begin"/>
            </w:r>
            <w:r>
              <w:rPr>
                <w:noProof/>
                <w:webHidden/>
              </w:rPr>
              <w:instrText xml:space="preserve"> PAGEREF _Toc236254862 \h </w:instrText>
            </w:r>
            <w:r>
              <w:rPr>
                <w:noProof/>
                <w:webHidden/>
              </w:rPr>
            </w:r>
            <w:r>
              <w:rPr>
                <w:noProof/>
                <w:webHidden/>
              </w:rPr>
              <w:fldChar w:fldCharType="separate"/>
            </w:r>
            <w:r>
              <w:rPr>
                <w:noProof/>
                <w:webHidden/>
              </w:rPr>
              <w:t>17</w:t>
            </w:r>
            <w:r>
              <w:rPr>
                <w:noProof/>
                <w:webHidden/>
              </w:rPr>
              <w:fldChar w:fldCharType="end"/>
            </w:r>
            <w:r w:rsidRPr="00301969">
              <w:rPr>
                <w:rStyle w:val="Hyperlink"/>
                <w:noProof/>
              </w:rPr>
              <w:fldChar w:fldCharType="end"/>
            </w:r>
          </w:ins>
        </w:p>
        <w:p w14:paraId="2AA27B91" w14:textId="1F13ED1E" w:rsidR="00B625DB" w:rsidRDefault="00B625DB">
          <w:pPr>
            <w:pStyle w:val="TOC3"/>
            <w:rPr>
              <w:ins w:id="51" w:author="Mary Jungers" w:date="2026-07-29T22:00:00Z" w16du:dateUtc="2026-07-30T03:00:00Z"/>
              <w:rFonts w:asciiTheme="minorHAnsi" w:eastAsiaTheme="minorEastAsia" w:hAnsiTheme="minorHAnsi" w:cstheme="minorBidi"/>
              <w:noProof/>
              <w:kern w:val="2"/>
              <w14:ligatures w14:val="standardContextual"/>
            </w:rPr>
          </w:pPr>
          <w:ins w:id="52"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"_Toc236254863"</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X.4.1 Concepts</w:t>
            </w:r>
            <w:r>
              <w:rPr>
                <w:noProof/>
                <w:webHidden/>
              </w:rPr>
              <w:tab/>
            </w:r>
            <w:r>
              <w:rPr>
                <w:noProof/>
                <w:webHidden/>
              </w:rPr>
              <w:fldChar w:fldCharType="begin"/>
            </w:r>
            <w:r>
              <w:rPr>
                <w:noProof/>
                <w:webHidden/>
              </w:rPr>
              <w:instrText xml:space="preserve"> PAGEREF _Toc236254863 \h </w:instrText>
            </w:r>
            <w:r>
              <w:rPr>
                <w:noProof/>
                <w:webHidden/>
              </w:rPr>
            </w:r>
            <w:r>
              <w:rPr>
                <w:noProof/>
                <w:webHidden/>
              </w:rPr>
              <w:fldChar w:fldCharType="separate"/>
            </w:r>
            <w:r>
              <w:rPr>
                <w:noProof/>
                <w:webHidden/>
              </w:rPr>
              <w:t>17</w:t>
            </w:r>
            <w:r>
              <w:rPr>
                <w:noProof/>
                <w:webHidden/>
              </w:rPr>
              <w:fldChar w:fldCharType="end"/>
            </w:r>
            <w:r w:rsidRPr="00301969">
              <w:rPr>
                <w:rStyle w:val="Hyperlink"/>
                <w:noProof/>
              </w:rPr>
              <w:fldChar w:fldCharType="end"/>
            </w:r>
          </w:ins>
        </w:p>
        <w:p w14:paraId="366B2266" w14:textId="72103DBF" w:rsidR="00B625DB" w:rsidRDefault="00B625DB">
          <w:pPr>
            <w:pStyle w:val="TOC3"/>
            <w:rPr>
              <w:ins w:id="53" w:author="Mary Jungers" w:date="2026-07-29T22:00:00Z" w16du:dateUtc="2026-07-30T03:00:00Z"/>
              <w:rFonts w:asciiTheme="minorHAnsi" w:eastAsiaTheme="minorEastAsia" w:hAnsiTheme="minorHAnsi" w:cstheme="minorBidi"/>
              <w:noProof/>
              <w:kern w:val="2"/>
              <w14:ligatures w14:val="standardContextual"/>
            </w:rPr>
          </w:pPr>
          <w:ins w:id="54"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"_Toc236254864"</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X.4.2 Use Cases</w:t>
            </w:r>
            <w:r>
              <w:rPr>
                <w:noProof/>
                <w:webHidden/>
              </w:rPr>
              <w:tab/>
            </w:r>
            <w:r>
              <w:rPr>
                <w:noProof/>
                <w:webHidden/>
              </w:rPr>
              <w:fldChar w:fldCharType="begin"/>
            </w:r>
            <w:r>
              <w:rPr>
                <w:noProof/>
                <w:webHidden/>
              </w:rPr>
              <w:instrText xml:space="preserve"> PAGEREF _Toc236254864 \h </w:instrText>
            </w:r>
            <w:r>
              <w:rPr>
                <w:noProof/>
                <w:webHidden/>
              </w:rPr>
            </w:r>
            <w:r>
              <w:rPr>
                <w:noProof/>
                <w:webHidden/>
              </w:rPr>
              <w:fldChar w:fldCharType="separate"/>
            </w:r>
            <w:r>
              <w:rPr>
                <w:noProof/>
                <w:webHidden/>
              </w:rPr>
              <w:t>21</w:t>
            </w:r>
            <w:r>
              <w:rPr>
                <w:noProof/>
                <w:webHidden/>
              </w:rPr>
              <w:fldChar w:fldCharType="end"/>
            </w:r>
            <w:r w:rsidRPr="00301969">
              <w:rPr>
                <w:rStyle w:val="Hyperlink"/>
                <w:noProof/>
              </w:rPr>
              <w:fldChar w:fldCharType="end"/>
            </w:r>
          </w:ins>
        </w:p>
        <w:p w14:paraId="471369C9" w14:textId="31A008E7" w:rsidR="00B625DB" w:rsidRDefault="00B625DB">
          <w:pPr>
            <w:pStyle w:val="TOC2"/>
            <w:rPr>
              <w:ins w:id="55" w:author="Mary Jungers" w:date="2026-07-29T22:00:00Z" w16du:dateUtc="2026-07-30T03:00:00Z"/>
              <w:rFonts w:asciiTheme="minorHAnsi" w:eastAsiaTheme="minorEastAsia" w:hAnsiTheme="minorHAnsi" w:cstheme="minorBidi"/>
              <w:noProof/>
              <w:kern w:val="2"/>
              <w14:ligatures w14:val="standardContextual"/>
            </w:rPr>
          </w:pPr>
          <w:ins w:id="56"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"_Toc236254865"</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X.5 MADO Security Considerations</w:t>
            </w:r>
            <w:r>
              <w:rPr>
                <w:noProof/>
                <w:webHidden/>
              </w:rPr>
              <w:tab/>
            </w:r>
            <w:r>
              <w:rPr>
                <w:noProof/>
                <w:webHidden/>
              </w:rPr>
              <w:fldChar w:fldCharType="begin"/>
            </w:r>
            <w:r>
              <w:rPr>
                <w:noProof/>
                <w:webHidden/>
              </w:rPr>
              <w:instrText xml:space="preserve"> PAGEREF _Toc236254865 \h </w:instrText>
            </w:r>
            <w:r>
              <w:rPr>
                <w:noProof/>
                <w:webHidden/>
              </w:rPr>
            </w:r>
            <w:r>
              <w:rPr>
                <w:noProof/>
                <w:webHidden/>
              </w:rPr>
              <w:fldChar w:fldCharType="separate"/>
            </w:r>
            <w:r>
              <w:rPr>
                <w:noProof/>
                <w:webHidden/>
              </w:rPr>
              <w:t>27</w:t>
            </w:r>
            <w:r>
              <w:rPr>
                <w:noProof/>
                <w:webHidden/>
              </w:rPr>
              <w:fldChar w:fldCharType="end"/>
            </w:r>
            <w:r w:rsidRPr="00301969">
              <w:rPr>
                <w:rStyle w:val="Hyperlink"/>
                <w:noProof/>
              </w:rPr>
              <w:fldChar w:fldCharType="end"/>
            </w:r>
          </w:ins>
        </w:p>
        <w:p w14:paraId="4ECE2FD7" w14:textId="197E3FB9" w:rsidR="00B625DB" w:rsidRDefault="00B625DB">
          <w:pPr>
            <w:pStyle w:val="TOC2"/>
            <w:rPr>
              <w:ins w:id="57" w:author="Mary Jungers" w:date="2026-07-29T22:00:00Z" w16du:dateUtc="2026-07-30T03:00:00Z"/>
              <w:rFonts w:asciiTheme="minorHAnsi" w:eastAsiaTheme="minorEastAsia" w:hAnsiTheme="minorHAnsi" w:cstheme="minorBidi"/>
              <w:noProof/>
              <w:kern w:val="2"/>
              <w14:ligatures w14:val="standardContextual"/>
            </w:rPr>
          </w:pPr>
          <w:ins w:id="58"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"_Toc236254866"</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X.6 MADO Cross Profile Considerations</w:t>
            </w:r>
            <w:r>
              <w:rPr>
                <w:noProof/>
                <w:webHidden/>
              </w:rPr>
              <w:tab/>
            </w:r>
            <w:r>
              <w:rPr>
                <w:noProof/>
                <w:webHidden/>
              </w:rPr>
              <w:fldChar w:fldCharType="begin"/>
            </w:r>
            <w:r>
              <w:rPr>
                <w:noProof/>
                <w:webHidden/>
              </w:rPr>
              <w:instrText xml:space="preserve"> PAGEREF _Toc236254866 \h </w:instrText>
            </w:r>
            <w:r>
              <w:rPr>
                <w:noProof/>
                <w:webHidden/>
              </w:rPr>
            </w:r>
            <w:r>
              <w:rPr>
                <w:noProof/>
                <w:webHidden/>
              </w:rPr>
              <w:fldChar w:fldCharType="separate"/>
            </w:r>
            <w:r>
              <w:rPr>
                <w:noProof/>
                <w:webHidden/>
              </w:rPr>
              <w:t>28</w:t>
            </w:r>
            <w:r>
              <w:rPr>
                <w:noProof/>
                <w:webHidden/>
              </w:rPr>
              <w:fldChar w:fldCharType="end"/>
            </w:r>
            <w:r w:rsidRPr="00301969">
              <w:rPr>
                <w:rStyle w:val="Hyperlink"/>
                <w:noProof/>
              </w:rPr>
              <w:fldChar w:fldCharType="end"/>
            </w:r>
          </w:ins>
        </w:p>
        <w:p w14:paraId="570E338E" w14:textId="34CB23DD" w:rsidR="00B625DB" w:rsidRDefault="00B625DB">
          <w:pPr>
            <w:pStyle w:val="TOC3"/>
            <w:rPr>
              <w:ins w:id="59" w:author="Mary Jungers" w:date="2026-07-29T22:00:00Z" w16du:dateUtc="2026-07-30T03:00:00Z"/>
              <w:rFonts w:asciiTheme="minorHAnsi" w:eastAsiaTheme="minorEastAsia" w:hAnsiTheme="minorHAnsi" w:cstheme="minorBidi"/>
              <w:noProof/>
              <w:kern w:val="2"/>
              <w14:ligatures w14:val="standardContextual"/>
            </w:rPr>
          </w:pPr>
          <w:ins w:id="60"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"_Toc236254867"</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X.6.1 ITI MHD – Mobile Access to Health Documents</w:t>
            </w:r>
            <w:r>
              <w:rPr>
                <w:noProof/>
                <w:webHidden/>
              </w:rPr>
              <w:tab/>
            </w:r>
            <w:r>
              <w:rPr>
                <w:noProof/>
                <w:webHidden/>
              </w:rPr>
              <w:fldChar w:fldCharType="begin"/>
            </w:r>
            <w:r>
              <w:rPr>
                <w:noProof/>
                <w:webHidden/>
              </w:rPr>
              <w:instrText xml:space="preserve"> PAGEREF _Toc236254867 \h </w:instrText>
            </w:r>
            <w:r>
              <w:rPr>
                <w:noProof/>
                <w:webHidden/>
              </w:rPr>
            </w:r>
            <w:r>
              <w:rPr>
                <w:noProof/>
                <w:webHidden/>
              </w:rPr>
              <w:fldChar w:fldCharType="separate"/>
            </w:r>
            <w:r>
              <w:rPr>
                <w:noProof/>
                <w:webHidden/>
              </w:rPr>
              <w:t>28</w:t>
            </w:r>
            <w:r>
              <w:rPr>
                <w:noProof/>
                <w:webHidden/>
              </w:rPr>
              <w:fldChar w:fldCharType="end"/>
            </w:r>
            <w:r w:rsidRPr="00301969">
              <w:rPr>
                <w:rStyle w:val="Hyperlink"/>
                <w:noProof/>
              </w:rPr>
              <w:fldChar w:fldCharType="end"/>
            </w:r>
          </w:ins>
        </w:p>
        <w:p w14:paraId="56DCB05E" w14:textId="57576B62" w:rsidR="00B625DB" w:rsidRDefault="00B625DB">
          <w:pPr>
            <w:pStyle w:val="TOC3"/>
            <w:rPr>
              <w:ins w:id="61" w:author="Mary Jungers" w:date="2026-07-29T22:00:00Z" w16du:dateUtc="2026-07-30T03:00:00Z"/>
              <w:rFonts w:asciiTheme="minorHAnsi" w:eastAsiaTheme="minorEastAsia" w:hAnsiTheme="minorHAnsi" w:cstheme="minorBidi"/>
              <w:noProof/>
              <w:kern w:val="2"/>
              <w14:ligatures w14:val="standardContextual"/>
            </w:rPr>
          </w:pPr>
          <w:ins w:id="62"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"_Toc236254868"</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X.6.2 ITI MHDS – Mobile Health Document Sharing</w:t>
            </w:r>
            <w:r>
              <w:rPr>
                <w:noProof/>
                <w:webHidden/>
              </w:rPr>
              <w:tab/>
            </w:r>
            <w:r>
              <w:rPr>
                <w:noProof/>
                <w:webHidden/>
              </w:rPr>
              <w:fldChar w:fldCharType="begin"/>
            </w:r>
            <w:r>
              <w:rPr>
                <w:noProof/>
                <w:webHidden/>
              </w:rPr>
              <w:instrText xml:space="preserve"> PAGEREF _Toc236254868 \h </w:instrText>
            </w:r>
            <w:r>
              <w:rPr>
                <w:noProof/>
                <w:webHidden/>
              </w:rPr>
            </w:r>
            <w:r>
              <w:rPr>
                <w:noProof/>
                <w:webHidden/>
              </w:rPr>
              <w:fldChar w:fldCharType="separate"/>
            </w:r>
            <w:r>
              <w:rPr>
                <w:noProof/>
                <w:webHidden/>
              </w:rPr>
              <w:t>29</w:t>
            </w:r>
            <w:r>
              <w:rPr>
                <w:noProof/>
                <w:webHidden/>
              </w:rPr>
              <w:fldChar w:fldCharType="end"/>
            </w:r>
            <w:r w:rsidRPr="00301969">
              <w:rPr>
                <w:rStyle w:val="Hyperlink"/>
                <w:noProof/>
              </w:rPr>
              <w:fldChar w:fldCharType="end"/>
            </w:r>
          </w:ins>
        </w:p>
        <w:p w14:paraId="6B66E18F" w14:textId="7C8C8EED" w:rsidR="00B625DB" w:rsidRDefault="00B625DB">
          <w:pPr>
            <w:pStyle w:val="TOC3"/>
            <w:rPr>
              <w:ins w:id="63" w:author="Mary Jungers" w:date="2026-07-29T22:00:00Z" w16du:dateUtc="2026-07-30T03:00:00Z"/>
              <w:rFonts w:asciiTheme="minorHAnsi" w:eastAsiaTheme="minorEastAsia" w:hAnsiTheme="minorHAnsi" w:cstheme="minorBidi"/>
              <w:noProof/>
              <w:kern w:val="2"/>
              <w14:ligatures w14:val="standardContextual"/>
            </w:rPr>
          </w:pPr>
          <w:ins w:id="64"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"_Toc236254869"</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X.6.3 ITI XDS.b – Cross-enterprise Document Sharing</w:t>
            </w:r>
            <w:r>
              <w:rPr>
                <w:noProof/>
                <w:webHidden/>
              </w:rPr>
              <w:tab/>
            </w:r>
            <w:r>
              <w:rPr>
                <w:noProof/>
                <w:webHidden/>
              </w:rPr>
              <w:fldChar w:fldCharType="begin"/>
            </w:r>
            <w:r>
              <w:rPr>
                <w:noProof/>
                <w:webHidden/>
              </w:rPr>
              <w:instrText xml:space="preserve"> PAGEREF _Toc236254869 \h </w:instrText>
            </w:r>
            <w:r>
              <w:rPr>
                <w:noProof/>
                <w:webHidden/>
              </w:rPr>
            </w:r>
            <w:r>
              <w:rPr>
                <w:noProof/>
                <w:webHidden/>
              </w:rPr>
              <w:fldChar w:fldCharType="separate"/>
            </w:r>
            <w:r>
              <w:rPr>
                <w:noProof/>
                <w:webHidden/>
              </w:rPr>
              <w:t>30</w:t>
            </w:r>
            <w:r>
              <w:rPr>
                <w:noProof/>
                <w:webHidden/>
              </w:rPr>
              <w:fldChar w:fldCharType="end"/>
            </w:r>
            <w:r w:rsidRPr="00301969">
              <w:rPr>
                <w:rStyle w:val="Hyperlink"/>
                <w:noProof/>
              </w:rPr>
              <w:fldChar w:fldCharType="end"/>
            </w:r>
          </w:ins>
        </w:p>
        <w:p w14:paraId="64E81BDD" w14:textId="31568427" w:rsidR="00B625DB" w:rsidRDefault="00B625DB">
          <w:pPr>
            <w:pStyle w:val="TOC3"/>
            <w:rPr>
              <w:ins w:id="65" w:author="Mary Jungers" w:date="2026-07-29T22:00:00Z" w16du:dateUtc="2026-07-30T03:00:00Z"/>
              <w:rFonts w:asciiTheme="minorHAnsi" w:eastAsiaTheme="minorEastAsia" w:hAnsiTheme="minorHAnsi" w:cstheme="minorBidi"/>
              <w:noProof/>
              <w:kern w:val="2"/>
              <w14:ligatures w14:val="standardContextual"/>
            </w:rPr>
          </w:pPr>
          <w:ins w:id="66"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"_Toc236254870"</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X.6.4 RAD XDS-I.b – Cross-enterprise Document Sharing for Imaging</w:t>
            </w:r>
            <w:r>
              <w:rPr>
                <w:noProof/>
                <w:webHidden/>
              </w:rPr>
              <w:tab/>
            </w:r>
            <w:r>
              <w:rPr>
                <w:noProof/>
                <w:webHidden/>
              </w:rPr>
              <w:fldChar w:fldCharType="begin"/>
            </w:r>
            <w:r>
              <w:rPr>
                <w:noProof/>
                <w:webHidden/>
              </w:rPr>
              <w:instrText xml:space="preserve"> PAGEREF _Toc236254870 \h </w:instrText>
            </w:r>
            <w:r>
              <w:rPr>
                <w:noProof/>
                <w:webHidden/>
              </w:rPr>
            </w:r>
            <w:r>
              <w:rPr>
                <w:noProof/>
                <w:webHidden/>
              </w:rPr>
              <w:fldChar w:fldCharType="separate"/>
            </w:r>
            <w:r>
              <w:rPr>
                <w:noProof/>
                <w:webHidden/>
              </w:rPr>
              <w:t>30</w:t>
            </w:r>
            <w:r>
              <w:rPr>
                <w:noProof/>
                <w:webHidden/>
              </w:rPr>
              <w:fldChar w:fldCharType="end"/>
            </w:r>
            <w:r w:rsidRPr="00301969">
              <w:rPr>
                <w:rStyle w:val="Hyperlink"/>
                <w:noProof/>
              </w:rPr>
              <w:fldChar w:fldCharType="end"/>
            </w:r>
          </w:ins>
        </w:p>
        <w:p w14:paraId="3781E34C" w14:textId="4B2A8000" w:rsidR="00B625DB" w:rsidRDefault="00B625DB">
          <w:pPr>
            <w:pStyle w:val="TOC3"/>
            <w:rPr>
              <w:ins w:id="67" w:author="Mary Jungers" w:date="2026-07-29T22:00:00Z" w16du:dateUtc="2026-07-30T03:00:00Z"/>
              <w:rFonts w:asciiTheme="minorHAnsi" w:eastAsiaTheme="minorEastAsia" w:hAnsiTheme="minorHAnsi" w:cstheme="minorBidi"/>
              <w:noProof/>
              <w:kern w:val="2"/>
              <w14:ligatures w14:val="standardContextual"/>
            </w:rPr>
          </w:pPr>
          <w:ins w:id="68"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"_Toc236254871"</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X.6.5 RAD XC-WADO – Cross-community Web-Based Access to DICOM Objects</w:t>
            </w:r>
            <w:r>
              <w:rPr>
                <w:noProof/>
                <w:webHidden/>
              </w:rPr>
              <w:tab/>
            </w:r>
            <w:r>
              <w:rPr>
                <w:noProof/>
                <w:webHidden/>
              </w:rPr>
              <w:fldChar w:fldCharType="begin"/>
            </w:r>
            <w:r>
              <w:rPr>
                <w:noProof/>
                <w:webHidden/>
              </w:rPr>
              <w:instrText xml:space="preserve"> PAGEREF _Toc236254871 \h </w:instrText>
            </w:r>
            <w:r>
              <w:rPr>
                <w:noProof/>
                <w:webHidden/>
              </w:rPr>
            </w:r>
            <w:r>
              <w:rPr>
                <w:noProof/>
                <w:webHidden/>
              </w:rPr>
              <w:fldChar w:fldCharType="separate"/>
            </w:r>
            <w:r>
              <w:rPr>
                <w:noProof/>
                <w:webHidden/>
              </w:rPr>
              <w:t>31</w:t>
            </w:r>
            <w:r>
              <w:rPr>
                <w:noProof/>
                <w:webHidden/>
              </w:rPr>
              <w:fldChar w:fldCharType="end"/>
            </w:r>
            <w:r w:rsidRPr="00301969">
              <w:rPr>
                <w:rStyle w:val="Hyperlink"/>
                <w:noProof/>
              </w:rPr>
              <w:fldChar w:fldCharType="end"/>
            </w:r>
          </w:ins>
        </w:p>
        <w:p w14:paraId="0CF9B7AC" w14:textId="3B0F08BC" w:rsidR="00B625DB" w:rsidRDefault="00B625DB">
          <w:pPr>
            <w:pStyle w:val="TOC3"/>
            <w:rPr>
              <w:ins w:id="69" w:author="Mary Jungers" w:date="2026-07-29T22:00:00Z" w16du:dateUtc="2026-07-30T03:00:00Z"/>
              <w:rFonts w:asciiTheme="minorHAnsi" w:eastAsiaTheme="minorEastAsia" w:hAnsiTheme="minorHAnsi" w:cstheme="minorBidi"/>
              <w:noProof/>
              <w:kern w:val="2"/>
              <w14:ligatures w14:val="standardContextual"/>
            </w:rPr>
          </w:pPr>
          <w:ins w:id="70"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"_Toc236254872"</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X.6.6 RAD IID – Invoke Image Display</w:t>
            </w:r>
            <w:r>
              <w:rPr>
                <w:noProof/>
                <w:webHidden/>
              </w:rPr>
              <w:tab/>
            </w:r>
            <w:r>
              <w:rPr>
                <w:noProof/>
                <w:webHidden/>
              </w:rPr>
              <w:fldChar w:fldCharType="begin"/>
            </w:r>
            <w:r>
              <w:rPr>
                <w:noProof/>
                <w:webHidden/>
              </w:rPr>
              <w:instrText xml:space="preserve"> PAGEREF _Toc236254872 \h </w:instrText>
            </w:r>
            <w:r>
              <w:rPr>
                <w:noProof/>
                <w:webHidden/>
              </w:rPr>
            </w:r>
            <w:r>
              <w:rPr>
                <w:noProof/>
                <w:webHidden/>
              </w:rPr>
              <w:fldChar w:fldCharType="separate"/>
            </w:r>
            <w:r>
              <w:rPr>
                <w:noProof/>
                <w:webHidden/>
              </w:rPr>
              <w:t>31</w:t>
            </w:r>
            <w:r>
              <w:rPr>
                <w:noProof/>
                <w:webHidden/>
              </w:rPr>
              <w:fldChar w:fldCharType="end"/>
            </w:r>
            <w:r w:rsidRPr="00301969">
              <w:rPr>
                <w:rStyle w:val="Hyperlink"/>
                <w:noProof/>
              </w:rPr>
              <w:fldChar w:fldCharType="end"/>
            </w:r>
          </w:ins>
        </w:p>
        <w:p w14:paraId="63080BE3" w14:textId="0110D531" w:rsidR="00B625DB" w:rsidRDefault="00B625DB">
          <w:pPr>
            <w:pStyle w:val="TOC3"/>
            <w:rPr>
              <w:ins w:id="71" w:author="Mary Jungers" w:date="2026-07-29T22:00:00Z" w16du:dateUtc="2026-07-30T03:00:00Z"/>
              <w:rFonts w:asciiTheme="minorHAnsi" w:eastAsiaTheme="minorEastAsia" w:hAnsiTheme="minorHAnsi" w:cstheme="minorBidi"/>
              <w:noProof/>
              <w:kern w:val="2"/>
              <w14:ligatures w14:val="standardContextual"/>
            </w:rPr>
          </w:pPr>
          <w:ins w:id="72"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"_Toc236254873"</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X.6.7 RAD KIN - Key Image Note</w:t>
            </w:r>
            <w:r>
              <w:rPr>
                <w:noProof/>
                <w:webHidden/>
              </w:rPr>
              <w:tab/>
            </w:r>
            <w:r>
              <w:rPr>
                <w:noProof/>
                <w:webHidden/>
              </w:rPr>
              <w:fldChar w:fldCharType="begin"/>
            </w:r>
            <w:r>
              <w:rPr>
                <w:noProof/>
                <w:webHidden/>
              </w:rPr>
              <w:instrText xml:space="preserve"> PAGEREF _Toc236254873 \h </w:instrText>
            </w:r>
            <w:r>
              <w:rPr>
                <w:noProof/>
                <w:webHidden/>
              </w:rPr>
            </w:r>
            <w:r>
              <w:rPr>
                <w:noProof/>
                <w:webHidden/>
              </w:rPr>
              <w:fldChar w:fldCharType="separate"/>
            </w:r>
            <w:r>
              <w:rPr>
                <w:noProof/>
                <w:webHidden/>
              </w:rPr>
              <w:t>31</w:t>
            </w:r>
            <w:r>
              <w:rPr>
                <w:noProof/>
                <w:webHidden/>
              </w:rPr>
              <w:fldChar w:fldCharType="end"/>
            </w:r>
            <w:r w:rsidRPr="00301969">
              <w:rPr>
                <w:rStyle w:val="Hyperlink"/>
                <w:noProof/>
              </w:rPr>
              <w:fldChar w:fldCharType="end"/>
            </w:r>
          </w:ins>
        </w:p>
        <w:p w14:paraId="46BCEB77" w14:textId="17C1E541" w:rsidR="00B625DB" w:rsidRDefault="00B625DB">
          <w:pPr>
            <w:pStyle w:val="TOC3"/>
            <w:rPr>
              <w:ins w:id="73" w:author="Mary Jungers" w:date="2026-07-29T22:00:00Z" w16du:dateUtc="2026-07-30T03:00:00Z"/>
              <w:rFonts w:asciiTheme="minorHAnsi" w:eastAsiaTheme="minorEastAsia" w:hAnsiTheme="minorHAnsi" w:cstheme="minorBidi"/>
              <w:noProof/>
              <w:kern w:val="2"/>
              <w14:ligatures w14:val="standardContextual"/>
            </w:rPr>
          </w:pPr>
          <w:ins w:id="74"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"_Toc236254874"</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X.6.8 RAD SWF.b – Scheduled Workflow</w:t>
            </w:r>
            <w:r>
              <w:rPr>
                <w:noProof/>
                <w:webHidden/>
              </w:rPr>
              <w:tab/>
            </w:r>
            <w:r>
              <w:rPr>
                <w:noProof/>
                <w:webHidden/>
              </w:rPr>
              <w:fldChar w:fldCharType="begin"/>
            </w:r>
            <w:r>
              <w:rPr>
                <w:noProof/>
                <w:webHidden/>
              </w:rPr>
              <w:instrText xml:space="preserve"> PAGEREF _Toc236254874 \h </w:instrText>
            </w:r>
            <w:r>
              <w:rPr>
                <w:noProof/>
                <w:webHidden/>
              </w:rPr>
            </w:r>
            <w:r>
              <w:rPr>
                <w:noProof/>
                <w:webHidden/>
              </w:rPr>
              <w:fldChar w:fldCharType="separate"/>
            </w:r>
            <w:r>
              <w:rPr>
                <w:noProof/>
                <w:webHidden/>
              </w:rPr>
              <w:t>31</w:t>
            </w:r>
            <w:r>
              <w:rPr>
                <w:noProof/>
                <w:webHidden/>
              </w:rPr>
              <w:fldChar w:fldCharType="end"/>
            </w:r>
            <w:r w:rsidRPr="00301969">
              <w:rPr>
                <w:rStyle w:val="Hyperlink"/>
                <w:noProof/>
              </w:rPr>
              <w:fldChar w:fldCharType="end"/>
            </w:r>
          </w:ins>
        </w:p>
        <w:p w14:paraId="58A21290" w14:textId="73786DEA" w:rsidR="00B625DB" w:rsidRDefault="00B625DB">
          <w:pPr>
            <w:pStyle w:val="TOC1"/>
            <w:rPr>
              <w:ins w:id="75" w:author="Mary Jungers" w:date="2026-07-29T22:00:00Z" w16du:dateUtc="2026-07-30T03:00:00Z"/>
              <w:rFonts w:asciiTheme="minorHAnsi" w:eastAsiaTheme="minorEastAsia" w:hAnsiTheme="minorHAnsi" w:cstheme="minorBidi"/>
              <w:noProof/>
              <w:kern w:val="2"/>
              <w14:ligatures w14:val="standardContextual"/>
            </w:rPr>
          </w:pPr>
          <w:ins w:id="76"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"_Toc236254875"</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Volume 2 – Transactions</w:t>
            </w:r>
            <w:r>
              <w:rPr>
                <w:noProof/>
                <w:webHidden/>
              </w:rPr>
              <w:tab/>
            </w:r>
            <w:r>
              <w:rPr>
                <w:noProof/>
                <w:webHidden/>
              </w:rPr>
              <w:fldChar w:fldCharType="begin"/>
            </w:r>
            <w:r>
              <w:rPr>
                <w:noProof/>
                <w:webHidden/>
              </w:rPr>
              <w:instrText xml:space="preserve"> PAGEREF _Toc236254875 \h </w:instrText>
            </w:r>
            <w:r>
              <w:rPr>
                <w:noProof/>
                <w:webHidden/>
              </w:rPr>
            </w:r>
            <w:r>
              <w:rPr>
                <w:noProof/>
                <w:webHidden/>
              </w:rPr>
              <w:fldChar w:fldCharType="separate"/>
            </w:r>
            <w:r>
              <w:rPr>
                <w:noProof/>
                <w:webHidden/>
              </w:rPr>
              <w:t>33</w:t>
            </w:r>
            <w:r>
              <w:rPr>
                <w:noProof/>
                <w:webHidden/>
              </w:rPr>
              <w:fldChar w:fldCharType="end"/>
            </w:r>
            <w:r w:rsidRPr="00301969">
              <w:rPr>
                <w:rStyle w:val="Hyperlink"/>
                <w:noProof/>
              </w:rPr>
              <w:fldChar w:fldCharType="end"/>
            </w:r>
          </w:ins>
        </w:p>
        <w:p w14:paraId="5CAF1273" w14:textId="033FE98F" w:rsidR="00B625DB" w:rsidRDefault="00B625DB">
          <w:pPr>
            <w:pStyle w:val="TOC3"/>
            <w:rPr>
              <w:ins w:id="77" w:author="Mary Jungers" w:date="2026-07-29T22:00:00Z" w16du:dateUtc="2026-07-30T03:00:00Z"/>
              <w:rFonts w:asciiTheme="minorHAnsi" w:eastAsiaTheme="minorEastAsia" w:hAnsiTheme="minorHAnsi" w:cstheme="minorBidi"/>
              <w:noProof/>
              <w:kern w:val="2"/>
              <w14:ligatures w14:val="standardContextual"/>
            </w:rPr>
          </w:pPr>
          <w:ins w:id="78"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"_Toc236254876"</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4.107.4 Messages</w:t>
            </w:r>
            <w:r>
              <w:rPr>
                <w:noProof/>
                <w:webHidden/>
              </w:rPr>
              <w:tab/>
            </w:r>
            <w:r>
              <w:rPr>
                <w:noProof/>
                <w:webHidden/>
              </w:rPr>
              <w:fldChar w:fldCharType="begin"/>
            </w:r>
            <w:r>
              <w:rPr>
                <w:noProof/>
                <w:webHidden/>
              </w:rPr>
              <w:instrText xml:space="preserve"> PAGEREF _Toc236254876 \h </w:instrText>
            </w:r>
            <w:r>
              <w:rPr>
                <w:noProof/>
                <w:webHidden/>
              </w:rPr>
            </w:r>
            <w:r>
              <w:rPr>
                <w:noProof/>
                <w:webHidden/>
              </w:rPr>
              <w:fldChar w:fldCharType="separate"/>
            </w:r>
            <w:r>
              <w:rPr>
                <w:noProof/>
                <w:webHidden/>
              </w:rPr>
              <w:t>33</w:t>
            </w:r>
            <w:r>
              <w:rPr>
                <w:noProof/>
                <w:webHidden/>
              </w:rPr>
              <w:fldChar w:fldCharType="end"/>
            </w:r>
            <w:r w:rsidRPr="00301969">
              <w:rPr>
                <w:rStyle w:val="Hyperlink"/>
                <w:noProof/>
              </w:rPr>
              <w:fldChar w:fldCharType="end"/>
            </w:r>
          </w:ins>
        </w:p>
        <w:p w14:paraId="4363B472" w14:textId="18B36B43" w:rsidR="00B625DB" w:rsidRDefault="00B625DB">
          <w:pPr>
            <w:pStyle w:val="TOC1"/>
            <w:rPr>
              <w:ins w:id="79" w:author="Mary Jungers" w:date="2026-07-29T22:00:00Z" w16du:dateUtc="2026-07-30T03:00:00Z"/>
              <w:rFonts w:asciiTheme="minorHAnsi" w:eastAsiaTheme="minorEastAsia" w:hAnsiTheme="minorHAnsi" w:cstheme="minorBidi"/>
              <w:noProof/>
              <w:kern w:val="2"/>
              <w14:ligatures w14:val="standardContextual"/>
            </w:rPr>
          </w:pPr>
          <w:ins w:id="80"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"_Toc236254877"</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Appendix XA – Managing the addresses of the sources of images to retrieve beyond a single community</w:t>
            </w:r>
            <w:r>
              <w:rPr>
                <w:noProof/>
                <w:webHidden/>
              </w:rPr>
              <w:tab/>
            </w:r>
            <w:r>
              <w:rPr>
                <w:noProof/>
                <w:webHidden/>
              </w:rPr>
              <w:fldChar w:fldCharType="begin"/>
            </w:r>
            <w:r>
              <w:rPr>
                <w:noProof/>
                <w:webHidden/>
              </w:rPr>
              <w:instrText xml:space="preserve"> PAGEREF _Toc236254877 \h </w:instrText>
            </w:r>
            <w:r>
              <w:rPr>
                <w:noProof/>
                <w:webHidden/>
              </w:rPr>
            </w:r>
            <w:r>
              <w:rPr>
                <w:noProof/>
                <w:webHidden/>
              </w:rPr>
              <w:fldChar w:fldCharType="separate"/>
            </w:r>
            <w:r>
              <w:rPr>
                <w:noProof/>
                <w:webHidden/>
              </w:rPr>
              <w:t>35</w:t>
            </w:r>
            <w:r>
              <w:rPr>
                <w:noProof/>
                <w:webHidden/>
              </w:rPr>
              <w:fldChar w:fldCharType="end"/>
            </w:r>
            <w:r w:rsidRPr="00301969">
              <w:rPr>
                <w:rStyle w:val="Hyperlink"/>
                <w:noProof/>
              </w:rPr>
              <w:fldChar w:fldCharType="end"/>
            </w:r>
          </w:ins>
        </w:p>
        <w:p w14:paraId="630E5E1E" w14:textId="017D798F" w:rsidR="00B625DB" w:rsidRDefault="00B625DB">
          <w:pPr>
            <w:pStyle w:val="TOC1"/>
            <w:rPr>
              <w:ins w:id="81" w:author="Mary Jungers" w:date="2026-07-29T22:00:00Z" w16du:dateUtc="2026-07-30T03:00:00Z"/>
              <w:rFonts w:asciiTheme="minorHAnsi" w:eastAsiaTheme="minorEastAsia" w:hAnsiTheme="minorHAnsi" w:cstheme="minorBidi"/>
              <w:noProof/>
              <w:kern w:val="2"/>
              <w14:ligatures w14:val="standardContextual"/>
            </w:rPr>
          </w:pPr>
          <w:ins w:id="82"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"_Toc236254878"</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Volume 3 – Content Modules</w:t>
            </w:r>
            <w:r>
              <w:rPr>
                <w:noProof/>
                <w:webHidden/>
              </w:rPr>
              <w:tab/>
            </w:r>
            <w:r>
              <w:rPr>
                <w:noProof/>
                <w:webHidden/>
              </w:rPr>
              <w:fldChar w:fldCharType="begin"/>
            </w:r>
            <w:r>
              <w:rPr>
                <w:noProof/>
                <w:webHidden/>
              </w:rPr>
              <w:instrText xml:space="preserve"> PAGEREF _Toc236254878 \h </w:instrText>
            </w:r>
            <w:r>
              <w:rPr>
                <w:noProof/>
                <w:webHidden/>
              </w:rPr>
            </w:r>
            <w:r>
              <w:rPr>
                <w:noProof/>
                <w:webHidden/>
              </w:rPr>
              <w:fldChar w:fldCharType="separate"/>
            </w:r>
            <w:r>
              <w:rPr>
                <w:noProof/>
                <w:webHidden/>
              </w:rPr>
              <w:t>40</w:t>
            </w:r>
            <w:r>
              <w:rPr>
                <w:noProof/>
                <w:webHidden/>
              </w:rPr>
              <w:fldChar w:fldCharType="end"/>
            </w:r>
            <w:r w:rsidRPr="00301969">
              <w:rPr>
                <w:rStyle w:val="Hyperlink"/>
                <w:noProof/>
              </w:rPr>
              <w:fldChar w:fldCharType="end"/>
            </w:r>
          </w:ins>
        </w:p>
        <w:p w14:paraId="393D8389" w14:textId="1DC07413" w:rsidR="00B625DB" w:rsidRDefault="00B625DB">
          <w:pPr>
            <w:pStyle w:val="TOC1"/>
            <w:rPr>
              <w:ins w:id="83" w:author="Mary Jungers" w:date="2026-07-29T22:00:00Z" w16du:dateUtc="2026-07-30T03:00:00Z"/>
              <w:rFonts w:asciiTheme="minorHAnsi" w:eastAsiaTheme="minorEastAsia" w:hAnsiTheme="minorHAnsi" w:cstheme="minorBidi"/>
              <w:noProof/>
              <w:kern w:val="2"/>
              <w14:ligatures w14:val="standardContextual"/>
            </w:rPr>
          </w:pPr>
          <w:ins w:id="84"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"_Toc236254879"</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4 IHE Namespaces, Concept Domains and Vocabularies</w:t>
            </w:r>
            <w:r>
              <w:rPr>
                <w:noProof/>
                <w:webHidden/>
              </w:rPr>
              <w:tab/>
            </w:r>
            <w:r>
              <w:rPr>
                <w:noProof/>
                <w:webHidden/>
              </w:rPr>
              <w:fldChar w:fldCharType="begin"/>
            </w:r>
            <w:r>
              <w:rPr>
                <w:noProof/>
                <w:webHidden/>
              </w:rPr>
              <w:instrText xml:space="preserve"> PAGEREF _Toc236254879 \h </w:instrText>
            </w:r>
            <w:r>
              <w:rPr>
                <w:noProof/>
                <w:webHidden/>
              </w:rPr>
            </w:r>
            <w:r>
              <w:rPr>
                <w:noProof/>
                <w:webHidden/>
              </w:rPr>
              <w:fldChar w:fldCharType="separate"/>
            </w:r>
            <w:r>
              <w:rPr>
                <w:noProof/>
                <w:webHidden/>
              </w:rPr>
              <w:t>41</w:t>
            </w:r>
            <w:r>
              <w:rPr>
                <w:noProof/>
                <w:webHidden/>
              </w:rPr>
              <w:fldChar w:fldCharType="end"/>
            </w:r>
            <w:r w:rsidRPr="00301969">
              <w:rPr>
                <w:rStyle w:val="Hyperlink"/>
                <w:noProof/>
              </w:rPr>
              <w:fldChar w:fldCharType="end"/>
            </w:r>
          </w:ins>
        </w:p>
        <w:p w14:paraId="07EBE20F" w14:textId="3C484AE9" w:rsidR="00B625DB" w:rsidRDefault="00B625DB">
          <w:pPr>
            <w:pStyle w:val="TOC2"/>
            <w:rPr>
              <w:ins w:id="85" w:author="Mary Jungers" w:date="2026-07-29T22:00:00Z" w16du:dateUtc="2026-07-30T03:00:00Z"/>
              <w:rFonts w:asciiTheme="minorHAnsi" w:eastAsiaTheme="minorEastAsia" w:hAnsiTheme="minorHAnsi" w:cstheme="minorBidi"/>
              <w:noProof/>
              <w:kern w:val="2"/>
              <w14:ligatures w14:val="standardContextual"/>
            </w:rPr>
          </w:pPr>
          <w:ins w:id="86"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"_Toc236254880"</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4.3 Format Codes and Vocabularies</w:t>
            </w:r>
            <w:r>
              <w:rPr>
                <w:noProof/>
                <w:webHidden/>
              </w:rPr>
              <w:tab/>
            </w:r>
            <w:r>
              <w:rPr>
                <w:noProof/>
                <w:webHidden/>
              </w:rPr>
              <w:fldChar w:fldCharType="begin"/>
            </w:r>
            <w:r>
              <w:rPr>
                <w:noProof/>
                <w:webHidden/>
              </w:rPr>
              <w:instrText xml:space="preserve"> PAGEREF _Toc236254880 \h </w:instrText>
            </w:r>
            <w:r>
              <w:rPr>
                <w:noProof/>
                <w:webHidden/>
              </w:rPr>
            </w:r>
            <w:r>
              <w:rPr>
                <w:noProof/>
                <w:webHidden/>
              </w:rPr>
              <w:fldChar w:fldCharType="separate"/>
            </w:r>
            <w:r>
              <w:rPr>
                <w:noProof/>
                <w:webHidden/>
              </w:rPr>
              <w:t>41</w:t>
            </w:r>
            <w:r>
              <w:rPr>
                <w:noProof/>
                <w:webHidden/>
              </w:rPr>
              <w:fldChar w:fldCharType="end"/>
            </w:r>
            <w:r w:rsidRPr="00301969">
              <w:rPr>
                <w:rStyle w:val="Hyperlink"/>
                <w:noProof/>
              </w:rPr>
              <w:fldChar w:fldCharType="end"/>
            </w:r>
          </w:ins>
        </w:p>
        <w:p w14:paraId="7F4C1144" w14:textId="7BEA353C" w:rsidR="00B625DB" w:rsidRDefault="00B625DB">
          <w:pPr>
            <w:pStyle w:val="TOC3"/>
            <w:rPr>
              <w:ins w:id="87" w:author="Mary Jungers" w:date="2026-07-29T22:00:00Z" w16du:dateUtc="2026-07-30T03:00:00Z"/>
              <w:rFonts w:asciiTheme="minorHAnsi" w:eastAsiaTheme="minorEastAsia" w:hAnsiTheme="minorHAnsi" w:cstheme="minorBidi"/>
              <w:noProof/>
              <w:kern w:val="2"/>
              <w14:ligatures w14:val="standardContextual"/>
            </w:rPr>
          </w:pPr>
          <w:ins w:id="88"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"_Toc236254881"</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4.3.1 IHE Format Codes</w:t>
            </w:r>
            <w:r>
              <w:rPr>
                <w:noProof/>
                <w:webHidden/>
              </w:rPr>
              <w:tab/>
            </w:r>
            <w:r>
              <w:rPr>
                <w:noProof/>
                <w:webHidden/>
              </w:rPr>
              <w:fldChar w:fldCharType="begin"/>
            </w:r>
            <w:r>
              <w:rPr>
                <w:noProof/>
                <w:webHidden/>
              </w:rPr>
              <w:instrText xml:space="preserve"> PAGEREF _Toc236254881 \h </w:instrText>
            </w:r>
            <w:r>
              <w:rPr>
                <w:noProof/>
                <w:webHidden/>
              </w:rPr>
            </w:r>
            <w:r>
              <w:rPr>
                <w:noProof/>
                <w:webHidden/>
              </w:rPr>
              <w:fldChar w:fldCharType="separate"/>
            </w:r>
            <w:r>
              <w:rPr>
                <w:noProof/>
                <w:webHidden/>
              </w:rPr>
              <w:t>41</w:t>
            </w:r>
            <w:r>
              <w:rPr>
                <w:noProof/>
                <w:webHidden/>
              </w:rPr>
              <w:fldChar w:fldCharType="end"/>
            </w:r>
            <w:r w:rsidRPr="00301969">
              <w:rPr>
                <w:rStyle w:val="Hyperlink"/>
                <w:noProof/>
              </w:rPr>
              <w:fldChar w:fldCharType="end"/>
            </w:r>
          </w:ins>
        </w:p>
        <w:p w14:paraId="243F6A45" w14:textId="716A1B48" w:rsidR="00B625DB" w:rsidRDefault="00B625DB">
          <w:pPr>
            <w:pStyle w:val="TOC2"/>
            <w:rPr>
              <w:ins w:id="89" w:author="Mary Jungers" w:date="2026-07-29T22:00:00Z" w16du:dateUtc="2026-07-30T03:00:00Z"/>
              <w:rFonts w:asciiTheme="minorHAnsi" w:eastAsiaTheme="minorEastAsia" w:hAnsiTheme="minorHAnsi" w:cstheme="minorBidi"/>
              <w:noProof/>
              <w:kern w:val="2"/>
              <w14:ligatures w14:val="standardContextual"/>
            </w:rPr>
          </w:pPr>
          <w:ins w:id="90" w:author="Mary Jungers" w:date="2026-07-29T22:00:00Z" w16du:dateUtc="2026-07-30T03:00:00Z">
            <w:r w:rsidRPr="00301969">
              <w:rPr>
                <w:rStyle w:val="Hyperlink"/>
                <w:noProof/>
              </w:rPr>
              <w:lastRenderedPageBreak/>
              <w:fldChar w:fldCharType="begin"/>
            </w:r>
            <w:r w:rsidRPr="00301969">
              <w:rPr>
                <w:rStyle w:val="Hyperlink"/>
                <w:noProof/>
              </w:rPr>
              <w:instrText xml:space="preserve"> </w:instrText>
            </w:r>
            <w:r>
              <w:rPr>
                <w:noProof/>
              </w:rPr>
              <w:instrText>HYPERLINK \l "_Toc236254882"</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6.X MADO Imaging Study Manifest</w:t>
            </w:r>
            <w:r>
              <w:rPr>
                <w:noProof/>
                <w:webHidden/>
              </w:rPr>
              <w:tab/>
            </w:r>
            <w:r>
              <w:rPr>
                <w:noProof/>
                <w:webHidden/>
              </w:rPr>
              <w:fldChar w:fldCharType="begin"/>
            </w:r>
            <w:r>
              <w:rPr>
                <w:noProof/>
                <w:webHidden/>
              </w:rPr>
              <w:instrText xml:space="preserve"> PAGEREF _Toc236254882 \h </w:instrText>
            </w:r>
            <w:r>
              <w:rPr>
                <w:noProof/>
                <w:webHidden/>
              </w:rPr>
            </w:r>
            <w:r>
              <w:rPr>
                <w:noProof/>
                <w:webHidden/>
              </w:rPr>
              <w:fldChar w:fldCharType="separate"/>
            </w:r>
            <w:r>
              <w:rPr>
                <w:noProof/>
                <w:webHidden/>
              </w:rPr>
              <w:t>41</w:t>
            </w:r>
            <w:r>
              <w:rPr>
                <w:noProof/>
                <w:webHidden/>
              </w:rPr>
              <w:fldChar w:fldCharType="end"/>
            </w:r>
            <w:r w:rsidRPr="00301969">
              <w:rPr>
                <w:rStyle w:val="Hyperlink"/>
                <w:noProof/>
              </w:rPr>
              <w:fldChar w:fldCharType="end"/>
            </w:r>
          </w:ins>
        </w:p>
        <w:p w14:paraId="2FDCA99E" w14:textId="03048412" w:rsidR="00B625DB" w:rsidRDefault="00B625DB">
          <w:pPr>
            <w:pStyle w:val="TOC3"/>
            <w:tabs>
              <w:tab w:val="left" w:pos="1584"/>
            </w:tabs>
            <w:rPr>
              <w:ins w:id="91" w:author="Mary Jungers" w:date="2026-07-29T22:00:00Z" w16du:dateUtc="2026-07-30T03:00:00Z"/>
              <w:rFonts w:asciiTheme="minorHAnsi" w:eastAsiaTheme="minorEastAsia" w:hAnsiTheme="minorHAnsi" w:cstheme="minorBidi"/>
              <w:noProof/>
              <w:kern w:val="2"/>
              <w14:ligatures w14:val="standardContextual"/>
            </w:rPr>
          </w:pPr>
          <w:ins w:id="92"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"_Toc236254883"</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6.X.1</w:t>
            </w:r>
            <w:r>
              <w:rPr>
                <w:rFonts w:asciiTheme="minorHAnsi" w:eastAsiaTheme="minorEastAsia" w:hAnsiTheme="minorHAnsi" w:cstheme="minorBidi"/>
                <w:noProof/>
                <w:kern w:val="2"/>
                <w14:ligatures w14:val="standardContextual"/>
              </w:rPr>
              <w:tab/>
            </w:r>
            <w:r w:rsidRPr="00301969">
              <w:rPr>
                <w:rStyle w:val="Hyperlink"/>
                <w:noProof/>
              </w:rPr>
              <w:t>Scope</w:t>
            </w:r>
            <w:r>
              <w:rPr>
                <w:noProof/>
                <w:webHidden/>
              </w:rPr>
              <w:tab/>
            </w:r>
            <w:r>
              <w:rPr>
                <w:noProof/>
                <w:webHidden/>
              </w:rPr>
              <w:fldChar w:fldCharType="begin"/>
            </w:r>
            <w:r>
              <w:rPr>
                <w:noProof/>
                <w:webHidden/>
              </w:rPr>
              <w:instrText xml:space="preserve"> PAGEREF _Toc236254883 \h </w:instrText>
            </w:r>
            <w:r>
              <w:rPr>
                <w:noProof/>
                <w:webHidden/>
              </w:rPr>
            </w:r>
            <w:r>
              <w:rPr>
                <w:noProof/>
                <w:webHidden/>
              </w:rPr>
              <w:fldChar w:fldCharType="separate"/>
            </w:r>
            <w:r>
              <w:rPr>
                <w:noProof/>
                <w:webHidden/>
              </w:rPr>
              <w:t>41</w:t>
            </w:r>
            <w:r>
              <w:rPr>
                <w:noProof/>
                <w:webHidden/>
              </w:rPr>
              <w:fldChar w:fldCharType="end"/>
            </w:r>
            <w:r w:rsidRPr="00301969">
              <w:rPr>
                <w:rStyle w:val="Hyperlink"/>
                <w:noProof/>
              </w:rPr>
              <w:fldChar w:fldCharType="end"/>
            </w:r>
          </w:ins>
        </w:p>
        <w:p w14:paraId="3F63CFFD" w14:textId="68C63D41" w:rsidR="00B625DB" w:rsidRDefault="00B625DB">
          <w:pPr>
            <w:pStyle w:val="TOC3"/>
            <w:rPr>
              <w:ins w:id="93" w:author="Mary Jungers" w:date="2026-07-29T22:00:00Z" w16du:dateUtc="2026-07-30T03:00:00Z"/>
              <w:rFonts w:asciiTheme="minorHAnsi" w:eastAsiaTheme="minorEastAsia" w:hAnsiTheme="minorHAnsi" w:cstheme="minorBidi"/>
              <w:noProof/>
              <w:kern w:val="2"/>
              <w14:ligatures w14:val="standardContextual"/>
            </w:rPr>
          </w:pPr>
          <w:ins w:id="94"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"_Toc236254884"</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6.X.2 DICOM KOS-Based Imaging Study Content Definition</w:t>
            </w:r>
            <w:r>
              <w:rPr>
                <w:noProof/>
                <w:webHidden/>
              </w:rPr>
              <w:tab/>
            </w:r>
            <w:r>
              <w:rPr>
                <w:noProof/>
                <w:webHidden/>
              </w:rPr>
              <w:fldChar w:fldCharType="begin"/>
            </w:r>
            <w:r>
              <w:rPr>
                <w:noProof/>
                <w:webHidden/>
              </w:rPr>
              <w:instrText xml:space="preserve"> PAGEREF _Toc236254884 \h </w:instrText>
            </w:r>
            <w:r>
              <w:rPr>
                <w:noProof/>
                <w:webHidden/>
              </w:rPr>
            </w:r>
            <w:r>
              <w:rPr>
                <w:noProof/>
                <w:webHidden/>
              </w:rPr>
              <w:fldChar w:fldCharType="separate"/>
            </w:r>
            <w:r>
              <w:rPr>
                <w:noProof/>
                <w:webHidden/>
              </w:rPr>
              <w:t>42</w:t>
            </w:r>
            <w:r>
              <w:rPr>
                <w:noProof/>
                <w:webHidden/>
              </w:rPr>
              <w:fldChar w:fldCharType="end"/>
            </w:r>
            <w:r w:rsidRPr="00301969">
              <w:rPr>
                <w:rStyle w:val="Hyperlink"/>
                <w:noProof/>
              </w:rPr>
              <w:fldChar w:fldCharType="end"/>
            </w:r>
          </w:ins>
        </w:p>
        <w:p w14:paraId="732F0296" w14:textId="726B45C5" w:rsidR="00B625DB" w:rsidRDefault="00B625DB">
          <w:pPr>
            <w:pStyle w:val="TOC3"/>
            <w:rPr>
              <w:ins w:id="95" w:author="Mary Jungers" w:date="2026-07-29T22:00:00Z" w16du:dateUtc="2026-07-30T03:00:00Z"/>
              <w:rFonts w:asciiTheme="minorHAnsi" w:eastAsiaTheme="minorEastAsia" w:hAnsiTheme="minorHAnsi" w:cstheme="minorBidi"/>
              <w:noProof/>
              <w:kern w:val="2"/>
              <w14:ligatures w14:val="standardContextual"/>
            </w:rPr>
          </w:pPr>
          <w:ins w:id="96"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"_Toc236254885"</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6.X.3 HL7 FHIR Based Imaging Study Manifest Content Definitions</w:t>
            </w:r>
            <w:r>
              <w:rPr>
                <w:noProof/>
                <w:webHidden/>
              </w:rPr>
              <w:tab/>
            </w:r>
            <w:r>
              <w:rPr>
                <w:noProof/>
                <w:webHidden/>
              </w:rPr>
              <w:fldChar w:fldCharType="begin"/>
            </w:r>
            <w:r>
              <w:rPr>
                <w:noProof/>
                <w:webHidden/>
              </w:rPr>
              <w:instrText xml:space="preserve"> PAGEREF _Toc236254885 \h </w:instrText>
            </w:r>
            <w:r>
              <w:rPr>
                <w:noProof/>
                <w:webHidden/>
              </w:rPr>
            </w:r>
            <w:r>
              <w:rPr>
                <w:noProof/>
                <w:webHidden/>
              </w:rPr>
              <w:fldChar w:fldCharType="separate"/>
            </w:r>
            <w:r>
              <w:rPr>
                <w:noProof/>
                <w:webHidden/>
              </w:rPr>
              <w:t>57</w:t>
            </w:r>
            <w:r>
              <w:rPr>
                <w:noProof/>
                <w:webHidden/>
              </w:rPr>
              <w:fldChar w:fldCharType="end"/>
            </w:r>
            <w:r w:rsidRPr="00301969">
              <w:rPr>
                <w:rStyle w:val="Hyperlink"/>
                <w:noProof/>
              </w:rPr>
              <w:fldChar w:fldCharType="end"/>
            </w:r>
          </w:ins>
        </w:p>
        <w:p w14:paraId="6D8320FC" w14:textId="4B0F2620" w:rsidR="00B625DB" w:rsidRDefault="00B625DB">
          <w:pPr>
            <w:pStyle w:val="TOC3"/>
            <w:rPr>
              <w:ins w:id="97" w:author="Mary Jungers" w:date="2026-07-29T22:00:00Z" w16du:dateUtc="2026-07-30T03:00:00Z"/>
              <w:rFonts w:asciiTheme="minorHAnsi" w:eastAsiaTheme="minorEastAsia" w:hAnsiTheme="minorHAnsi" w:cstheme="minorBidi"/>
              <w:noProof/>
              <w:kern w:val="2"/>
              <w14:ligatures w14:val="standardContextual"/>
            </w:rPr>
          </w:pPr>
          <w:ins w:id="98"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"_Toc236254886"</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6.X.4 MHD Envelope Content Definitions</w:t>
            </w:r>
            <w:r>
              <w:rPr>
                <w:noProof/>
                <w:webHidden/>
              </w:rPr>
              <w:tab/>
            </w:r>
            <w:r>
              <w:rPr>
                <w:noProof/>
                <w:webHidden/>
              </w:rPr>
              <w:fldChar w:fldCharType="begin"/>
            </w:r>
            <w:r>
              <w:rPr>
                <w:noProof/>
                <w:webHidden/>
              </w:rPr>
              <w:instrText xml:space="preserve"> PAGEREF _Toc236254886 \h </w:instrText>
            </w:r>
            <w:r>
              <w:rPr>
                <w:noProof/>
                <w:webHidden/>
              </w:rPr>
            </w:r>
            <w:r>
              <w:rPr>
                <w:noProof/>
                <w:webHidden/>
              </w:rPr>
              <w:fldChar w:fldCharType="separate"/>
            </w:r>
            <w:r>
              <w:rPr>
                <w:noProof/>
                <w:webHidden/>
              </w:rPr>
              <w:t>58</w:t>
            </w:r>
            <w:r>
              <w:rPr>
                <w:noProof/>
                <w:webHidden/>
              </w:rPr>
              <w:fldChar w:fldCharType="end"/>
            </w:r>
            <w:r w:rsidRPr="00301969">
              <w:rPr>
                <w:rStyle w:val="Hyperlink"/>
                <w:noProof/>
              </w:rPr>
              <w:fldChar w:fldCharType="end"/>
            </w:r>
          </w:ins>
        </w:p>
        <w:p w14:paraId="5A956459" w14:textId="07BEC4FC" w:rsidR="00B625DB" w:rsidRDefault="00B625DB">
          <w:pPr>
            <w:pStyle w:val="TOC3"/>
            <w:rPr>
              <w:ins w:id="99" w:author="Mary Jungers" w:date="2026-07-29T22:00:00Z" w16du:dateUtc="2026-07-30T03:00:00Z"/>
              <w:rFonts w:asciiTheme="minorHAnsi" w:eastAsiaTheme="minorEastAsia" w:hAnsiTheme="minorHAnsi" w:cstheme="minorBidi"/>
              <w:noProof/>
              <w:kern w:val="2"/>
              <w14:ligatures w14:val="standardContextual"/>
            </w:rPr>
          </w:pPr>
          <w:ins w:id="100"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"_Toc236254887"</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6.X.5 DICOM – FHIR Format Mapping Specification</w:t>
            </w:r>
            <w:r>
              <w:rPr>
                <w:noProof/>
                <w:webHidden/>
              </w:rPr>
              <w:tab/>
            </w:r>
            <w:r>
              <w:rPr>
                <w:noProof/>
                <w:webHidden/>
              </w:rPr>
              <w:fldChar w:fldCharType="begin"/>
            </w:r>
            <w:r>
              <w:rPr>
                <w:noProof/>
                <w:webHidden/>
              </w:rPr>
              <w:instrText xml:space="preserve"> PAGEREF _Toc236254887 \h </w:instrText>
            </w:r>
            <w:r>
              <w:rPr>
                <w:noProof/>
                <w:webHidden/>
              </w:rPr>
            </w:r>
            <w:r>
              <w:rPr>
                <w:noProof/>
                <w:webHidden/>
              </w:rPr>
              <w:fldChar w:fldCharType="separate"/>
            </w:r>
            <w:r>
              <w:rPr>
                <w:noProof/>
                <w:webHidden/>
              </w:rPr>
              <w:t>58</w:t>
            </w:r>
            <w:r>
              <w:rPr>
                <w:noProof/>
                <w:webHidden/>
              </w:rPr>
              <w:fldChar w:fldCharType="end"/>
            </w:r>
            <w:r w:rsidRPr="00301969">
              <w:rPr>
                <w:rStyle w:val="Hyperlink"/>
                <w:noProof/>
              </w:rPr>
              <w:fldChar w:fldCharType="end"/>
            </w:r>
          </w:ins>
        </w:p>
        <w:p w14:paraId="30378D77" w14:textId="1F1912EB" w:rsidR="00B625DB" w:rsidRDefault="00B625DB">
          <w:pPr>
            <w:pStyle w:val="TOC3"/>
            <w:rPr>
              <w:ins w:id="101" w:author="Mary Jungers" w:date="2026-07-29T22:00:00Z" w16du:dateUtc="2026-07-30T03:00:00Z"/>
              <w:rFonts w:asciiTheme="minorHAnsi" w:eastAsiaTheme="minorEastAsia" w:hAnsiTheme="minorHAnsi" w:cstheme="minorBidi"/>
              <w:noProof/>
              <w:kern w:val="2"/>
              <w14:ligatures w14:val="standardContextual"/>
            </w:rPr>
          </w:pPr>
          <w:ins w:id="102"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"_Toc236254888"</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6.X.6 Imaging Study Manifest Search Metadata</w:t>
            </w:r>
            <w:r>
              <w:rPr>
                <w:noProof/>
                <w:webHidden/>
              </w:rPr>
              <w:tab/>
            </w:r>
            <w:r>
              <w:rPr>
                <w:noProof/>
                <w:webHidden/>
              </w:rPr>
              <w:fldChar w:fldCharType="begin"/>
            </w:r>
            <w:r>
              <w:rPr>
                <w:noProof/>
                <w:webHidden/>
              </w:rPr>
              <w:instrText xml:space="preserve"> PAGEREF _Toc236254888 \h </w:instrText>
            </w:r>
            <w:r>
              <w:rPr>
                <w:noProof/>
                <w:webHidden/>
              </w:rPr>
            </w:r>
            <w:r>
              <w:rPr>
                <w:noProof/>
                <w:webHidden/>
              </w:rPr>
              <w:fldChar w:fldCharType="separate"/>
            </w:r>
            <w:r>
              <w:rPr>
                <w:noProof/>
                <w:webHidden/>
              </w:rPr>
              <w:t>58</w:t>
            </w:r>
            <w:r>
              <w:rPr>
                <w:noProof/>
                <w:webHidden/>
              </w:rPr>
              <w:fldChar w:fldCharType="end"/>
            </w:r>
            <w:r w:rsidRPr="00301969">
              <w:rPr>
                <w:rStyle w:val="Hyperlink"/>
                <w:noProof/>
              </w:rPr>
              <w:fldChar w:fldCharType="end"/>
            </w:r>
          </w:ins>
        </w:p>
        <w:p w14:paraId="5E3ACD9E" w14:textId="750246B7" w:rsidR="00B625DB" w:rsidRDefault="00B625DB">
          <w:pPr>
            <w:pStyle w:val="TOC1"/>
            <w:rPr>
              <w:ins w:id="103" w:author="Mary Jungers" w:date="2026-07-29T22:00:00Z" w16du:dateUtc="2026-07-30T03:00:00Z"/>
              <w:rFonts w:asciiTheme="minorHAnsi" w:eastAsiaTheme="minorEastAsia" w:hAnsiTheme="minorHAnsi" w:cstheme="minorBidi"/>
              <w:noProof/>
              <w:kern w:val="2"/>
              <w14:ligatures w14:val="standardContextual"/>
            </w:rPr>
          </w:pPr>
          <w:ins w:id="104"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"_Toc236254889"</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rFonts w:eastAsia="Arial"/>
                <w:noProof/>
              </w:rPr>
              <w:t>Appendices to Volume 3</w:t>
            </w:r>
            <w:r>
              <w:rPr>
                <w:noProof/>
                <w:webHidden/>
              </w:rPr>
              <w:tab/>
            </w:r>
            <w:r>
              <w:rPr>
                <w:noProof/>
                <w:webHidden/>
              </w:rPr>
              <w:fldChar w:fldCharType="begin"/>
            </w:r>
            <w:r>
              <w:rPr>
                <w:noProof/>
                <w:webHidden/>
              </w:rPr>
              <w:instrText xml:space="preserve"> PAGEREF _Toc236254889 \h </w:instrText>
            </w:r>
            <w:r>
              <w:rPr>
                <w:noProof/>
                <w:webHidden/>
              </w:rPr>
            </w:r>
            <w:r>
              <w:rPr>
                <w:noProof/>
                <w:webHidden/>
              </w:rPr>
              <w:fldChar w:fldCharType="separate"/>
            </w:r>
            <w:r>
              <w:rPr>
                <w:noProof/>
                <w:webHidden/>
              </w:rPr>
              <w:t>63</w:t>
            </w:r>
            <w:r>
              <w:rPr>
                <w:noProof/>
                <w:webHidden/>
              </w:rPr>
              <w:fldChar w:fldCharType="end"/>
            </w:r>
            <w:r w:rsidRPr="00301969">
              <w:rPr>
                <w:rStyle w:val="Hyperlink"/>
                <w:noProof/>
              </w:rPr>
              <w:fldChar w:fldCharType="end"/>
            </w:r>
          </w:ins>
        </w:p>
        <w:p w14:paraId="10EF19DE" w14:textId="3CC2FB03" w:rsidR="00B625DB" w:rsidRDefault="00B625DB">
          <w:pPr>
            <w:pStyle w:val="TOC1"/>
            <w:rPr>
              <w:ins w:id="105" w:author="Mary Jungers" w:date="2026-07-29T22:00:00Z" w16du:dateUtc="2026-07-30T03:00:00Z"/>
              <w:rFonts w:asciiTheme="minorHAnsi" w:eastAsiaTheme="minorEastAsia" w:hAnsiTheme="minorHAnsi" w:cstheme="minorBidi"/>
              <w:noProof/>
              <w:kern w:val="2"/>
              <w14:ligatures w14:val="standardContextual"/>
            </w:rPr>
          </w:pPr>
          <w:ins w:id="106" w:author="Mary Jungers" w:date="2026-07-29T22:00:00Z" w16du:dateUtc="2026-07-30T03:00:00Z">
            <w:r w:rsidRPr="00301969">
              <w:rPr>
                <w:rStyle w:val="Hyperlink"/>
                <w:noProof/>
              </w:rPr>
              <w:fldChar w:fldCharType="begin"/>
            </w:r>
            <w:r w:rsidRPr="00301969">
              <w:rPr>
                <w:rStyle w:val="Hyperlink"/>
                <w:noProof/>
              </w:rPr>
              <w:instrText xml:space="preserve"> </w:instrText>
            </w:r>
            <w:r>
              <w:rPr>
                <w:noProof/>
              </w:rPr>
              <w:instrText>HYPERLINK \l "_Toc236254890"</w:instrText>
            </w:r>
            <w:r w:rsidRPr="00301969">
              <w:rPr>
                <w:rStyle w:val="Hyperlink"/>
                <w:noProof/>
              </w:rPr>
              <w:instrText xml:space="preserve"> </w:instrText>
            </w:r>
            <w:r w:rsidRPr="00301969">
              <w:rPr>
                <w:rStyle w:val="Hyperlink"/>
                <w:noProof/>
              </w:rPr>
            </w:r>
            <w:r w:rsidRPr="00301969">
              <w:rPr>
                <w:rStyle w:val="Hyperlink"/>
                <w:noProof/>
              </w:rPr>
              <w:fldChar w:fldCharType="separate"/>
            </w:r>
            <w:r w:rsidRPr="00301969">
              <w:rPr>
                <w:rStyle w:val="Hyperlink"/>
                <w:noProof/>
              </w:rPr>
              <w:t>Appendix A – Mapping of MADO Search Parameters to MHD and XDS.b Metadata</w:t>
            </w:r>
            <w:r>
              <w:rPr>
                <w:noProof/>
                <w:webHidden/>
              </w:rPr>
              <w:tab/>
            </w:r>
            <w:r>
              <w:rPr>
                <w:noProof/>
                <w:webHidden/>
              </w:rPr>
              <w:fldChar w:fldCharType="begin"/>
            </w:r>
            <w:r>
              <w:rPr>
                <w:noProof/>
                <w:webHidden/>
              </w:rPr>
              <w:instrText xml:space="preserve"> PAGEREF _Toc236254890 \h </w:instrText>
            </w:r>
            <w:r>
              <w:rPr>
                <w:noProof/>
                <w:webHidden/>
              </w:rPr>
            </w:r>
            <w:r>
              <w:rPr>
                <w:noProof/>
                <w:webHidden/>
              </w:rPr>
              <w:fldChar w:fldCharType="separate"/>
            </w:r>
            <w:r>
              <w:rPr>
                <w:noProof/>
                <w:webHidden/>
              </w:rPr>
              <w:t>64</w:t>
            </w:r>
            <w:r>
              <w:rPr>
                <w:noProof/>
                <w:webHidden/>
              </w:rPr>
              <w:fldChar w:fldCharType="end"/>
            </w:r>
            <w:r w:rsidRPr="00301969">
              <w:rPr>
                <w:rStyle w:val="Hyperlink"/>
                <w:noProof/>
              </w:rPr>
              <w:fldChar w:fldCharType="end"/>
            </w:r>
          </w:ins>
        </w:p>
        <w:p w14:paraId="54406B25" w14:textId="3FC0099A" w:rsidR="003411F7" w:rsidRPr="0089691F" w:rsidDel="00B625DB" w:rsidRDefault="003411F7">
          <w:pPr>
            <w:pStyle w:val="TOC1"/>
            <w:rPr>
              <w:del w:id="107" w:author="Mary Jungers" w:date="2026-07-29T22:00:00Z" w16du:dateUtc="2026-07-30T03:00:00Z"/>
              <w:rFonts w:asciiTheme="minorHAnsi" w:eastAsiaTheme="minorEastAsia" w:hAnsiTheme="minorHAnsi" w:cstheme="minorBidi"/>
              <w:noProof/>
              <w:kern w:val="2"/>
              <w14:ligatures w14:val="standardContextual"/>
            </w:rPr>
          </w:pPr>
          <w:del w:id="108" w:author="Mary Jungers" w:date="2026-07-29T22:00:00Z" w16du:dateUtc="2026-07-30T03:00:00Z">
            <w:r w:rsidRPr="00B625DB" w:rsidDel="00B625DB">
              <w:rPr>
                <w:bCs/>
                <w:noProof/>
                <w:rPrChange w:id="109" w:author="Mary Jungers" w:date="2026-07-29T22:00:00Z" w16du:dateUtc="2026-07-30T03:00:00Z">
                  <w:rPr>
                    <w:rStyle w:val="Hyperlink"/>
                    <w:bCs/>
                  </w:rPr>
                </w:rPrChange>
              </w:rPr>
              <w:delText>Introduction to This Supplement</w:delText>
            </w:r>
            <w:r w:rsidRPr="0089691F" w:rsidDel="00B625DB">
              <w:rPr>
                <w:noProof/>
                <w:webHidden/>
              </w:rPr>
              <w:tab/>
              <w:delText>5</w:delText>
            </w:r>
          </w:del>
        </w:p>
        <w:p w14:paraId="465B4089" w14:textId="241B202A" w:rsidR="003411F7" w:rsidRPr="0089691F" w:rsidDel="00B625DB" w:rsidRDefault="003411F7">
          <w:pPr>
            <w:pStyle w:val="TOC2"/>
            <w:rPr>
              <w:del w:id="110" w:author="Mary Jungers" w:date="2026-07-29T22:00:00Z" w16du:dateUtc="2026-07-30T03:00:00Z"/>
              <w:rFonts w:asciiTheme="minorHAnsi" w:eastAsiaTheme="minorEastAsia" w:hAnsiTheme="minorHAnsi" w:cstheme="minorBidi"/>
              <w:noProof/>
              <w:kern w:val="2"/>
              <w14:ligatures w14:val="standardContextual"/>
            </w:rPr>
          </w:pPr>
          <w:del w:id="111" w:author="Mary Jungers" w:date="2026-07-29T22:00:00Z" w16du:dateUtc="2026-07-30T03:00:00Z">
            <w:r w:rsidRPr="00B625DB" w:rsidDel="00B625DB">
              <w:rPr>
                <w:noProof/>
                <w:rPrChange w:id="112" w:author="Mary Jungers" w:date="2026-07-29T22:00:00Z" w16du:dateUtc="2026-07-30T03:00:00Z">
                  <w:rPr>
                    <w:rStyle w:val="Hyperlink"/>
                  </w:rPr>
                </w:rPrChange>
              </w:rPr>
              <w:delText>Open Issues and Questions</w:delText>
            </w:r>
            <w:r w:rsidRPr="0089691F" w:rsidDel="00B625DB">
              <w:rPr>
                <w:noProof/>
                <w:webHidden/>
              </w:rPr>
              <w:tab/>
              <w:delText>7</w:delText>
            </w:r>
          </w:del>
        </w:p>
        <w:p w14:paraId="35C7964C" w14:textId="6FD51856" w:rsidR="003411F7" w:rsidRPr="0089691F" w:rsidDel="00B625DB" w:rsidRDefault="003411F7">
          <w:pPr>
            <w:pStyle w:val="TOC2"/>
            <w:rPr>
              <w:del w:id="113" w:author="Mary Jungers" w:date="2026-07-29T22:00:00Z" w16du:dateUtc="2026-07-30T03:00:00Z"/>
              <w:rFonts w:asciiTheme="minorHAnsi" w:eastAsiaTheme="minorEastAsia" w:hAnsiTheme="minorHAnsi" w:cstheme="minorBidi"/>
              <w:noProof/>
              <w:kern w:val="2"/>
              <w14:ligatures w14:val="standardContextual"/>
            </w:rPr>
          </w:pPr>
          <w:del w:id="114" w:author="Mary Jungers" w:date="2026-07-29T22:00:00Z" w16du:dateUtc="2026-07-30T03:00:00Z">
            <w:r w:rsidRPr="00B625DB" w:rsidDel="00B625DB">
              <w:rPr>
                <w:noProof/>
                <w:rPrChange w:id="115" w:author="Mary Jungers" w:date="2026-07-29T22:00:00Z" w16du:dateUtc="2026-07-30T03:00:00Z">
                  <w:rPr>
                    <w:rStyle w:val="Hyperlink"/>
                  </w:rPr>
                </w:rPrChange>
              </w:rPr>
              <w:delText>Closed Issues</w:delText>
            </w:r>
            <w:r w:rsidRPr="0089691F" w:rsidDel="00B625DB">
              <w:rPr>
                <w:noProof/>
                <w:webHidden/>
              </w:rPr>
              <w:tab/>
              <w:delText>7</w:delText>
            </w:r>
          </w:del>
        </w:p>
        <w:p w14:paraId="44DDA2DF" w14:textId="7E879824" w:rsidR="003411F7" w:rsidRPr="0089691F" w:rsidDel="00B625DB" w:rsidRDefault="003411F7">
          <w:pPr>
            <w:pStyle w:val="TOC1"/>
            <w:rPr>
              <w:del w:id="116" w:author="Mary Jungers" w:date="2026-07-29T22:00:00Z" w16du:dateUtc="2026-07-30T03:00:00Z"/>
              <w:rFonts w:asciiTheme="minorHAnsi" w:eastAsiaTheme="minorEastAsia" w:hAnsiTheme="minorHAnsi" w:cstheme="minorBidi"/>
              <w:noProof/>
              <w:kern w:val="2"/>
              <w14:ligatures w14:val="standardContextual"/>
            </w:rPr>
          </w:pPr>
          <w:del w:id="117" w:author="Mary Jungers" w:date="2026-07-29T22:00:00Z" w16du:dateUtc="2026-07-30T03:00:00Z">
            <w:r w:rsidRPr="00B625DB" w:rsidDel="00B625DB">
              <w:rPr>
                <w:noProof/>
                <w:rPrChange w:id="118" w:author="Mary Jungers" w:date="2026-07-29T22:00:00Z" w16du:dateUtc="2026-07-30T03:00:00Z">
                  <w:rPr>
                    <w:rStyle w:val="Hyperlink"/>
                  </w:rPr>
                </w:rPrChange>
              </w:rPr>
              <w:delText>IHE Technical Frameworks General Introduction</w:delText>
            </w:r>
            <w:r w:rsidRPr="0089691F" w:rsidDel="00B625DB">
              <w:rPr>
                <w:noProof/>
                <w:webHidden/>
              </w:rPr>
              <w:tab/>
              <w:delText>8</w:delText>
            </w:r>
          </w:del>
        </w:p>
        <w:p w14:paraId="05BE26DF" w14:textId="4992DD07" w:rsidR="003411F7" w:rsidRPr="0089691F" w:rsidDel="00B625DB" w:rsidRDefault="003411F7">
          <w:pPr>
            <w:pStyle w:val="TOC1"/>
            <w:rPr>
              <w:del w:id="119" w:author="Mary Jungers" w:date="2026-07-29T22:00:00Z" w16du:dateUtc="2026-07-30T03:00:00Z"/>
              <w:rFonts w:asciiTheme="minorHAnsi" w:eastAsiaTheme="minorEastAsia" w:hAnsiTheme="minorHAnsi" w:cstheme="minorBidi"/>
              <w:noProof/>
              <w:kern w:val="2"/>
              <w14:ligatures w14:val="standardContextual"/>
            </w:rPr>
          </w:pPr>
          <w:del w:id="120" w:author="Mary Jungers" w:date="2026-07-29T22:00:00Z" w16du:dateUtc="2026-07-30T03:00:00Z">
            <w:r w:rsidRPr="00B625DB" w:rsidDel="00B625DB">
              <w:rPr>
                <w:noProof/>
                <w:rPrChange w:id="121" w:author="Mary Jungers" w:date="2026-07-29T22:00:00Z" w16du:dateUtc="2026-07-30T03:00:00Z">
                  <w:rPr>
                    <w:rStyle w:val="Hyperlink"/>
                  </w:rPr>
                </w:rPrChange>
              </w:rPr>
              <w:delText>9</w:delText>
            </w:r>
            <w:r w:rsidRPr="0089691F" w:rsidDel="00B625DB">
              <w:rPr>
                <w:rFonts w:asciiTheme="minorHAnsi" w:eastAsiaTheme="minorEastAsia" w:hAnsiTheme="minorHAnsi" w:cstheme="minorBidi"/>
                <w:noProof/>
                <w:kern w:val="2"/>
                <w14:ligatures w14:val="standardContextual"/>
              </w:rPr>
              <w:tab/>
            </w:r>
            <w:r w:rsidRPr="00B625DB" w:rsidDel="00B625DB">
              <w:rPr>
                <w:noProof/>
                <w:rPrChange w:id="122" w:author="Mary Jungers" w:date="2026-07-29T22:00:00Z" w16du:dateUtc="2026-07-30T03:00:00Z">
                  <w:rPr>
                    <w:rStyle w:val="Hyperlink"/>
                  </w:rPr>
                </w:rPrChange>
              </w:rPr>
              <w:delText>Copyright Licenses</w:delText>
            </w:r>
            <w:r w:rsidRPr="0089691F" w:rsidDel="00B625DB">
              <w:rPr>
                <w:noProof/>
                <w:webHidden/>
              </w:rPr>
              <w:tab/>
              <w:delText>8</w:delText>
            </w:r>
          </w:del>
        </w:p>
        <w:p w14:paraId="6AE5F507" w14:textId="362A87A7" w:rsidR="003411F7" w:rsidRPr="0089691F" w:rsidDel="00B625DB" w:rsidRDefault="003411F7">
          <w:pPr>
            <w:pStyle w:val="TOC1"/>
            <w:rPr>
              <w:del w:id="123" w:author="Mary Jungers" w:date="2026-07-29T22:00:00Z" w16du:dateUtc="2026-07-30T03:00:00Z"/>
              <w:rFonts w:asciiTheme="minorHAnsi" w:eastAsiaTheme="minorEastAsia" w:hAnsiTheme="minorHAnsi" w:cstheme="minorBidi"/>
              <w:noProof/>
              <w:kern w:val="2"/>
              <w14:ligatures w14:val="standardContextual"/>
            </w:rPr>
          </w:pPr>
          <w:del w:id="124" w:author="Mary Jungers" w:date="2026-07-29T22:00:00Z" w16du:dateUtc="2026-07-30T03:00:00Z">
            <w:r w:rsidRPr="00B625DB" w:rsidDel="00B625DB">
              <w:rPr>
                <w:noProof/>
                <w:rPrChange w:id="125" w:author="Mary Jungers" w:date="2026-07-29T22:00:00Z" w16du:dateUtc="2026-07-30T03:00:00Z">
                  <w:rPr>
                    <w:rStyle w:val="Hyperlink"/>
                  </w:rPr>
                </w:rPrChange>
              </w:rPr>
              <w:delText>10</w:delText>
            </w:r>
            <w:r w:rsidRPr="0089691F" w:rsidDel="00B625DB">
              <w:rPr>
                <w:rFonts w:asciiTheme="minorHAnsi" w:eastAsiaTheme="minorEastAsia" w:hAnsiTheme="minorHAnsi" w:cstheme="minorBidi"/>
                <w:noProof/>
                <w:kern w:val="2"/>
                <w14:ligatures w14:val="standardContextual"/>
              </w:rPr>
              <w:tab/>
            </w:r>
            <w:r w:rsidRPr="00B625DB" w:rsidDel="00B625DB">
              <w:rPr>
                <w:noProof/>
                <w:rPrChange w:id="126" w:author="Mary Jungers" w:date="2026-07-29T22:00:00Z" w16du:dateUtc="2026-07-30T03:00:00Z">
                  <w:rPr>
                    <w:rStyle w:val="Hyperlink"/>
                  </w:rPr>
                </w:rPrChange>
              </w:rPr>
              <w:delText>Trademark</w:delText>
            </w:r>
            <w:r w:rsidRPr="0089691F" w:rsidDel="00B625DB">
              <w:rPr>
                <w:noProof/>
                <w:webHidden/>
              </w:rPr>
              <w:tab/>
              <w:delText>8</w:delText>
            </w:r>
          </w:del>
        </w:p>
        <w:p w14:paraId="12F5FA58" w14:textId="09AB8B33" w:rsidR="003411F7" w:rsidRPr="0089691F" w:rsidDel="00B625DB" w:rsidRDefault="003411F7">
          <w:pPr>
            <w:pStyle w:val="TOC1"/>
            <w:rPr>
              <w:del w:id="127" w:author="Mary Jungers" w:date="2026-07-29T22:00:00Z" w16du:dateUtc="2026-07-30T03:00:00Z"/>
              <w:rFonts w:asciiTheme="minorHAnsi" w:eastAsiaTheme="minorEastAsia" w:hAnsiTheme="minorHAnsi" w:cstheme="minorBidi"/>
              <w:noProof/>
              <w:kern w:val="2"/>
              <w14:ligatures w14:val="standardContextual"/>
            </w:rPr>
          </w:pPr>
          <w:del w:id="128" w:author="Mary Jungers" w:date="2026-07-29T22:00:00Z" w16du:dateUtc="2026-07-30T03:00:00Z">
            <w:r w:rsidRPr="00B625DB" w:rsidDel="00B625DB">
              <w:rPr>
                <w:noProof/>
                <w:rPrChange w:id="129" w:author="Mary Jungers" w:date="2026-07-29T22:00:00Z" w16du:dateUtc="2026-07-30T03:00:00Z">
                  <w:rPr>
                    <w:rStyle w:val="Hyperlink"/>
                  </w:rPr>
                </w:rPrChange>
              </w:rPr>
              <w:delText>IHE Technical Frameworks General Introduction Appendices</w:delText>
            </w:r>
            <w:r w:rsidRPr="0089691F" w:rsidDel="00B625DB">
              <w:rPr>
                <w:noProof/>
                <w:webHidden/>
              </w:rPr>
              <w:tab/>
              <w:delText>9</w:delText>
            </w:r>
          </w:del>
        </w:p>
        <w:p w14:paraId="0191AB8F" w14:textId="62F87400" w:rsidR="003411F7" w:rsidRPr="0089691F" w:rsidDel="00B625DB" w:rsidRDefault="003411F7">
          <w:pPr>
            <w:pStyle w:val="TOC1"/>
            <w:rPr>
              <w:del w:id="130" w:author="Mary Jungers" w:date="2026-07-29T22:00:00Z" w16du:dateUtc="2026-07-30T03:00:00Z"/>
              <w:rFonts w:asciiTheme="minorHAnsi" w:eastAsiaTheme="minorEastAsia" w:hAnsiTheme="minorHAnsi" w:cstheme="minorBidi"/>
              <w:noProof/>
              <w:kern w:val="2"/>
              <w14:ligatures w14:val="standardContextual"/>
            </w:rPr>
          </w:pPr>
          <w:del w:id="131" w:author="Mary Jungers" w:date="2026-07-29T22:00:00Z" w16du:dateUtc="2026-07-30T03:00:00Z">
            <w:r w:rsidRPr="00B625DB" w:rsidDel="00B625DB">
              <w:rPr>
                <w:noProof/>
                <w:rPrChange w:id="132" w:author="Mary Jungers" w:date="2026-07-29T22:00:00Z" w16du:dateUtc="2026-07-30T03:00:00Z">
                  <w:rPr>
                    <w:rStyle w:val="Hyperlink"/>
                  </w:rPr>
                </w:rPrChange>
              </w:rPr>
              <w:delText>Appendix A – Actors</w:delText>
            </w:r>
            <w:r w:rsidRPr="0089691F" w:rsidDel="00B625DB">
              <w:rPr>
                <w:noProof/>
                <w:webHidden/>
              </w:rPr>
              <w:tab/>
              <w:delText>9</w:delText>
            </w:r>
          </w:del>
        </w:p>
        <w:p w14:paraId="4C6F3928" w14:textId="5B6F14D8" w:rsidR="003411F7" w:rsidRPr="0089691F" w:rsidDel="00B625DB" w:rsidRDefault="003411F7">
          <w:pPr>
            <w:pStyle w:val="TOC1"/>
            <w:rPr>
              <w:del w:id="133" w:author="Mary Jungers" w:date="2026-07-29T22:00:00Z" w16du:dateUtc="2026-07-30T03:00:00Z"/>
              <w:rFonts w:asciiTheme="minorHAnsi" w:eastAsiaTheme="minorEastAsia" w:hAnsiTheme="minorHAnsi" w:cstheme="minorBidi"/>
              <w:noProof/>
              <w:kern w:val="2"/>
              <w14:ligatures w14:val="standardContextual"/>
            </w:rPr>
          </w:pPr>
          <w:del w:id="134" w:author="Mary Jungers" w:date="2026-07-29T22:00:00Z" w16du:dateUtc="2026-07-30T03:00:00Z">
            <w:r w:rsidRPr="00B625DB" w:rsidDel="00B625DB">
              <w:rPr>
                <w:noProof/>
                <w:rPrChange w:id="135" w:author="Mary Jungers" w:date="2026-07-29T22:00:00Z" w16du:dateUtc="2026-07-30T03:00:00Z">
                  <w:rPr>
                    <w:rStyle w:val="Hyperlink"/>
                  </w:rPr>
                </w:rPrChange>
              </w:rPr>
              <w:delText>Appendix B – Transactions</w:delText>
            </w:r>
            <w:r w:rsidRPr="0089691F" w:rsidDel="00B625DB">
              <w:rPr>
                <w:noProof/>
                <w:webHidden/>
              </w:rPr>
              <w:tab/>
              <w:delText>9</w:delText>
            </w:r>
          </w:del>
        </w:p>
        <w:p w14:paraId="61F093D0" w14:textId="771B05A7" w:rsidR="003411F7" w:rsidRPr="0089691F" w:rsidDel="00B625DB" w:rsidRDefault="003411F7">
          <w:pPr>
            <w:pStyle w:val="TOC1"/>
            <w:rPr>
              <w:del w:id="136" w:author="Mary Jungers" w:date="2026-07-29T22:00:00Z" w16du:dateUtc="2026-07-30T03:00:00Z"/>
              <w:rFonts w:asciiTheme="minorHAnsi" w:eastAsiaTheme="minorEastAsia" w:hAnsiTheme="minorHAnsi" w:cstheme="minorBidi"/>
              <w:noProof/>
              <w:kern w:val="2"/>
              <w14:ligatures w14:val="standardContextual"/>
            </w:rPr>
          </w:pPr>
          <w:del w:id="137" w:author="Mary Jungers" w:date="2026-07-29T22:00:00Z" w16du:dateUtc="2026-07-30T03:00:00Z">
            <w:r w:rsidRPr="00B625DB" w:rsidDel="00B625DB">
              <w:rPr>
                <w:noProof/>
                <w:rPrChange w:id="138" w:author="Mary Jungers" w:date="2026-07-29T22:00:00Z" w16du:dateUtc="2026-07-30T03:00:00Z">
                  <w:rPr>
                    <w:rStyle w:val="Hyperlink"/>
                  </w:rPr>
                </w:rPrChange>
              </w:rPr>
              <w:delText>Appendix D – Glossary</w:delText>
            </w:r>
            <w:r w:rsidRPr="0089691F" w:rsidDel="00B625DB">
              <w:rPr>
                <w:noProof/>
                <w:webHidden/>
              </w:rPr>
              <w:tab/>
              <w:delText>10</w:delText>
            </w:r>
          </w:del>
        </w:p>
        <w:p w14:paraId="65638786" w14:textId="143A9A31" w:rsidR="003411F7" w:rsidRPr="0089691F" w:rsidDel="00B625DB" w:rsidRDefault="003411F7">
          <w:pPr>
            <w:pStyle w:val="TOC1"/>
            <w:rPr>
              <w:del w:id="139" w:author="Mary Jungers" w:date="2026-07-29T22:00:00Z" w16du:dateUtc="2026-07-30T03:00:00Z"/>
              <w:rFonts w:asciiTheme="minorHAnsi" w:eastAsiaTheme="minorEastAsia" w:hAnsiTheme="minorHAnsi" w:cstheme="minorBidi"/>
              <w:noProof/>
              <w:kern w:val="2"/>
              <w14:ligatures w14:val="standardContextual"/>
            </w:rPr>
          </w:pPr>
          <w:del w:id="140" w:author="Mary Jungers" w:date="2026-07-29T22:00:00Z" w16du:dateUtc="2026-07-30T03:00:00Z">
            <w:r w:rsidRPr="00B625DB" w:rsidDel="00B625DB">
              <w:rPr>
                <w:rFonts w:eastAsia="Arial"/>
                <w:noProof/>
                <w:rPrChange w:id="141" w:author="Mary Jungers" w:date="2026-07-29T22:00:00Z" w16du:dateUtc="2026-07-30T03:00:00Z">
                  <w:rPr>
                    <w:rStyle w:val="Hyperlink"/>
                    <w:rFonts w:eastAsia="Arial"/>
                  </w:rPr>
                </w:rPrChange>
              </w:rPr>
              <w:delText>Volume 1 – Profiles</w:delText>
            </w:r>
            <w:r w:rsidRPr="0089691F" w:rsidDel="00B625DB">
              <w:rPr>
                <w:noProof/>
                <w:webHidden/>
              </w:rPr>
              <w:tab/>
              <w:delText>11</w:delText>
            </w:r>
          </w:del>
        </w:p>
        <w:p w14:paraId="36530E46" w14:textId="0FCA2DCA" w:rsidR="003411F7" w:rsidRPr="0089691F" w:rsidDel="00B625DB" w:rsidRDefault="003411F7">
          <w:pPr>
            <w:pStyle w:val="TOC2"/>
            <w:rPr>
              <w:del w:id="142" w:author="Mary Jungers" w:date="2026-07-29T22:00:00Z" w16du:dateUtc="2026-07-30T03:00:00Z"/>
              <w:rFonts w:asciiTheme="minorHAnsi" w:eastAsiaTheme="minorEastAsia" w:hAnsiTheme="minorHAnsi" w:cstheme="minorBidi"/>
              <w:noProof/>
              <w:kern w:val="2"/>
              <w14:ligatures w14:val="standardContextual"/>
            </w:rPr>
          </w:pPr>
          <w:del w:id="143" w:author="Mary Jungers" w:date="2026-07-29T22:00:00Z" w16du:dateUtc="2026-07-30T03:00:00Z">
            <w:r w:rsidRPr="00B625DB" w:rsidDel="00B625DB">
              <w:rPr>
                <w:noProof/>
                <w:rPrChange w:id="144" w:author="Mary Jungers" w:date="2026-07-29T22:00:00Z" w16du:dateUtc="2026-07-30T03:00:00Z">
                  <w:rPr>
                    <w:rStyle w:val="Hyperlink"/>
                  </w:rPr>
                </w:rPrChange>
              </w:rPr>
              <w:delText>Domain-specific additions</w:delText>
            </w:r>
            <w:r w:rsidRPr="0089691F" w:rsidDel="00B625DB">
              <w:rPr>
                <w:noProof/>
                <w:webHidden/>
              </w:rPr>
              <w:tab/>
              <w:delText>11</w:delText>
            </w:r>
          </w:del>
        </w:p>
        <w:p w14:paraId="2B57712B" w14:textId="400C6950" w:rsidR="003411F7" w:rsidRPr="0089691F" w:rsidDel="00B625DB" w:rsidRDefault="003411F7">
          <w:pPr>
            <w:pStyle w:val="TOC1"/>
            <w:rPr>
              <w:del w:id="145" w:author="Mary Jungers" w:date="2026-07-29T22:00:00Z" w16du:dateUtc="2026-07-30T03:00:00Z"/>
              <w:rFonts w:asciiTheme="minorHAnsi" w:eastAsiaTheme="minorEastAsia" w:hAnsiTheme="minorHAnsi" w:cstheme="minorBidi"/>
              <w:noProof/>
              <w:kern w:val="2"/>
              <w14:ligatures w14:val="standardContextual"/>
            </w:rPr>
          </w:pPr>
          <w:del w:id="146" w:author="Mary Jungers" w:date="2026-07-29T22:00:00Z" w16du:dateUtc="2026-07-30T03:00:00Z">
            <w:r w:rsidRPr="00B625DB" w:rsidDel="00B625DB">
              <w:rPr>
                <w:noProof/>
                <w:rPrChange w:id="147" w:author="Mary Jungers" w:date="2026-07-29T22:00:00Z" w16du:dateUtc="2026-07-30T03:00:00Z">
                  <w:rPr>
                    <w:rStyle w:val="Hyperlink"/>
                  </w:rPr>
                </w:rPrChange>
              </w:rPr>
              <w:delText>X Manifest-based Access to DICOM Objects (MADO) Profile</w:delText>
            </w:r>
            <w:r w:rsidRPr="0089691F" w:rsidDel="00B625DB">
              <w:rPr>
                <w:noProof/>
                <w:webHidden/>
              </w:rPr>
              <w:tab/>
              <w:delText>11</w:delText>
            </w:r>
          </w:del>
        </w:p>
        <w:p w14:paraId="549D3B03" w14:textId="5380EBFC" w:rsidR="003411F7" w:rsidRPr="0089691F" w:rsidDel="00B625DB" w:rsidRDefault="003411F7">
          <w:pPr>
            <w:pStyle w:val="TOC2"/>
            <w:rPr>
              <w:del w:id="148" w:author="Mary Jungers" w:date="2026-07-29T22:00:00Z" w16du:dateUtc="2026-07-30T03:00:00Z"/>
              <w:rFonts w:asciiTheme="minorHAnsi" w:eastAsiaTheme="minorEastAsia" w:hAnsiTheme="minorHAnsi" w:cstheme="minorBidi"/>
              <w:noProof/>
              <w:kern w:val="2"/>
              <w14:ligatures w14:val="standardContextual"/>
            </w:rPr>
          </w:pPr>
          <w:del w:id="149" w:author="Mary Jungers" w:date="2026-07-29T22:00:00Z" w16du:dateUtc="2026-07-30T03:00:00Z">
            <w:r w:rsidRPr="00B625DB" w:rsidDel="00B625DB">
              <w:rPr>
                <w:noProof/>
                <w:rPrChange w:id="150" w:author="Mary Jungers" w:date="2026-07-29T22:00:00Z" w16du:dateUtc="2026-07-30T03:00:00Z">
                  <w:rPr>
                    <w:rStyle w:val="Hyperlink"/>
                  </w:rPr>
                </w:rPrChange>
              </w:rPr>
              <w:delText>X.1 MADO Actors, Transactions, and Content Modules</w:delText>
            </w:r>
            <w:r w:rsidRPr="0089691F" w:rsidDel="00B625DB">
              <w:rPr>
                <w:noProof/>
                <w:webHidden/>
              </w:rPr>
              <w:tab/>
              <w:delText>12</w:delText>
            </w:r>
          </w:del>
        </w:p>
        <w:p w14:paraId="2EEDCB5E" w14:textId="6456A47B" w:rsidR="003411F7" w:rsidRPr="0089691F" w:rsidDel="00B625DB" w:rsidRDefault="003411F7">
          <w:pPr>
            <w:pStyle w:val="TOC3"/>
            <w:rPr>
              <w:del w:id="151" w:author="Mary Jungers" w:date="2026-07-29T22:00:00Z" w16du:dateUtc="2026-07-30T03:00:00Z"/>
              <w:rFonts w:asciiTheme="minorHAnsi" w:eastAsiaTheme="minorEastAsia" w:hAnsiTheme="minorHAnsi" w:cstheme="minorBidi"/>
              <w:noProof/>
              <w:kern w:val="2"/>
              <w14:ligatures w14:val="standardContextual"/>
            </w:rPr>
          </w:pPr>
          <w:del w:id="152" w:author="Mary Jungers" w:date="2026-07-29T22:00:00Z" w16du:dateUtc="2026-07-30T03:00:00Z">
            <w:r w:rsidRPr="00B625DB" w:rsidDel="00B625DB">
              <w:rPr>
                <w:noProof/>
                <w:rPrChange w:id="153" w:author="Mary Jungers" w:date="2026-07-29T22:00:00Z" w16du:dateUtc="2026-07-30T03:00:00Z">
                  <w:rPr>
                    <w:rStyle w:val="Hyperlink"/>
                  </w:rPr>
                </w:rPrChange>
              </w:rPr>
              <w:delText>X.1.1 Actor Descriptions and Actor Profile Requirements</w:delText>
            </w:r>
            <w:r w:rsidRPr="0089691F" w:rsidDel="00B625DB">
              <w:rPr>
                <w:noProof/>
                <w:webHidden/>
              </w:rPr>
              <w:tab/>
              <w:delText>13</w:delText>
            </w:r>
          </w:del>
        </w:p>
        <w:p w14:paraId="739F907D" w14:textId="32F10128" w:rsidR="003411F7" w:rsidRPr="0089691F" w:rsidDel="00B625DB" w:rsidRDefault="003411F7">
          <w:pPr>
            <w:pStyle w:val="TOC2"/>
            <w:rPr>
              <w:del w:id="154" w:author="Mary Jungers" w:date="2026-07-29T22:00:00Z" w16du:dateUtc="2026-07-30T03:00:00Z"/>
              <w:rFonts w:asciiTheme="minorHAnsi" w:eastAsiaTheme="minorEastAsia" w:hAnsiTheme="minorHAnsi" w:cstheme="minorBidi"/>
              <w:noProof/>
              <w:kern w:val="2"/>
              <w14:ligatures w14:val="standardContextual"/>
            </w:rPr>
          </w:pPr>
          <w:del w:id="155" w:author="Mary Jungers" w:date="2026-07-29T22:00:00Z" w16du:dateUtc="2026-07-30T03:00:00Z">
            <w:r w:rsidRPr="00B625DB" w:rsidDel="00B625DB">
              <w:rPr>
                <w:noProof/>
                <w:rPrChange w:id="156" w:author="Mary Jungers" w:date="2026-07-29T22:00:00Z" w16du:dateUtc="2026-07-30T03:00:00Z">
                  <w:rPr>
                    <w:rStyle w:val="Hyperlink"/>
                  </w:rPr>
                </w:rPrChange>
              </w:rPr>
              <w:delText>X.2 MADO Actor Options</w:delText>
            </w:r>
            <w:r w:rsidRPr="0089691F" w:rsidDel="00B625DB">
              <w:rPr>
                <w:noProof/>
                <w:webHidden/>
              </w:rPr>
              <w:tab/>
              <w:delText>15</w:delText>
            </w:r>
          </w:del>
        </w:p>
        <w:p w14:paraId="4B770638" w14:textId="5DC908E7" w:rsidR="003411F7" w:rsidRPr="0089691F" w:rsidDel="00B625DB" w:rsidRDefault="003411F7">
          <w:pPr>
            <w:pStyle w:val="TOC3"/>
            <w:rPr>
              <w:del w:id="157" w:author="Mary Jungers" w:date="2026-07-29T22:00:00Z" w16du:dateUtc="2026-07-30T03:00:00Z"/>
              <w:rFonts w:asciiTheme="minorHAnsi" w:eastAsiaTheme="minorEastAsia" w:hAnsiTheme="minorHAnsi" w:cstheme="minorBidi"/>
              <w:noProof/>
              <w:kern w:val="2"/>
              <w14:ligatures w14:val="standardContextual"/>
            </w:rPr>
          </w:pPr>
          <w:del w:id="158" w:author="Mary Jungers" w:date="2026-07-29T22:00:00Z" w16du:dateUtc="2026-07-30T03:00:00Z">
            <w:r w:rsidRPr="00B625DB" w:rsidDel="00B625DB">
              <w:rPr>
                <w:noProof/>
                <w:rPrChange w:id="159" w:author="Mary Jungers" w:date="2026-07-29T22:00:00Z" w16du:dateUtc="2026-07-30T03:00:00Z">
                  <w:rPr>
                    <w:rStyle w:val="Hyperlink"/>
                  </w:rPr>
                </w:rPrChange>
              </w:rPr>
              <w:delText>X.2.1 DICOM KOS-Based Imaging Study Manifest Option</w:delText>
            </w:r>
            <w:r w:rsidRPr="0089691F" w:rsidDel="00B625DB">
              <w:rPr>
                <w:noProof/>
                <w:webHidden/>
              </w:rPr>
              <w:tab/>
              <w:delText>16</w:delText>
            </w:r>
          </w:del>
        </w:p>
        <w:p w14:paraId="30366118" w14:textId="68EC8DA1" w:rsidR="003411F7" w:rsidRPr="0089691F" w:rsidDel="00B625DB" w:rsidRDefault="003411F7">
          <w:pPr>
            <w:pStyle w:val="TOC3"/>
            <w:rPr>
              <w:del w:id="160" w:author="Mary Jungers" w:date="2026-07-29T22:00:00Z" w16du:dateUtc="2026-07-30T03:00:00Z"/>
              <w:rFonts w:asciiTheme="minorHAnsi" w:eastAsiaTheme="minorEastAsia" w:hAnsiTheme="minorHAnsi" w:cstheme="minorBidi"/>
              <w:noProof/>
              <w:kern w:val="2"/>
              <w14:ligatures w14:val="standardContextual"/>
            </w:rPr>
          </w:pPr>
          <w:del w:id="161" w:author="Mary Jungers" w:date="2026-07-29T22:00:00Z" w16du:dateUtc="2026-07-30T03:00:00Z">
            <w:r w:rsidRPr="00B625DB" w:rsidDel="00B625DB">
              <w:rPr>
                <w:noProof/>
                <w:rPrChange w:id="162" w:author="Mary Jungers" w:date="2026-07-29T22:00:00Z" w16du:dateUtc="2026-07-30T03:00:00Z">
                  <w:rPr>
                    <w:rStyle w:val="Hyperlink"/>
                  </w:rPr>
                </w:rPrChange>
              </w:rPr>
              <w:delText>X.2.2 HL7 FHIR-Based Imaging Study Manifest Option</w:delText>
            </w:r>
            <w:r w:rsidRPr="0089691F" w:rsidDel="00B625DB">
              <w:rPr>
                <w:noProof/>
                <w:webHidden/>
              </w:rPr>
              <w:tab/>
              <w:delText>16</w:delText>
            </w:r>
          </w:del>
        </w:p>
        <w:p w14:paraId="3137ABE3" w14:textId="582E617A" w:rsidR="003411F7" w:rsidRPr="0089691F" w:rsidDel="00B625DB" w:rsidRDefault="003411F7">
          <w:pPr>
            <w:pStyle w:val="TOC2"/>
            <w:rPr>
              <w:del w:id="163" w:author="Mary Jungers" w:date="2026-07-29T22:00:00Z" w16du:dateUtc="2026-07-30T03:00:00Z"/>
              <w:rFonts w:asciiTheme="minorHAnsi" w:eastAsiaTheme="minorEastAsia" w:hAnsiTheme="minorHAnsi" w:cstheme="minorBidi"/>
              <w:noProof/>
              <w:kern w:val="2"/>
              <w14:ligatures w14:val="standardContextual"/>
            </w:rPr>
          </w:pPr>
          <w:del w:id="164" w:author="Mary Jungers" w:date="2026-07-29T22:00:00Z" w16du:dateUtc="2026-07-30T03:00:00Z">
            <w:r w:rsidRPr="00B625DB" w:rsidDel="00B625DB">
              <w:rPr>
                <w:noProof/>
                <w:rPrChange w:id="165" w:author="Mary Jungers" w:date="2026-07-29T22:00:00Z" w16du:dateUtc="2026-07-30T03:00:00Z">
                  <w:rPr>
                    <w:rStyle w:val="Hyperlink"/>
                  </w:rPr>
                </w:rPrChange>
              </w:rPr>
              <w:delText>X.3 MADO Required Actor Groupings</w:delText>
            </w:r>
            <w:r w:rsidRPr="0089691F" w:rsidDel="00B625DB">
              <w:rPr>
                <w:noProof/>
                <w:webHidden/>
              </w:rPr>
              <w:tab/>
              <w:delText>16</w:delText>
            </w:r>
          </w:del>
        </w:p>
        <w:p w14:paraId="3FC9F8F5" w14:textId="5A1C062B" w:rsidR="003411F7" w:rsidRPr="0089691F" w:rsidDel="00B625DB" w:rsidRDefault="003411F7">
          <w:pPr>
            <w:pStyle w:val="TOC2"/>
            <w:rPr>
              <w:del w:id="166" w:author="Mary Jungers" w:date="2026-07-29T22:00:00Z" w16du:dateUtc="2026-07-30T03:00:00Z"/>
              <w:rFonts w:asciiTheme="minorHAnsi" w:eastAsiaTheme="minorEastAsia" w:hAnsiTheme="minorHAnsi" w:cstheme="minorBidi"/>
              <w:noProof/>
              <w:kern w:val="2"/>
              <w14:ligatures w14:val="standardContextual"/>
            </w:rPr>
          </w:pPr>
          <w:del w:id="167" w:author="Mary Jungers" w:date="2026-07-29T22:00:00Z" w16du:dateUtc="2026-07-30T03:00:00Z">
            <w:r w:rsidRPr="00B625DB" w:rsidDel="00B625DB">
              <w:rPr>
                <w:noProof/>
                <w:rPrChange w:id="168" w:author="Mary Jungers" w:date="2026-07-29T22:00:00Z" w16du:dateUtc="2026-07-30T03:00:00Z">
                  <w:rPr>
                    <w:rStyle w:val="Hyperlink"/>
                  </w:rPr>
                </w:rPrChange>
              </w:rPr>
              <w:delText>X.4 MADO Overview</w:delText>
            </w:r>
            <w:r w:rsidRPr="0089691F" w:rsidDel="00B625DB">
              <w:rPr>
                <w:noProof/>
                <w:webHidden/>
              </w:rPr>
              <w:tab/>
              <w:delText>17</w:delText>
            </w:r>
          </w:del>
        </w:p>
        <w:p w14:paraId="4260B282" w14:textId="6EB398DC" w:rsidR="003411F7" w:rsidRPr="0089691F" w:rsidDel="00B625DB" w:rsidRDefault="003411F7">
          <w:pPr>
            <w:pStyle w:val="TOC3"/>
            <w:rPr>
              <w:del w:id="169" w:author="Mary Jungers" w:date="2026-07-29T22:00:00Z" w16du:dateUtc="2026-07-30T03:00:00Z"/>
              <w:rFonts w:asciiTheme="minorHAnsi" w:eastAsiaTheme="minorEastAsia" w:hAnsiTheme="minorHAnsi" w:cstheme="minorBidi"/>
              <w:noProof/>
              <w:kern w:val="2"/>
              <w14:ligatures w14:val="standardContextual"/>
            </w:rPr>
          </w:pPr>
          <w:del w:id="170" w:author="Mary Jungers" w:date="2026-07-29T22:00:00Z" w16du:dateUtc="2026-07-30T03:00:00Z">
            <w:r w:rsidRPr="00B625DB" w:rsidDel="00B625DB">
              <w:rPr>
                <w:noProof/>
                <w:rPrChange w:id="171" w:author="Mary Jungers" w:date="2026-07-29T22:00:00Z" w16du:dateUtc="2026-07-30T03:00:00Z">
                  <w:rPr>
                    <w:rStyle w:val="Hyperlink"/>
                  </w:rPr>
                </w:rPrChange>
              </w:rPr>
              <w:delText>X.4.1 Concepts</w:delText>
            </w:r>
            <w:r w:rsidRPr="0089691F" w:rsidDel="00B625DB">
              <w:rPr>
                <w:noProof/>
                <w:webHidden/>
              </w:rPr>
              <w:tab/>
              <w:delText>17</w:delText>
            </w:r>
          </w:del>
        </w:p>
        <w:p w14:paraId="12AD0776" w14:textId="08E8AD82" w:rsidR="003411F7" w:rsidRPr="0089691F" w:rsidDel="00B625DB" w:rsidRDefault="003411F7">
          <w:pPr>
            <w:pStyle w:val="TOC3"/>
            <w:rPr>
              <w:del w:id="172" w:author="Mary Jungers" w:date="2026-07-29T22:00:00Z" w16du:dateUtc="2026-07-30T03:00:00Z"/>
              <w:rFonts w:asciiTheme="minorHAnsi" w:eastAsiaTheme="minorEastAsia" w:hAnsiTheme="minorHAnsi" w:cstheme="minorBidi"/>
              <w:noProof/>
              <w:kern w:val="2"/>
              <w14:ligatures w14:val="standardContextual"/>
            </w:rPr>
          </w:pPr>
          <w:del w:id="173" w:author="Mary Jungers" w:date="2026-07-29T22:00:00Z" w16du:dateUtc="2026-07-30T03:00:00Z">
            <w:r w:rsidRPr="00B625DB" w:rsidDel="00B625DB">
              <w:rPr>
                <w:noProof/>
                <w:rPrChange w:id="174" w:author="Mary Jungers" w:date="2026-07-29T22:00:00Z" w16du:dateUtc="2026-07-30T03:00:00Z">
                  <w:rPr>
                    <w:rStyle w:val="Hyperlink"/>
                  </w:rPr>
                </w:rPrChange>
              </w:rPr>
              <w:delText>X.4.2 Use Cases</w:delText>
            </w:r>
            <w:r w:rsidRPr="0089691F" w:rsidDel="00B625DB">
              <w:rPr>
                <w:noProof/>
                <w:webHidden/>
              </w:rPr>
              <w:tab/>
              <w:delText>21</w:delText>
            </w:r>
          </w:del>
        </w:p>
        <w:p w14:paraId="1303F25E" w14:textId="3935C615" w:rsidR="003411F7" w:rsidRPr="0089691F" w:rsidDel="00B625DB" w:rsidRDefault="003411F7">
          <w:pPr>
            <w:pStyle w:val="TOC2"/>
            <w:rPr>
              <w:del w:id="175" w:author="Mary Jungers" w:date="2026-07-29T22:00:00Z" w16du:dateUtc="2026-07-30T03:00:00Z"/>
              <w:rFonts w:asciiTheme="minorHAnsi" w:eastAsiaTheme="minorEastAsia" w:hAnsiTheme="minorHAnsi" w:cstheme="minorBidi"/>
              <w:noProof/>
              <w:kern w:val="2"/>
              <w14:ligatures w14:val="standardContextual"/>
            </w:rPr>
          </w:pPr>
          <w:del w:id="176" w:author="Mary Jungers" w:date="2026-07-29T22:00:00Z" w16du:dateUtc="2026-07-30T03:00:00Z">
            <w:r w:rsidRPr="00B625DB" w:rsidDel="00B625DB">
              <w:rPr>
                <w:noProof/>
                <w:rPrChange w:id="177" w:author="Mary Jungers" w:date="2026-07-29T22:00:00Z" w16du:dateUtc="2026-07-30T03:00:00Z">
                  <w:rPr>
                    <w:rStyle w:val="Hyperlink"/>
                  </w:rPr>
                </w:rPrChange>
              </w:rPr>
              <w:delText>X.5 MADO Security Considerations</w:delText>
            </w:r>
            <w:r w:rsidRPr="0089691F" w:rsidDel="00B625DB">
              <w:rPr>
                <w:noProof/>
                <w:webHidden/>
              </w:rPr>
              <w:tab/>
              <w:delText>27</w:delText>
            </w:r>
          </w:del>
        </w:p>
        <w:p w14:paraId="1975B1FA" w14:textId="6B457E4C" w:rsidR="003411F7" w:rsidRPr="0089691F" w:rsidDel="00B625DB" w:rsidRDefault="003411F7">
          <w:pPr>
            <w:pStyle w:val="TOC2"/>
            <w:rPr>
              <w:del w:id="178" w:author="Mary Jungers" w:date="2026-07-29T22:00:00Z" w16du:dateUtc="2026-07-30T03:00:00Z"/>
              <w:rFonts w:asciiTheme="minorHAnsi" w:eastAsiaTheme="minorEastAsia" w:hAnsiTheme="minorHAnsi" w:cstheme="minorBidi"/>
              <w:noProof/>
              <w:kern w:val="2"/>
              <w14:ligatures w14:val="standardContextual"/>
            </w:rPr>
          </w:pPr>
          <w:del w:id="179" w:author="Mary Jungers" w:date="2026-07-29T22:00:00Z" w16du:dateUtc="2026-07-30T03:00:00Z">
            <w:r w:rsidRPr="00B625DB" w:rsidDel="00B625DB">
              <w:rPr>
                <w:noProof/>
                <w:rPrChange w:id="180" w:author="Mary Jungers" w:date="2026-07-29T22:00:00Z" w16du:dateUtc="2026-07-30T03:00:00Z">
                  <w:rPr>
                    <w:rStyle w:val="Hyperlink"/>
                  </w:rPr>
                </w:rPrChange>
              </w:rPr>
              <w:delText>X.6 MADO Cross Profile Considerations</w:delText>
            </w:r>
            <w:r w:rsidRPr="0089691F" w:rsidDel="00B625DB">
              <w:rPr>
                <w:noProof/>
                <w:webHidden/>
              </w:rPr>
              <w:tab/>
              <w:delText>28</w:delText>
            </w:r>
          </w:del>
        </w:p>
        <w:p w14:paraId="533995A4" w14:textId="293B96C1" w:rsidR="003411F7" w:rsidRPr="0089691F" w:rsidDel="00B625DB" w:rsidRDefault="003411F7">
          <w:pPr>
            <w:pStyle w:val="TOC3"/>
            <w:rPr>
              <w:del w:id="181" w:author="Mary Jungers" w:date="2026-07-29T22:00:00Z" w16du:dateUtc="2026-07-30T03:00:00Z"/>
              <w:rFonts w:asciiTheme="minorHAnsi" w:eastAsiaTheme="minorEastAsia" w:hAnsiTheme="minorHAnsi" w:cstheme="minorBidi"/>
              <w:noProof/>
              <w:kern w:val="2"/>
              <w14:ligatures w14:val="standardContextual"/>
            </w:rPr>
          </w:pPr>
          <w:del w:id="182" w:author="Mary Jungers" w:date="2026-07-29T22:00:00Z" w16du:dateUtc="2026-07-30T03:00:00Z">
            <w:r w:rsidRPr="00B625DB" w:rsidDel="00B625DB">
              <w:rPr>
                <w:noProof/>
                <w:rPrChange w:id="183" w:author="Mary Jungers" w:date="2026-07-29T22:00:00Z" w16du:dateUtc="2026-07-30T03:00:00Z">
                  <w:rPr>
                    <w:rStyle w:val="Hyperlink"/>
                  </w:rPr>
                </w:rPrChange>
              </w:rPr>
              <w:delText>X.6.1 ITI MHD – Mobile Access to Health Documents</w:delText>
            </w:r>
            <w:r w:rsidRPr="0089691F" w:rsidDel="00B625DB">
              <w:rPr>
                <w:noProof/>
                <w:webHidden/>
              </w:rPr>
              <w:tab/>
              <w:delText>28</w:delText>
            </w:r>
          </w:del>
        </w:p>
        <w:p w14:paraId="632E9BE7" w14:textId="7C44B4E0" w:rsidR="003411F7" w:rsidRPr="0089691F" w:rsidDel="00B625DB" w:rsidRDefault="003411F7">
          <w:pPr>
            <w:pStyle w:val="TOC3"/>
            <w:rPr>
              <w:del w:id="184" w:author="Mary Jungers" w:date="2026-07-29T22:00:00Z" w16du:dateUtc="2026-07-30T03:00:00Z"/>
              <w:rFonts w:asciiTheme="minorHAnsi" w:eastAsiaTheme="minorEastAsia" w:hAnsiTheme="minorHAnsi" w:cstheme="minorBidi"/>
              <w:noProof/>
              <w:kern w:val="2"/>
              <w14:ligatures w14:val="standardContextual"/>
            </w:rPr>
          </w:pPr>
          <w:del w:id="185" w:author="Mary Jungers" w:date="2026-07-29T22:00:00Z" w16du:dateUtc="2026-07-30T03:00:00Z">
            <w:r w:rsidRPr="00B625DB" w:rsidDel="00B625DB">
              <w:rPr>
                <w:noProof/>
                <w:rPrChange w:id="186" w:author="Mary Jungers" w:date="2026-07-29T22:00:00Z" w16du:dateUtc="2026-07-30T03:00:00Z">
                  <w:rPr>
                    <w:rStyle w:val="Hyperlink"/>
                  </w:rPr>
                </w:rPrChange>
              </w:rPr>
              <w:delText>X.6.2 ITI MHDS – Mobile Health Document Sharing</w:delText>
            </w:r>
            <w:r w:rsidRPr="0089691F" w:rsidDel="00B625DB">
              <w:rPr>
                <w:noProof/>
                <w:webHidden/>
              </w:rPr>
              <w:tab/>
              <w:delText>29</w:delText>
            </w:r>
          </w:del>
        </w:p>
        <w:p w14:paraId="0E1FD945" w14:textId="3E9E3E8E" w:rsidR="003411F7" w:rsidRPr="0089691F" w:rsidDel="00B625DB" w:rsidRDefault="003411F7">
          <w:pPr>
            <w:pStyle w:val="TOC3"/>
            <w:rPr>
              <w:del w:id="187" w:author="Mary Jungers" w:date="2026-07-29T22:00:00Z" w16du:dateUtc="2026-07-30T03:00:00Z"/>
              <w:rFonts w:asciiTheme="minorHAnsi" w:eastAsiaTheme="minorEastAsia" w:hAnsiTheme="minorHAnsi" w:cstheme="minorBidi"/>
              <w:noProof/>
              <w:kern w:val="2"/>
              <w14:ligatures w14:val="standardContextual"/>
            </w:rPr>
          </w:pPr>
          <w:del w:id="188" w:author="Mary Jungers" w:date="2026-07-29T22:00:00Z" w16du:dateUtc="2026-07-30T03:00:00Z">
            <w:r w:rsidRPr="00B625DB" w:rsidDel="00B625DB">
              <w:rPr>
                <w:noProof/>
                <w:rPrChange w:id="189" w:author="Mary Jungers" w:date="2026-07-29T22:00:00Z" w16du:dateUtc="2026-07-30T03:00:00Z">
                  <w:rPr>
                    <w:rStyle w:val="Hyperlink"/>
                  </w:rPr>
                </w:rPrChange>
              </w:rPr>
              <w:delText>X.6.3 ITI XDS.b – Cross-enterprise Document Sharing</w:delText>
            </w:r>
            <w:r w:rsidRPr="0089691F" w:rsidDel="00B625DB">
              <w:rPr>
                <w:noProof/>
                <w:webHidden/>
              </w:rPr>
              <w:tab/>
              <w:delText>30</w:delText>
            </w:r>
          </w:del>
        </w:p>
        <w:p w14:paraId="76DED234" w14:textId="709C655F" w:rsidR="003411F7" w:rsidRPr="0089691F" w:rsidDel="00B625DB" w:rsidRDefault="003411F7">
          <w:pPr>
            <w:pStyle w:val="TOC3"/>
            <w:rPr>
              <w:del w:id="190" w:author="Mary Jungers" w:date="2026-07-29T22:00:00Z" w16du:dateUtc="2026-07-30T03:00:00Z"/>
              <w:rFonts w:asciiTheme="minorHAnsi" w:eastAsiaTheme="minorEastAsia" w:hAnsiTheme="minorHAnsi" w:cstheme="minorBidi"/>
              <w:noProof/>
              <w:kern w:val="2"/>
              <w14:ligatures w14:val="standardContextual"/>
            </w:rPr>
          </w:pPr>
          <w:del w:id="191" w:author="Mary Jungers" w:date="2026-07-29T22:00:00Z" w16du:dateUtc="2026-07-30T03:00:00Z">
            <w:r w:rsidRPr="00B625DB" w:rsidDel="00B625DB">
              <w:rPr>
                <w:noProof/>
                <w:rPrChange w:id="192" w:author="Mary Jungers" w:date="2026-07-29T22:00:00Z" w16du:dateUtc="2026-07-30T03:00:00Z">
                  <w:rPr>
                    <w:rStyle w:val="Hyperlink"/>
                  </w:rPr>
                </w:rPrChange>
              </w:rPr>
              <w:delText>X.6.4 RAD XDS-I.b – Cross-enterprise Document Sharing for Imaging</w:delText>
            </w:r>
            <w:r w:rsidRPr="0089691F" w:rsidDel="00B625DB">
              <w:rPr>
                <w:noProof/>
                <w:webHidden/>
              </w:rPr>
              <w:tab/>
              <w:delText>30</w:delText>
            </w:r>
          </w:del>
        </w:p>
        <w:p w14:paraId="5D330030" w14:textId="12145675" w:rsidR="003411F7" w:rsidRPr="0089691F" w:rsidDel="00B625DB" w:rsidRDefault="003411F7">
          <w:pPr>
            <w:pStyle w:val="TOC3"/>
            <w:rPr>
              <w:del w:id="193" w:author="Mary Jungers" w:date="2026-07-29T22:00:00Z" w16du:dateUtc="2026-07-30T03:00:00Z"/>
              <w:rFonts w:asciiTheme="minorHAnsi" w:eastAsiaTheme="minorEastAsia" w:hAnsiTheme="minorHAnsi" w:cstheme="minorBidi"/>
              <w:noProof/>
              <w:kern w:val="2"/>
              <w14:ligatures w14:val="standardContextual"/>
            </w:rPr>
          </w:pPr>
          <w:del w:id="194" w:author="Mary Jungers" w:date="2026-07-29T22:00:00Z" w16du:dateUtc="2026-07-30T03:00:00Z">
            <w:r w:rsidRPr="00B625DB" w:rsidDel="00B625DB">
              <w:rPr>
                <w:noProof/>
                <w:rPrChange w:id="195" w:author="Mary Jungers" w:date="2026-07-29T22:00:00Z" w16du:dateUtc="2026-07-30T03:00:00Z">
                  <w:rPr>
                    <w:rStyle w:val="Hyperlink"/>
                  </w:rPr>
                </w:rPrChange>
              </w:rPr>
              <w:delText>X.6.5 RAD XC-WADO – Cross-community Web-Based Access to DICOM Objects</w:delText>
            </w:r>
            <w:r w:rsidRPr="0089691F" w:rsidDel="00B625DB">
              <w:rPr>
                <w:noProof/>
                <w:webHidden/>
              </w:rPr>
              <w:tab/>
              <w:delText>31</w:delText>
            </w:r>
          </w:del>
        </w:p>
        <w:p w14:paraId="089B0F7A" w14:textId="4D87A958" w:rsidR="003411F7" w:rsidRPr="0089691F" w:rsidDel="00B625DB" w:rsidRDefault="003411F7">
          <w:pPr>
            <w:pStyle w:val="TOC3"/>
            <w:rPr>
              <w:del w:id="196" w:author="Mary Jungers" w:date="2026-07-29T22:00:00Z" w16du:dateUtc="2026-07-30T03:00:00Z"/>
              <w:rFonts w:asciiTheme="minorHAnsi" w:eastAsiaTheme="minorEastAsia" w:hAnsiTheme="minorHAnsi" w:cstheme="minorBidi"/>
              <w:noProof/>
              <w:kern w:val="2"/>
              <w14:ligatures w14:val="standardContextual"/>
            </w:rPr>
          </w:pPr>
          <w:del w:id="197" w:author="Mary Jungers" w:date="2026-07-29T22:00:00Z" w16du:dateUtc="2026-07-30T03:00:00Z">
            <w:r w:rsidRPr="00B625DB" w:rsidDel="00B625DB">
              <w:rPr>
                <w:noProof/>
                <w:rPrChange w:id="198" w:author="Mary Jungers" w:date="2026-07-29T22:00:00Z" w16du:dateUtc="2026-07-30T03:00:00Z">
                  <w:rPr>
                    <w:rStyle w:val="Hyperlink"/>
                  </w:rPr>
                </w:rPrChange>
              </w:rPr>
              <w:delText>X.6.6 RAD IID – Invoke Image Display</w:delText>
            </w:r>
            <w:r w:rsidRPr="0089691F" w:rsidDel="00B625DB">
              <w:rPr>
                <w:noProof/>
                <w:webHidden/>
              </w:rPr>
              <w:tab/>
              <w:delText>31</w:delText>
            </w:r>
          </w:del>
        </w:p>
        <w:p w14:paraId="3FAD6D39" w14:textId="398D0BC4" w:rsidR="003411F7" w:rsidRPr="0089691F" w:rsidDel="00B625DB" w:rsidRDefault="003411F7">
          <w:pPr>
            <w:pStyle w:val="TOC3"/>
            <w:rPr>
              <w:del w:id="199" w:author="Mary Jungers" w:date="2026-07-29T22:00:00Z" w16du:dateUtc="2026-07-30T03:00:00Z"/>
              <w:rFonts w:asciiTheme="minorHAnsi" w:eastAsiaTheme="minorEastAsia" w:hAnsiTheme="minorHAnsi" w:cstheme="minorBidi"/>
              <w:noProof/>
              <w:kern w:val="2"/>
              <w14:ligatures w14:val="standardContextual"/>
            </w:rPr>
          </w:pPr>
          <w:del w:id="200" w:author="Mary Jungers" w:date="2026-07-29T22:00:00Z" w16du:dateUtc="2026-07-30T03:00:00Z">
            <w:r w:rsidRPr="00B625DB" w:rsidDel="00B625DB">
              <w:rPr>
                <w:noProof/>
                <w:rPrChange w:id="201" w:author="Mary Jungers" w:date="2026-07-29T22:00:00Z" w16du:dateUtc="2026-07-30T03:00:00Z">
                  <w:rPr>
                    <w:rStyle w:val="Hyperlink"/>
                  </w:rPr>
                </w:rPrChange>
              </w:rPr>
              <w:delText>X.6.7 RAD KIN - Key Image Note</w:delText>
            </w:r>
            <w:r w:rsidRPr="0089691F" w:rsidDel="00B625DB">
              <w:rPr>
                <w:noProof/>
                <w:webHidden/>
              </w:rPr>
              <w:tab/>
              <w:delText>31</w:delText>
            </w:r>
          </w:del>
        </w:p>
        <w:p w14:paraId="7B43FC7E" w14:textId="3AA20F35" w:rsidR="003411F7" w:rsidRPr="0089691F" w:rsidDel="00B625DB" w:rsidRDefault="003411F7">
          <w:pPr>
            <w:pStyle w:val="TOC3"/>
            <w:rPr>
              <w:del w:id="202" w:author="Mary Jungers" w:date="2026-07-29T22:00:00Z" w16du:dateUtc="2026-07-30T03:00:00Z"/>
              <w:rFonts w:asciiTheme="minorHAnsi" w:eastAsiaTheme="minorEastAsia" w:hAnsiTheme="minorHAnsi" w:cstheme="minorBidi"/>
              <w:noProof/>
              <w:kern w:val="2"/>
              <w14:ligatures w14:val="standardContextual"/>
            </w:rPr>
          </w:pPr>
          <w:del w:id="203" w:author="Mary Jungers" w:date="2026-07-29T22:00:00Z" w16du:dateUtc="2026-07-30T03:00:00Z">
            <w:r w:rsidRPr="00B625DB" w:rsidDel="00B625DB">
              <w:rPr>
                <w:noProof/>
                <w:rPrChange w:id="204" w:author="Mary Jungers" w:date="2026-07-29T22:00:00Z" w16du:dateUtc="2026-07-30T03:00:00Z">
                  <w:rPr>
                    <w:rStyle w:val="Hyperlink"/>
                  </w:rPr>
                </w:rPrChange>
              </w:rPr>
              <w:delText>X.6.8 RAD SWF.b – Scheduled Workflow</w:delText>
            </w:r>
            <w:r w:rsidRPr="0089691F" w:rsidDel="00B625DB">
              <w:rPr>
                <w:noProof/>
                <w:webHidden/>
              </w:rPr>
              <w:tab/>
              <w:delText>31</w:delText>
            </w:r>
          </w:del>
        </w:p>
        <w:p w14:paraId="7A3A7757" w14:textId="0F6F8205" w:rsidR="003411F7" w:rsidRPr="0089691F" w:rsidDel="00B625DB" w:rsidRDefault="003411F7">
          <w:pPr>
            <w:pStyle w:val="TOC1"/>
            <w:rPr>
              <w:del w:id="205" w:author="Mary Jungers" w:date="2026-07-29T22:00:00Z" w16du:dateUtc="2026-07-30T03:00:00Z"/>
              <w:rFonts w:asciiTheme="minorHAnsi" w:eastAsiaTheme="minorEastAsia" w:hAnsiTheme="minorHAnsi" w:cstheme="minorBidi"/>
              <w:noProof/>
              <w:kern w:val="2"/>
              <w14:ligatures w14:val="standardContextual"/>
            </w:rPr>
          </w:pPr>
          <w:del w:id="206" w:author="Mary Jungers" w:date="2026-07-29T22:00:00Z" w16du:dateUtc="2026-07-30T03:00:00Z">
            <w:r w:rsidRPr="00B625DB" w:rsidDel="00B625DB">
              <w:rPr>
                <w:noProof/>
                <w:rPrChange w:id="207" w:author="Mary Jungers" w:date="2026-07-29T22:00:00Z" w16du:dateUtc="2026-07-30T03:00:00Z">
                  <w:rPr>
                    <w:rStyle w:val="Hyperlink"/>
                  </w:rPr>
                </w:rPrChange>
              </w:rPr>
              <w:delText>Volume 2 – Transactions</w:delText>
            </w:r>
            <w:r w:rsidRPr="0089691F" w:rsidDel="00B625DB">
              <w:rPr>
                <w:noProof/>
                <w:webHidden/>
              </w:rPr>
              <w:tab/>
              <w:delText>33</w:delText>
            </w:r>
          </w:del>
        </w:p>
        <w:p w14:paraId="30013154" w14:textId="021E4F37" w:rsidR="003411F7" w:rsidRPr="0089691F" w:rsidDel="00B625DB" w:rsidRDefault="003411F7">
          <w:pPr>
            <w:pStyle w:val="TOC3"/>
            <w:rPr>
              <w:del w:id="208" w:author="Mary Jungers" w:date="2026-07-29T22:00:00Z" w16du:dateUtc="2026-07-30T03:00:00Z"/>
              <w:rFonts w:asciiTheme="minorHAnsi" w:eastAsiaTheme="minorEastAsia" w:hAnsiTheme="minorHAnsi" w:cstheme="minorBidi"/>
              <w:noProof/>
              <w:kern w:val="2"/>
              <w14:ligatures w14:val="standardContextual"/>
            </w:rPr>
          </w:pPr>
          <w:del w:id="209" w:author="Mary Jungers" w:date="2026-07-29T22:00:00Z" w16du:dateUtc="2026-07-30T03:00:00Z">
            <w:r w:rsidRPr="00B625DB" w:rsidDel="00B625DB">
              <w:rPr>
                <w:noProof/>
                <w:rPrChange w:id="210" w:author="Mary Jungers" w:date="2026-07-29T22:00:00Z" w16du:dateUtc="2026-07-30T03:00:00Z">
                  <w:rPr>
                    <w:rStyle w:val="Hyperlink"/>
                  </w:rPr>
                </w:rPrChange>
              </w:rPr>
              <w:delText>4.107.4 Messages</w:delText>
            </w:r>
            <w:r w:rsidRPr="0089691F" w:rsidDel="00B625DB">
              <w:rPr>
                <w:noProof/>
                <w:webHidden/>
              </w:rPr>
              <w:tab/>
              <w:delText>33</w:delText>
            </w:r>
          </w:del>
        </w:p>
        <w:p w14:paraId="38CE2C92" w14:textId="1A09C34F" w:rsidR="003411F7" w:rsidRPr="0089691F" w:rsidDel="00B625DB" w:rsidRDefault="003411F7">
          <w:pPr>
            <w:pStyle w:val="TOC1"/>
            <w:rPr>
              <w:del w:id="211" w:author="Mary Jungers" w:date="2026-07-29T22:00:00Z" w16du:dateUtc="2026-07-30T03:00:00Z"/>
              <w:rFonts w:asciiTheme="minorHAnsi" w:eastAsiaTheme="minorEastAsia" w:hAnsiTheme="minorHAnsi" w:cstheme="minorBidi"/>
              <w:noProof/>
              <w:kern w:val="2"/>
              <w14:ligatures w14:val="standardContextual"/>
            </w:rPr>
          </w:pPr>
          <w:del w:id="212" w:author="Mary Jungers" w:date="2026-07-29T22:00:00Z" w16du:dateUtc="2026-07-30T03:00:00Z">
            <w:r w:rsidRPr="00B625DB" w:rsidDel="00B625DB">
              <w:rPr>
                <w:noProof/>
                <w:rPrChange w:id="213" w:author="Mary Jungers" w:date="2026-07-29T22:00:00Z" w16du:dateUtc="2026-07-30T03:00:00Z">
                  <w:rPr>
                    <w:rStyle w:val="Hyperlink"/>
                  </w:rPr>
                </w:rPrChange>
              </w:rPr>
              <w:delText>Appendix XA – Managing the addresses of the sources of images to retrieve beyond a single community</w:delText>
            </w:r>
            <w:r w:rsidRPr="0089691F" w:rsidDel="00B625DB">
              <w:rPr>
                <w:noProof/>
                <w:webHidden/>
              </w:rPr>
              <w:tab/>
              <w:delText>35</w:delText>
            </w:r>
          </w:del>
        </w:p>
        <w:p w14:paraId="5890BAB3" w14:textId="68554706" w:rsidR="003411F7" w:rsidRPr="0089691F" w:rsidDel="00B625DB" w:rsidRDefault="003411F7">
          <w:pPr>
            <w:pStyle w:val="TOC1"/>
            <w:rPr>
              <w:del w:id="214" w:author="Mary Jungers" w:date="2026-07-29T22:00:00Z" w16du:dateUtc="2026-07-30T03:00:00Z"/>
              <w:rFonts w:asciiTheme="minorHAnsi" w:eastAsiaTheme="minorEastAsia" w:hAnsiTheme="minorHAnsi" w:cstheme="minorBidi"/>
              <w:noProof/>
              <w:kern w:val="2"/>
              <w14:ligatures w14:val="standardContextual"/>
            </w:rPr>
          </w:pPr>
          <w:del w:id="215" w:author="Mary Jungers" w:date="2026-07-29T22:00:00Z" w16du:dateUtc="2026-07-30T03:00:00Z">
            <w:r w:rsidRPr="00B625DB" w:rsidDel="00B625DB">
              <w:rPr>
                <w:noProof/>
                <w:rPrChange w:id="216" w:author="Mary Jungers" w:date="2026-07-29T22:00:00Z" w16du:dateUtc="2026-07-30T03:00:00Z">
                  <w:rPr>
                    <w:rStyle w:val="Hyperlink"/>
                  </w:rPr>
                </w:rPrChange>
              </w:rPr>
              <w:delText>Volume 3 – Content Modules</w:delText>
            </w:r>
            <w:r w:rsidRPr="0089691F" w:rsidDel="00B625DB">
              <w:rPr>
                <w:noProof/>
                <w:webHidden/>
              </w:rPr>
              <w:tab/>
              <w:delText>40</w:delText>
            </w:r>
          </w:del>
        </w:p>
        <w:p w14:paraId="435740D1" w14:textId="72F5D285" w:rsidR="003411F7" w:rsidRPr="0089691F" w:rsidDel="00B625DB" w:rsidRDefault="003411F7">
          <w:pPr>
            <w:pStyle w:val="TOC1"/>
            <w:rPr>
              <w:del w:id="217" w:author="Mary Jungers" w:date="2026-07-29T22:00:00Z" w16du:dateUtc="2026-07-30T03:00:00Z"/>
              <w:rFonts w:asciiTheme="minorHAnsi" w:eastAsiaTheme="minorEastAsia" w:hAnsiTheme="minorHAnsi" w:cstheme="minorBidi"/>
              <w:noProof/>
              <w:kern w:val="2"/>
              <w14:ligatures w14:val="standardContextual"/>
            </w:rPr>
          </w:pPr>
          <w:del w:id="218" w:author="Mary Jungers" w:date="2026-07-29T22:00:00Z" w16du:dateUtc="2026-07-30T03:00:00Z">
            <w:r w:rsidRPr="00B625DB" w:rsidDel="00B625DB">
              <w:rPr>
                <w:noProof/>
                <w:rPrChange w:id="219" w:author="Mary Jungers" w:date="2026-07-29T22:00:00Z" w16du:dateUtc="2026-07-30T03:00:00Z">
                  <w:rPr>
                    <w:rStyle w:val="Hyperlink"/>
                  </w:rPr>
                </w:rPrChange>
              </w:rPr>
              <w:delText>4 IHE Namespaces, Concept Domains and Vocabularies</w:delText>
            </w:r>
            <w:r w:rsidRPr="0089691F" w:rsidDel="00B625DB">
              <w:rPr>
                <w:noProof/>
                <w:webHidden/>
              </w:rPr>
              <w:tab/>
              <w:delText>41</w:delText>
            </w:r>
          </w:del>
        </w:p>
        <w:p w14:paraId="055E58F6" w14:textId="6EC4EB0F" w:rsidR="003411F7" w:rsidRPr="0089691F" w:rsidDel="00B625DB" w:rsidRDefault="003411F7">
          <w:pPr>
            <w:pStyle w:val="TOC2"/>
            <w:rPr>
              <w:del w:id="220" w:author="Mary Jungers" w:date="2026-07-29T22:00:00Z" w16du:dateUtc="2026-07-30T03:00:00Z"/>
              <w:rFonts w:asciiTheme="minorHAnsi" w:eastAsiaTheme="minorEastAsia" w:hAnsiTheme="minorHAnsi" w:cstheme="minorBidi"/>
              <w:noProof/>
              <w:kern w:val="2"/>
              <w14:ligatures w14:val="standardContextual"/>
            </w:rPr>
          </w:pPr>
          <w:del w:id="221" w:author="Mary Jungers" w:date="2026-07-29T22:00:00Z" w16du:dateUtc="2026-07-30T03:00:00Z">
            <w:r w:rsidRPr="00B625DB" w:rsidDel="00B625DB">
              <w:rPr>
                <w:noProof/>
                <w:rPrChange w:id="222" w:author="Mary Jungers" w:date="2026-07-29T22:00:00Z" w16du:dateUtc="2026-07-30T03:00:00Z">
                  <w:rPr>
                    <w:rStyle w:val="Hyperlink"/>
                  </w:rPr>
                </w:rPrChange>
              </w:rPr>
              <w:delText>4.3 Format Codes and Vocabularies</w:delText>
            </w:r>
            <w:r w:rsidRPr="0089691F" w:rsidDel="00B625DB">
              <w:rPr>
                <w:noProof/>
                <w:webHidden/>
              </w:rPr>
              <w:tab/>
              <w:delText>41</w:delText>
            </w:r>
          </w:del>
        </w:p>
        <w:p w14:paraId="0F879057" w14:textId="2262390D" w:rsidR="003411F7" w:rsidRPr="0089691F" w:rsidDel="00B625DB" w:rsidRDefault="003411F7">
          <w:pPr>
            <w:pStyle w:val="TOC3"/>
            <w:rPr>
              <w:del w:id="223" w:author="Mary Jungers" w:date="2026-07-29T22:00:00Z" w16du:dateUtc="2026-07-30T03:00:00Z"/>
              <w:rFonts w:asciiTheme="minorHAnsi" w:eastAsiaTheme="minorEastAsia" w:hAnsiTheme="minorHAnsi" w:cstheme="minorBidi"/>
              <w:noProof/>
              <w:kern w:val="2"/>
              <w14:ligatures w14:val="standardContextual"/>
            </w:rPr>
          </w:pPr>
          <w:del w:id="224" w:author="Mary Jungers" w:date="2026-07-29T22:00:00Z" w16du:dateUtc="2026-07-30T03:00:00Z">
            <w:r w:rsidRPr="00B625DB" w:rsidDel="00B625DB">
              <w:rPr>
                <w:noProof/>
                <w:rPrChange w:id="225" w:author="Mary Jungers" w:date="2026-07-29T22:00:00Z" w16du:dateUtc="2026-07-30T03:00:00Z">
                  <w:rPr>
                    <w:rStyle w:val="Hyperlink"/>
                  </w:rPr>
                </w:rPrChange>
              </w:rPr>
              <w:delText>4.3.1 IHE Format Codes</w:delText>
            </w:r>
            <w:r w:rsidRPr="0089691F" w:rsidDel="00B625DB">
              <w:rPr>
                <w:noProof/>
                <w:webHidden/>
              </w:rPr>
              <w:tab/>
              <w:delText>41</w:delText>
            </w:r>
          </w:del>
        </w:p>
        <w:p w14:paraId="5EB90B35" w14:textId="75D73E01" w:rsidR="003411F7" w:rsidRPr="0089691F" w:rsidDel="00B625DB" w:rsidRDefault="003411F7">
          <w:pPr>
            <w:pStyle w:val="TOC2"/>
            <w:rPr>
              <w:del w:id="226" w:author="Mary Jungers" w:date="2026-07-29T22:00:00Z" w16du:dateUtc="2026-07-30T03:00:00Z"/>
              <w:rFonts w:asciiTheme="minorHAnsi" w:eastAsiaTheme="minorEastAsia" w:hAnsiTheme="minorHAnsi" w:cstheme="minorBidi"/>
              <w:noProof/>
              <w:kern w:val="2"/>
              <w14:ligatures w14:val="standardContextual"/>
            </w:rPr>
          </w:pPr>
          <w:del w:id="227" w:author="Mary Jungers" w:date="2026-07-29T22:00:00Z" w16du:dateUtc="2026-07-30T03:00:00Z">
            <w:r w:rsidRPr="00B625DB" w:rsidDel="00B625DB">
              <w:rPr>
                <w:noProof/>
                <w:rPrChange w:id="228" w:author="Mary Jungers" w:date="2026-07-29T22:00:00Z" w16du:dateUtc="2026-07-30T03:00:00Z">
                  <w:rPr>
                    <w:rStyle w:val="Hyperlink"/>
                  </w:rPr>
                </w:rPrChange>
              </w:rPr>
              <w:delText>6.X MADO Imaging Study Manifest</w:delText>
            </w:r>
            <w:r w:rsidRPr="0089691F" w:rsidDel="00B625DB">
              <w:rPr>
                <w:noProof/>
                <w:webHidden/>
              </w:rPr>
              <w:tab/>
              <w:delText>41</w:delText>
            </w:r>
          </w:del>
        </w:p>
        <w:p w14:paraId="7BEFD388" w14:textId="5F832A94" w:rsidR="003411F7" w:rsidRPr="0089691F" w:rsidDel="00B625DB" w:rsidRDefault="003411F7">
          <w:pPr>
            <w:pStyle w:val="TOC3"/>
            <w:tabs>
              <w:tab w:val="left" w:pos="1584"/>
            </w:tabs>
            <w:rPr>
              <w:del w:id="229" w:author="Mary Jungers" w:date="2026-07-29T22:00:00Z" w16du:dateUtc="2026-07-30T03:00:00Z"/>
              <w:rFonts w:asciiTheme="minorHAnsi" w:eastAsiaTheme="minorEastAsia" w:hAnsiTheme="minorHAnsi" w:cstheme="minorBidi"/>
              <w:noProof/>
              <w:kern w:val="2"/>
              <w14:ligatures w14:val="standardContextual"/>
            </w:rPr>
          </w:pPr>
          <w:del w:id="230" w:author="Mary Jungers" w:date="2026-07-29T22:00:00Z" w16du:dateUtc="2026-07-30T03:00:00Z">
            <w:r w:rsidRPr="00B625DB" w:rsidDel="00B625DB">
              <w:rPr>
                <w:noProof/>
                <w:rPrChange w:id="231" w:author="Mary Jungers" w:date="2026-07-29T22:00:00Z" w16du:dateUtc="2026-07-30T03:00:00Z">
                  <w:rPr>
                    <w:rStyle w:val="Hyperlink"/>
                  </w:rPr>
                </w:rPrChange>
              </w:rPr>
              <w:delText>6.X.1</w:delText>
            </w:r>
            <w:r w:rsidRPr="0089691F" w:rsidDel="00B625DB">
              <w:rPr>
                <w:rFonts w:asciiTheme="minorHAnsi" w:eastAsiaTheme="minorEastAsia" w:hAnsiTheme="minorHAnsi" w:cstheme="minorBidi"/>
                <w:noProof/>
                <w:kern w:val="2"/>
                <w14:ligatures w14:val="standardContextual"/>
              </w:rPr>
              <w:tab/>
            </w:r>
            <w:r w:rsidRPr="00B625DB" w:rsidDel="00B625DB">
              <w:rPr>
                <w:noProof/>
                <w:rPrChange w:id="232" w:author="Mary Jungers" w:date="2026-07-29T22:00:00Z" w16du:dateUtc="2026-07-30T03:00:00Z">
                  <w:rPr>
                    <w:rStyle w:val="Hyperlink"/>
                  </w:rPr>
                </w:rPrChange>
              </w:rPr>
              <w:delText>Scope</w:delText>
            </w:r>
            <w:r w:rsidRPr="0089691F" w:rsidDel="00B625DB">
              <w:rPr>
                <w:noProof/>
                <w:webHidden/>
              </w:rPr>
              <w:tab/>
              <w:delText>41</w:delText>
            </w:r>
          </w:del>
        </w:p>
        <w:p w14:paraId="3A92FC19" w14:textId="015E50D4" w:rsidR="003411F7" w:rsidRPr="0089691F" w:rsidDel="00B625DB" w:rsidRDefault="003411F7">
          <w:pPr>
            <w:pStyle w:val="TOC3"/>
            <w:rPr>
              <w:del w:id="233" w:author="Mary Jungers" w:date="2026-07-29T22:00:00Z" w16du:dateUtc="2026-07-30T03:00:00Z"/>
              <w:rFonts w:asciiTheme="minorHAnsi" w:eastAsiaTheme="minorEastAsia" w:hAnsiTheme="minorHAnsi" w:cstheme="minorBidi"/>
              <w:noProof/>
              <w:kern w:val="2"/>
              <w14:ligatures w14:val="standardContextual"/>
            </w:rPr>
          </w:pPr>
          <w:del w:id="234" w:author="Mary Jungers" w:date="2026-07-29T22:00:00Z" w16du:dateUtc="2026-07-30T03:00:00Z">
            <w:r w:rsidRPr="00B625DB" w:rsidDel="00B625DB">
              <w:rPr>
                <w:noProof/>
                <w:rPrChange w:id="235" w:author="Mary Jungers" w:date="2026-07-29T22:00:00Z" w16du:dateUtc="2026-07-30T03:00:00Z">
                  <w:rPr>
                    <w:rStyle w:val="Hyperlink"/>
                  </w:rPr>
                </w:rPrChange>
              </w:rPr>
              <w:delText>6.X.2 DICOM KOS-Based Imaging Study Content Definition</w:delText>
            </w:r>
            <w:r w:rsidRPr="0089691F" w:rsidDel="00B625DB">
              <w:rPr>
                <w:noProof/>
                <w:webHidden/>
              </w:rPr>
              <w:tab/>
              <w:delText>42</w:delText>
            </w:r>
          </w:del>
        </w:p>
        <w:p w14:paraId="33DE0FF1" w14:textId="4DF07439" w:rsidR="003411F7" w:rsidRPr="0089691F" w:rsidDel="00B625DB" w:rsidRDefault="003411F7">
          <w:pPr>
            <w:pStyle w:val="TOC3"/>
            <w:rPr>
              <w:del w:id="236" w:author="Mary Jungers" w:date="2026-07-29T22:00:00Z" w16du:dateUtc="2026-07-30T03:00:00Z"/>
              <w:rFonts w:asciiTheme="minorHAnsi" w:eastAsiaTheme="minorEastAsia" w:hAnsiTheme="minorHAnsi" w:cstheme="minorBidi"/>
              <w:noProof/>
              <w:kern w:val="2"/>
              <w14:ligatures w14:val="standardContextual"/>
            </w:rPr>
          </w:pPr>
          <w:del w:id="237" w:author="Mary Jungers" w:date="2026-07-29T22:00:00Z" w16du:dateUtc="2026-07-30T03:00:00Z">
            <w:r w:rsidRPr="00B625DB" w:rsidDel="00B625DB">
              <w:rPr>
                <w:noProof/>
                <w:rPrChange w:id="238" w:author="Mary Jungers" w:date="2026-07-29T22:00:00Z" w16du:dateUtc="2026-07-30T03:00:00Z">
                  <w:rPr>
                    <w:rStyle w:val="Hyperlink"/>
                  </w:rPr>
                </w:rPrChange>
              </w:rPr>
              <w:delText>6.X.3 HL7 FHIR Based Imaging Study Manifest Content Definitions</w:delText>
            </w:r>
            <w:r w:rsidRPr="0089691F" w:rsidDel="00B625DB">
              <w:rPr>
                <w:noProof/>
                <w:webHidden/>
              </w:rPr>
              <w:tab/>
              <w:delText>57</w:delText>
            </w:r>
          </w:del>
        </w:p>
        <w:p w14:paraId="6916679E" w14:textId="195494A6" w:rsidR="003411F7" w:rsidRPr="0089691F" w:rsidDel="00B625DB" w:rsidRDefault="003411F7">
          <w:pPr>
            <w:pStyle w:val="TOC3"/>
            <w:rPr>
              <w:del w:id="239" w:author="Mary Jungers" w:date="2026-07-29T22:00:00Z" w16du:dateUtc="2026-07-30T03:00:00Z"/>
              <w:rFonts w:asciiTheme="minorHAnsi" w:eastAsiaTheme="minorEastAsia" w:hAnsiTheme="minorHAnsi" w:cstheme="minorBidi"/>
              <w:noProof/>
              <w:kern w:val="2"/>
              <w14:ligatures w14:val="standardContextual"/>
            </w:rPr>
          </w:pPr>
          <w:del w:id="240" w:author="Mary Jungers" w:date="2026-07-29T22:00:00Z" w16du:dateUtc="2026-07-30T03:00:00Z">
            <w:r w:rsidRPr="00B625DB" w:rsidDel="00B625DB">
              <w:rPr>
                <w:noProof/>
                <w:rPrChange w:id="241" w:author="Mary Jungers" w:date="2026-07-29T22:00:00Z" w16du:dateUtc="2026-07-30T03:00:00Z">
                  <w:rPr>
                    <w:rStyle w:val="Hyperlink"/>
                  </w:rPr>
                </w:rPrChange>
              </w:rPr>
              <w:delText>6.X.4 MHD Envelope Content Definitions</w:delText>
            </w:r>
            <w:r w:rsidRPr="0089691F" w:rsidDel="00B625DB">
              <w:rPr>
                <w:noProof/>
                <w:webHidden/>
              </w:rPr>
              <w:tab/>
              <w:delText>58</w:delText>
            </w:r>
          </w:del>
        </w:p>
        <w:p w14:paraId="1B91F4CA" w14:textId="3A2EC490" w:rsidR="003411F7" w:rsidRPr="0089691F" w:rsidDel="00B625DB" w:rsidRDefault="003411F7">
          <w:pPr>
            <w:pStyle w:val="TOC3"/>
            <w:rPr>
              <w:del w:id="242" w:author="Mary Jungers" w:date="2026-07-29T22:00:00Z" w16du:dateUtc="2026-07-30T03:00:00Z"/>
              <w:rFonts w:asciiTheme="minorHAnsi" w:eastAsiaTheme="minorEastAsia" w:hAnsiTheme="minorHAnsi" w:cstheme="minorBidi"/>
              <w:noProof/>
              <w:kern w:val="2"/>
              <w14:ligatures w14:val="standardContextual"/>
            </w:rPr>
          </w:pPr>
          <w:del w:id="243" w:author="Mary Jungers" w:date="2026-07-29T22:00:00Z" w16du:dateUtc="2026-07-30T03:00:00Z">
            <w:r w:rsidRPr="00B625DB" w:rsidDel="00B625DB">
              <w:rPr>
                <w:noProof/>
                <w:rPrChange w:id="244" w:author="Mary Jungers" w:date="2026-07-29T22:00:00Z" w16du:dateUtc="2026-07-30T03:00:00Z">
                  <w:rPr>
                    <w:rStyle w:val="Hyperlink"/>
                  </w:rPr>
                </w:rPrChange>
              </w:rPr>
              <w:delText>6.X.5 DICOM – FHIR Format Mapping Specification</w:delText>
            </w:r>
            <w:r w:rsidRPr="0089691F" w:rsidDel="00B625DB">
              <w:rPr>
                <w:noProof/>
                <w:webHidden/>
              </w:rPr>
              <w:tab/>
              <w:delText>58</w:delText>
            </w:r>
          </w:del>
        </w:p>
        <w:p w14:paraId="49689B6F" w14:textId="5D1FE28D" w:rsidR="003411F7" w:rsidRPr="0089691F" w:rsidDel="00B625DB" w:rsidRDefault="003411F7">
          <w:pPr>
            <w:pStyle w:val="TOC3"/>
            <w:rPr>
              <w:del w:id="245" w:author="Mary Jungers" w:date="2026-07-29T22:00:00Z" w16du:dateUtc="2026-07-30T03:00:00Z"/>
              <w:rFonts w:asciiTheme="minorHAnsi" w:eastAsiaTheme="minorEastAsia" w:hAnsiTheme="minorHAnsi" w:cstheme="minorBidi"/>
              <w:noProof/>
              <w:kern w:val="2"/>
              <w14:ligatures w14:val="standardContextual"/>
            </w:rPr>
          </w:pPr>
          <w:del w:id="246" w:author="Mary Jungers" w:date="2026-07-29T22:00:00Z" w16du:dateUtc="2026-07-30T03:00:00Z">
            <w:r w:rsidRPr="00B625DB" w:rsidDel="00B625DB">
              <w:rPr>
                <w:noProof/>
                <w:rPrChange w:id="247" w:author="Mary Jungers" w:date="2026-07-29T22:00:00Z" w16du:dateUtc="2026-07-30T03:00:00Z">
                  <w:rPr>
                    <w:rStyle w:val="Hyperlink"/>
                  </w:rPr>
                </w:rPrChange>
              </w:rPr>
              <w:delText>6.X.6 Imaging Study Manifest Search Metadata</w:delText>
            </w:r>
            <w:r w:rsidRPr="0089691F" w:rsidDel="00B625DB">
              <w:rPr>
                <w:noProof/>
                <w:webHidden/>
              </w:rPr>
              <w:tab/>
              <w:delText>58</w:delText>
            </w:r>
          </w:del>
        </w:p>
        <w:p w14:paraId="4D1FD80D" w14:textId="2521FF54" w:rsidR="003411F7" w:rsidRPr="0089691F" w:rsidDel="00B625DB" w:rsidRDefault="003411F7">
          <w:pPr>
            <w:pStyle w:val="TOC1"/>
            <w:rPr>
              <w:del w:id="248" w:author="Mary Jungers" w:date="2026-07-29T22:00:00Z" w16du:dateUtc="2026-07-30T03:00:00Z"/>
              <w:rFonts w:asciiTheme="minorHAnsi" w:eastAsiaTheme="minorEastAsia" w:hAnsiTheme="minorHAnsi" w:cstheme="minorBidi"/>
              <w:noProof/>
              <w:kern w:val="2"/>
              <w14:ligatures w14:val="standardContextual"/>
            </w:rPr>
          </w:pPr>
          <w:del w:id="249" w:author="Mary Jungers" w:date="2026-07-29T22:00:00Z" w16du:dateUtc="2026-07-30T03:00:00Z">
            <w:r w:rsidRPr="00B625DB" w:rsidDel="00B625DB">
              <w:rPr>
                <w:rFonts w:eastAsia="Arial"/>
                <w:noProof/>
                <w:rPrChange w:id="250" w:author="Mary Jungers" w:date="2026-07-29T22:00:00Z" w16du:dateUtc="2026-07-30T03:00:00Z">
                  <w:rPr>
                    <w:rStyle w:val="Hyperlink"/>
                    <w:rFonts w:eastAsia="Arial"/>
                  </w:rPr>
                </w:rPrChange>
              </w:rPr>
              <w:delText>Appendices to Volume 3</w:delText>
            </w:r>
            <w:r w:rsidRPr="0089691F" w:rsidDel="00B625DB">
              <w:rPr>
                <w:noProof/>
                <w:webHidden/>
              </w:rPr>
              <w:tab/>
              <w:delText>63</w:delText>
            </w:r>
          </w:del>
        </w:p>
        <w:p w14:paraId="59B045AF" w14:textId="4B7DE3BA" w:rsidR="003411F7" w:rsidRPr="0089691F" w:rsidDel="00B625DB" w:rsidRDefault="003411F7">
          <w:pPr>
            <w:pStyle w:val="TOC1"/>
            <w:rPr>
              <w:del w:id="251" w:author="Mary Jungers" w:date="2026-07-29T22:00:00Z" w16du:dateUtc="2026-07-30T03:00:00Z"/>
              <w:rFonts w:asciiTheme="minorHAnsi" w:eastAsiaTheme="minorEastAsia" w:hAnsiTheme="minorHAnsi" w:cstheme="minorBidi"/>
              <w:noProof/>
              <w:kern w:val="2"/>
              <w14:ligatures w14:val="standardContextual"/>
            </w:rPr>
          </w:pPr>
          <w:del w:id="252" w:author="Mary Jungers" w:date="2026-07-29T22:00:00Z" w16du:dateUtc="2026-07-30T03:00:00Z">
            <w:r w:rsidRPr="00B625DB" w:rsidDel="00B625DB">
              <w:rPr>
                <w:noProof/>
                <w:rPrChange w:id="253" w:author="Mary Jungers" w:date="2026-07-29T22:00:00Z" w16du:dateUtc="2026-07-30T03:00:00Z">
                  <w:rPr>
                    <w:rStyle w:val="Hyperlink"/>
                  </w:rPr>
                </w:rPrChange>
              </w:rPr>
              <w:delText>Appendix A – Mapping of MADO Search Parameters to MHD and XDS.b Metadata</w:delText>
            </w:r>
            <w:r w:rsidRPr="0089691F" w:rsidDel="00B625DB">
              <w:rPr>
                <w:noProof/>
                <w:webHidden/>
              </w:rPr>
              <w:tab/>
              <w:delText>64</w:delText>
            </w:r>
          </w:del>
        </w:p>
        <w:p w14:paraId="4D5C8500" w14:textId="5A6E380B" w:rsidR="00BE4BF4" w:rsidRPr="0089691F" w:rsidRDefault="00BE4BF4">
          <w:pPr>
            <w:rPr>
              <w:b/>
              <w:bCs/>
            </w:rPr>
          </w:pPr>
          <w:r w:rsidRPr="0089691F">
            <w:rPr>
              <w:b/>
              <w:bCs/>
            </w:rPr>
            <w:fldChar w:fldCharType="end"/>
          </w:r>
        </w:p>
      </w:sdtContent>
    </w:sdt>
    <w:p w14:paraId="5A83EC30" w14:textId="77777777" w:rsidR="003621F7" w:rsidRPr="0089691F" w:rsidRDefault="003621F7" w:rsidP="003621F7"/>
    <w:p w14:paraId="7A554C79" w14:textId="77777777" w:rsidR="003621F7" w:rsidRPr="0089691F" w:rsidRDefault="003621F7" w:rsidP="003621F7"/>
    <w:p w14:paraId="4D638993" w14:textId="77777777" w:rsidR="003621F7" w:rsidRPr="0089691F" w:rsidRDefault="003621F7" w:rsidP="003621F7"/>
    <w:p w14:paraId="19F21005" w14:textId="77777777" w:rsidR="003621F7" w:rsidRPr="0089691F" w:rsidRDefault="003621F7" w:rsidP="003621F7"/>
    <w:p w14:paraId="71E8B18E" w14:textId="77777777" w:rsidR="003621F7" w:rsidRPr="0089691F" w:rsidRDefault="003621F7" w:rsidP="003621F7"/>
    <w:p w14:paraId="548EF1E4" w14:textId="77777777" w:rsidR="003621F7" w:rsidRPr="0089691F" w:rsidRDefault="003621F7" w:rsidP="003621F7">
      <w:pPr>
        <w:rPr>
          <w:b/>
          <w:bCs/>
        </w:rPr>
      </w:pPr>
    </w:p>
    <w:p w14:paraId="316B39C0" w14:textId="77777777" w:rsidR="003621F7" w:rsidRPr="0089691F" w:rsidRDefault="003621F7" w:rsidP="003621F7">
      <w:pPr>
        <w:rPr>
          <w:b/>
          <w:bCs/>
        </w:rPr>
      </w:pPr>
    </w:p>
    <w:p w14:paraId="1245AA5F" w14:textId="6577BAB9" w:rsidR="003621F7" w:rsidRPr="0089691F" w:rsidRDefault="003621F7" w:rsidP="009C5A30">
      <w:pPr>
        <w:tabs>
          <w:tab w:val="left" w:pos="3607"/>
        </w:tabs>
      </w:pPr>
      <w:r w:rsidRPr="0089691F">
        <w:tab/>
      </w:r>
    </w:p>
    <w:p w14:paraId="52A46284" w14:textId="15B56AC2" w:rsidR="004C29F1" w:rsidRPr="0089691F" w:rsidRDefault="004225F8" w:rsidP="009C5A30">
      <w:pPr>
        <w:pStyle w:val="Heading1"/>
        <w:numPr>
          <w:ilvl w:val="0"/>
          <w:numId w:val="0"/>
        </w:numPr>
        <w:rPr>
          <w:bCs/>
          <w:noProof w:val="0"/>
        </w:rPr>
      </w:pPr>
      <w:bookmarkStart w:id="254" w:name="_Toc236254843"/>
      <w:r w:rsidRPr="0089691F">
        <w:rPr>
          <w:bCs/>
          <w:noProof w:val="0"/>
        </w:rPr>
        <w:lastRenderedPageBreak/>
        <w:t xml:space="preserve">Introduction to </w:t>
      </w:r>
      <w:r w:rsidR="00A033AD" w:rsidRPr="0089691F">
        <w:rPr>
          <w:bCs/>
          <w:noProof w:val="0"/>
        </w:rPr>
        <w:t>This</w:t>
      </w:r>
      <w:r w:rsidRPr="0089691F">
        <w:rPr>
          <w:bCs/>
          <w:noProof w:val="0"/>
        </w:rPr>
        <w:t xml:space="preserve"> Supplement</w:t>
      </w:r>
      <w:bookmarkEnd w:id="254"/>
    </w:p>
    <w:p w14:paraId="07645499" w14:textId="2BFB94D4" w:rsidR="004C29F1" w:rsidRPr="0089691F" w:rsidRDefault="0014233D" w:rsidP="00213FA6">
      <w:pPr>
        <w:pStyle w:val="BodyText"/>
      </w:pPr>
      <w:r w:rsidRPr="0089691F">
        <w:t xml:space="preserve">This </w:t>
      </w:r>
      <w:del w:id="255" w:author="Mary Jungers" w:date="2026-07-29T19:44:00Z" w16du:dateUtc="2026-07-30T00:44:00Z">
        <w:r w:rsidRPr="0089691F" w:rsidDel="00C76FD1">
          <w:delText xml:space="preserve">new </w:delText>
        </w:r>
      </w:del>
      <w:r w:rsidR="00A458C8" w:rsidRPr="0089691F">
        <w:t>p</w:t>
      </w:r>
      <w:r w:rsidRPr="0089691F">
        <w:t>rofile addresses the access to DICOM Instances based on an imaging study manifest.</w:t>
      </w:r>
    </w:p>
    <w:p w14:paraId="2F0E219D" w14:textId="0B846784" w:rsidR="004C29F1" w:rsidRPr="0089691F" w:rsidRDefault="0014233D" w:rsidP="00213FA6">
      <w:pPr>
        <w:pStyle w:val="BodyText"/>
      </w:pPr>
      <w:r w:rsidRPr="0089691F">
        <w:t xml:space="preserve">The need for this profile was identified as part of the sharing of imaging studies and related reports as required under the </w:t>
      </w:r>
      <w:hyperlink r:id="rId18" w:history="1">
        <w:r w:rsidR="00E9430D" w:rsidRPr="0089691F">
          <w:rPr>
            <w:rStyle w:val="Hyperlink"/>
          </w:rPr>
          <w:t>EHDS Regulation</w:t>
        </w:r>
      </w:hyperlink>
      <w:r w:rsidRPr="0089691F">
        <w:t>.</w:t>
      </w:r>
    </w:p>
    <w:p w14:paraId="2FCECE89" w14:textId="37A0190F" w:rsidR="00961E66" w:rsidRPr="0089691F" w:rsidRDefault="0014233D" w:rsidP="00213FA6">
      <w:pPr>
        <w:pStyle w:val="BodyText"/>
      </w:pPr>
      <w:r w:rsidRPr="0089691F">
        <w:t>The access to DICOM Instances based on an imaging study manifest can be combined either with MHD (or MHD</w:t>
      </w:r>
      <w:r w:rsidR="00314A7B" w:rsidRPr="0089691F">
        <w:t>S</w:t>
      </w:r>
      <w:r w:rsidRPr="0089691F">
        <w:t>) to deploy FHIR</w:t>
      </w:r>
      <w:r w:rsidR="00314A7B" w:rsidRPr="0089691F">
        <w:t>-</w:t>
      </w:r>
      <w:r w:rsidRPr="0089691F">
        <w:t>based document sharing infrastructures or XDS</w:t>
      </w:r>
      <w:r w:rsidR="001C7E18" w:rsidRPr="0089691F">
        <w:t>.b</w:t>
      </w:r>
      <w:r w:rsidRPr="0089691F">
        <w:t>, or some proprietary document sharing scheme</w:t>
      </w:r>
      <w:r w:rsidR="008D6576" w:rsidRPr="0089691F">
        <w:t xml:space="preserve">. </w:t>
      </w:r>
      <w:r w:rsidRPr="0089691F">
        <w:t xml:space="preserve">Such flexibility ensures a common and more effective way to access the DICOM Objects through a solid profiling of WADO-RS consistent with the XC-WADO Cross-Community </w:t>
      </w:r>
      <w:ins w:id="256" w:author="Mary Jungers" w:date="2026-07-29T19:45:00Z" w16du:dateUtc="2026-07-30T00:45:00Z">
        <w:r w:rsidR="00C76FD1" w:rsidRPr="0089691F">
          <w:t>P</w:t>
        </w:r>
      </w:ins>
      <w:del w:id="257" w:author="Mary Jungers" w:date="2026-07-29T19:45:00Z" w16du:dateUtc="2026-07-30T00:45:00Z">
        <w:r w:rsidRPr="0089691F" w:rsidDel="00C76FD1">
          <w:delText>p</w:delText>
        </w:r>
      </w:del>
      <w:r w:rsidRPr="0089691F">
        <w:t xml:space="preserve">rofile and the </w:t>
      </w:r>
      <w:del w:id="258" w:author="Mary Jungers" w:date="2026-07-29T19:45:00Z" w16du:dateUtc="2026-07-30T00:45:00Z">
        <w:r w:rsidRPr="0089691F" w:rsidDel="00C76FD1">
          <w:delText>IID (</w:delText>
        </w:r>
      </w:del>
      <w:r w:rsidRPr="0089691F">
        <w:t>Invoke Image Display</w:t>
      </w:r>
      <w:ins w:id="259" w:author="Mary Jungers" w:date="2026-07-29T19:45:00Z" w16du:dateUtc="2026-07-30T00:45:00Z">
        <w:r w:rsidR="00C76FD1" w:rsidRPr="0089691F">
          <w:t xml:space="preserve"> (IID</w:t>
        </w:r>
      </w:ins>
      <w:r w:rsidRPr="0089691F">
        <w:t xml:space="preserve">) </w:t>
      </w:r>
      <w:ins w:id="260" w:author="Mary Jungers" w:date="2026-07-29T19:45:00Z" w16du:dateUtc="2026-07-30T00:45:00Z">
        <w:r w:rsidR="00C76FD1" w:rsidRPr="0089691F">
          <w:t>P</w:t>
        </w:r>
      </w:ins>
      <w:del w:id="261" w:author="Mary Jungers" w:date="2026-07-29T19:45:00Z" w16du:dateUtc="2026-07-30T00:45:00Z">
        <w:r w:rsidRPr="0089691F" w:rsidDel="00C76FD1">
          <w:delText>p</w:delText>
        </w:r>
      </w:del>
      <w:r w:rsidRPr="0089691F">
        <w:t>rofile</w:t>
      </w:r>
      <w:del w:id="262" w:author="Mary Jungers" w:date="2026-07-29T19:45:00Z" w16du:dateUtc="2026-07-30T00:45:00Z">
        <w:r w:rsidRPr="0089691F" w:rsidDel="00C76FD1">
          <w:delText>s</w:delText>
        </w:r>
      </w:del>
      <w:r w:rsidR="008D6576" w:rsidRPr="0089691F">
        <w:t xml:space="preserve">. </w:t>
      </w:r>
      <w:r w:rsidRPr="0089691F">
        <w:t xml:space="preserve">The MADO Profile includes </w:t>
      </w:r>
      <w:del w:id="263" w:author="Mary Jungers" w:date="2026-07-29T19:45:00Z" w16du:dateUtc="2026-07-30T00:45:00Z">
        <w:r w:rsidRPr="0089691F" w:rsidDel="00C76FD1">
          <w:delText xml:space="preserve">also </w:delText>
        </w:r>
      </w:del>
      <w:r w:rsidRPr="0089691F">
        <w:t xml:space="preserve">a more robust </w:t>
      </w:r>
      <w:r w:rsidR="002F41F5" w:rsidRPr="0089691F">
        <w:t>i</w:t>
      </w:r>
      <w:r w:rsidRPr="0089691F">
        <w:t xml:space="preserve">maging </w:t>
      </w:r>
      <w:r w:rsidR="002F41F5" w:rsidRPr="0089691F">
        <w:t>s</w:t>
      </w:r>
      <w:r w:rsidRPr="0089691F">
        <w:t xml:space="preserve">tudy </w:t>
      </w:r>
      <w:r w:rsidR="002F41F5" w:rsidRPr="0089691F">
        <w:t>m</w:t>
      </w:r>
      <w:r w:rsidRPr="0089691F">
        <w:t>anifest</w:t>
      </w:r>
      <w:r w:rsidR="00A76FBA" w:rsidRPr="0089691F">
        <w:t xml:space="preserve"> compared to the one introduced by XDS-I.b,</w:t>
      </w:r>
      <w:r w:rsidRPr="0089691F">
        <w:t xml:space="preserve"> supporting two complementary encodings based on the DICOM KOS </w:t>
      </w:r>
      <w:r w:rsidR="00A458C8" w:rsidRPr="0089691F">
        <w:t>IOD or</w:t>
      </w:r>
      <w:r w:rsidRPr="0089691F">
        <w:t xml:space="preserve"> FHIR Imaging Study resource, as well as profiling in a more precise way existing attributes and new attributes, such as those necessary to improve </w:t>
      </w:r>
      <w:r w:rsidR="00A458C8" w:rsidRPr="0089691F">
        <w:t>access</w:t>
      </w:r>
      <w:r w:rsidRPr="0089691F">
        <w:t xml:space="preserve"> to key images in a way compatible with the IHE KIN Profile.</w:t>
      </w:r>
    </w:p>
    <w:p w14:paraId="00A6A918" w14:textId="77777777" w:rsidR="00AA601F" w:rsidRPr="0089691F" w:rsidRDefault="00AA601F" w:rsidP="00213FA6">
      <w:pPr>
        <w:pStyle w:val="BodyText"/>
      </w:pPr>
    </w:p>
    <w:p w14:paraId="3B1EB26F" w14:textId="77777777" w:rsidR="00AA601F" w:rsidRPr="0089691F" w:rsidRDefault="00AA601F" w:rsidP="00213FA6">
      <w:pPr>
        <w:pStyle w:val="BodyText"/>
      </w:pPr>
    </w:p>
    <w:p w14:paraId="798DBB86" w14:textId="77777777" w:rsidR="00AA601F" w:rsidRPr="0089691F" w:rsidRDefault="00AA601F" w:rsidP="00213FA6">
      <w:pPr>
        <w:pStyle w:val="BodyText"/>
      </w:pPr>
    </w:p>
    <w:p w14:paraId="0591964C" w14:textId="77777777" w:rsidR="00AA601F" w:rsidRPr="0089691F" w:rsidRDefault="00AA601F" w:rsidP="00213FA6">
      <w:pPr>
        <w:pStyle w:val="BodyText"/>
      </w:pPr>
    </w:p>
    <w:p w14:paraId="4D888261" w14:textId="77777777" w:rsidR="00AA601F" w:rsidRPr="0089691F" w:rsidRDefault="00AA601F" w:rsidP="00213FA6">
      <w:pPr>
        <w:pStyle w:val="BodyText"/>
      </w:pPr>
    </w:p>
    <w:p w14:paraId="54EE4A02" w14:textId="77777777" w:rsidR="00AA601F" w:rsidRPr="0089691F" w:rsidRDefault="00AA601F" w:rsidP="00213FA6">
      <w:pPr>
        <w:pStyle w:val="BodyText"/>
      </w:pPr>
    </w:p>
    <w:p w14:paraId="1499E48B" w14:textId="77777777" w:rsidR="00AA601F" w:rsidRPr="0089691F" w:rsidRDefault="00AA601F" w:rsidP="00213FA6">
      <w:pPr>
        <w:pStyle w:val="BodyText"/>
      </w:pPr>
    </w:p>
    <w:p w14:paraId="017EC03E" w14:textId="77777777" w:rsidR="00AA601F" w:rsidRPr="0089691F" w:rsidRDefault="00AA601F" w:rsidP="00213FA6">
      <w:pPr>
        <w:pStyle w:val="BodyText"/>
      </w:pPr>
    </w:p>
    <w:p w14:paraId="62A6A56B" w14:textId="77777777" w:rsidR="00AA601F" w:rsidRPr="0089691F" w:rsidRDefault="00AA601F" w:rsidP="00213FA6">
      <w:pPr>
        <w:pStyle w:val="BodyText"/>
      </w:pPr>
    </w:p>
    <w:p w14:paraId="08E8256E" w14:textId="77777777" w:rsidR="00AA601F" w:rsidRPr="0089691F" w:rsidRDefault="00AA601F" w:rsidP="00213FA6">
      <w:pPr>
        <w:pStyle w:val="BodyText"/>
      </w:pPr>
    </w:p>
    <w:p w14:paraId="70A1254D" w14:textId="77777777" w:rsidR="00AA601F" w:rsidRPr="0089691F" w:rsidRDefault="00AA601F" w:rsidP="00213FA6">
      <w:pPr>
        <w:pStyle w:val="BodyText"/>
      </w:pPr>
    </w:p>
    <w:p w14:paraId="62224C4B" w14:textId="77777777" w:rsidR="00AA601F" w:rsidRPr="0089691F" w:rsidRDefault="00AA601F" w:rsidP="00213FA6">
      <w:pPr>
        <w:pStyle w:val="BodyText"/>
      </w:pPr>
    </w:p>
    <w:p w14:paraId="2C585BD0" w14:textId="77777777" w:rsidR="00AA601F" w:rsidRPr="0089691F" w:rsidRDefault="00AA601F" w:rsidP="00213FA6">
      <w:pPr>
        <w:pStyle w:val="BodyText"/>
      </w:pPr>
    </w:p>
    <w:p w14:paraId="3C9886C4" w14:textId="77777777" w:rsidR="00AA601F" w:rsidRPr="0089691F" w:rsidRDefault="00AA601F" w:rsidP="00213FA6">
      <w:pPr>
        <w:pStyle w:val="BodyText"/>
      </w:pPr>
    </w:p>
    <w:p w14:paraId="0C7E7B80" w14:textId="77777777" w:rsidR="00AA601F" w:rsidRPr="0089691F" w:rsidRDefault="00AA601F" w:rsidP="00213FA6">
      <w:pPr>
        <w:pStyle w:val="BodyText"/>
      </w:pPr>
    </w:p>
    <w:p w14:paraId="734EEAD6" w14:textId="77777777" w:rsidR="00AA601F" w:rsidRPr="0089691F" w:rsidRDefault="00AA601F" w:rsidP="00213FA6">
      <w:pPr>
        <w:pStyle w:val="BodyText"/>
      </w:pPr>
    </w:p>
    <w:p w14:paraId="129EF9E5" w14:textId="77777777" w:rsidR="00AA601F" w:rsidRPr="0089691F" w:rsidRDefault="00AA601F" w:rsidP="00213FA6">
      <w:pPr>
        <w:pStyle w:val="BodyText"/>
      </w:pPr>
    </w:p>
    <w:p w14:paraId="383F7079" w14:textId="77777777" w:rsidR="00AA601F" w:rsidRPr="0089691F" w:rsidRDefault="00AA601F" w:rsidP="00213FA6">
      <w:pPr>
        <w:pStyle w:val="BodyText"/>
      </w:pPr>
    </w:p>
    <w:p w14:paraId="5AD4BAC7" w14:textId="77777777" w:rsidR="00AA601F" w:rsidRPr="0089691F" w:rsidRDefault="00AA601F" w:rsidP="00213FA6">
      <w:pPr>
        <w:pStyle w:val="BodyText"/>
      </w:pPr>
    </w:p>
    <w:p w14:paraId="525A08E9" w14:textId="4C1270C9" w:rsidR="00EE74FF" w:rsidRPr="0089691F" w:rsidRDefault="00A10461" w:rsidP="00EE74FF">
      <w:pPr>
        <w:pBdr>
          <w:top w:val="nil"/>
          <w:left w:val="nil"/>
          <w:bottom w:val="nil"/>
          <w:right w:val="nil"/>
          <w:between w:val="nil"/>
        </w:pBdr>
        <w:rPr>
          <w:color w:val="000000"/>
        </w:rPr>
      </w:pPr>
      <w:r w:rsidRPr="0089691F">
        <w:rPr>
          <w:rFonts w:ascii="Arial" w:hAnsi="Arial"/>
          <w:b/>
          <w:kern w:val="28"/>
          <w:sz w:val="28"/>
        </w:rPr>
        <w:lastRenderedPageBreak/>
        <mc:AlternateContent>
          <mc:Choice Requires="wps">
            <w:drawing>
              <wp:anchor distT="0" distB="0" distL="114300" distR="114300" simplePos="0" relativeHeight="251658240" behindDoc="0" locked="0" layoutInCell="1" allowOverlap="1" wp14:anchorId="7120266B" wp14:editId="37F84082">
                <wp:simplePos x="0" y="0"/>
                <wp:positionH relativeFrom="column">
                  <wp:posOffset>-148701</wp:posOffset>
                </wp:positionH>
                <wp:positionV relativeFrom="paragraph">
                  <wp:posOffset>175630</wp:posOffset>
                </wp:positionV>
                <wp:extent cx="6205220" cy="5202314"/>
                <wp:effectExtent l="0" t="0" r="24130" b="17780"/>
                <wp:wrapNone/>
                <wp:docPr id="246162225" name="Rectangle 36"/>
                <wp:cNvGraphicFramePr/>
                <a:graphic xmlns:a="http://schemas.openxmlformats.org/drawingml/2006/main">
                  <a:graphicData uri="http://schemas.microsoft.com/office/word/2010/wordprocessingShape">
                    <wps:wsp>
                      <wps:cNvSpPr/>
                      <wps:spPr>
                        <a:xfrm>
                          <a:off x="0" y="0"/>
                          <a:ext cx="6205220" cy="5202314"/>
                        </a:xfrm>
                        <a:prstGeom prst="rect">
                          <a:avLst/>
                        </a:prstGeom>
                        <a:noFill/>
                        <a:ln w="222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A3A1A7" id="Rectangle 36" o:spid="_x0000_s1026" style="position:absolute;margin-left:-11.7pt;margin-top:13.85pt;width:488.6pt;height:409.6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" filled="f" strokecolor="black [3213]" strokeweight="1.75pt"/>
            </w:pict>
          </mc:Fallback>
        </mc:AlternateContent>
      </w:r>
    </w:p>
    <w:p w14:paraId="6314A105" w14:textId="570A6A2B" w:rsidR="00EE74FF" w:rsidRPr="0089691F" w:rsidRDefault="00EE74FF" w:rsidP="00EE74FF">
      <w:pPr>
        <w:pStyle w:val="BodyText"/>
      </w:pPr>
      <w:r w:rsidRPr="0089691F">
        <w:t>Whenever possible, IHE profiles are based on established and stable underlying standards. However, if an IHE domain determines that an emerging standard has high likelihood of industry adoption, and the standard offers significant benefits for the use cases it is attempting to address, the domain may develop IHE profiles based on such a standard. During Trial Implementation, the IHE domain will update and republish the IHE profile as the underlying standard evolves.</w:t>
      </w:r>
    </w:p>
    <w:p w14:paraId="29721682" w14:textId="7A7DB212" w:rsidR="00EE74FF" w:rsidRPr="0089691F" w:rsidRDefault="00EE74FF" w:rsidP="00EE74FF">
      <w:pPr>
        <w:pStyle w:val="BodyText"/>
      </w:pPr>
      <w:r w:rsidRPr="0089691F">
        <w:t xml:space="preserve">Product implementations and site deployments may need to be updated </w:t>
      </w:r>
      <w:r w:rsidR="00636581" w:rsidRPr="0089691F">
        <w:t>for</w:t>
      </w:r>
      <w:r w:rsidRPr="0089691F">
        <w:t xml:space="preserve"> them to remain interoperable and conformant with an updated IHE profile.</w:t>
      </w:r>
    </w:p>
    <w:p w14:paraId="18D63CF7" w14:textId="432561B0" w:rsidR="00EE74FF" w:rsidRPr="0089691F" w:rsidRDefault="00EE74FF" w:rsidP="00EE74FF">
      <w:pPr>
        <w:pStyle w:val="BodyText"/>
      </w:pPr>
      <w:r w:rsidRPr="0089691F">
        <w:t>This MADO Profile incorporates content from Release 4 of the HL7</w:t>
      </w:r>
      <w:r w:rsidRPr="0089691F">
        <w:rPr>
          <w:vertAlign w:val="superscript"/>
        </w:rPr>
        <w:t>®</w:t>
      </w:r>
      <w:r w:rsidRPr="0089691F">
        <w:t xml:space="preserve"> FHIR</w:t>
      </w:r>
      <w:r w:rsidRPr="0089691F">
        <w:rPr>
          <w:vertAlign w:val="superscript"/>
        </w:rPr>
        <w:t>®</w:t>
      </w:r>
      <w:r w:rsidRPr="0089691F">
        <w:t xml:space="preserve"> specification. HL7 describes FHIR Change Management and Versioning at </w:t>
      </w:r>
      <w:hyperlink r:id="rId19">
        <w:r w:rsidRPr="0089691F">
          <w:rPr>
            <w:rStyle w:val="Hyperlink"/>
          </w:rPr>
          <w:t>https://www.hl7.org/fhir/versions.html</w:t>
        </w:r>
      </w:hyperlink>
      <w:r w:rsidRPr="0089691F">
        <w:t>.</w:t>
      </w:r>
    </w:p>
    <w:p w14:paraId="2AC9FBE8" w14:textId="77777777" w:rsidR="00636581" w:rsidRPr="0089691F" w:rsidRDefault="00636581" w:rsidP="00636581">
      <w:r w:rsidRPr="0089691F">
        <w:t xml:space="preserve">HL7 provides a rating of the maturity of FHIR content based on the FHIR Maturity Model (FMM): level 0 (draft) through N (Normative). See </w:t>
      </w:r>
      <w:hyperlink r:id="rId20" w:anchor="maturity" w:history="1">
        <w:r w:rsidRPr="0089691F">
          <w:rPr>
            <w:rStyle w:val="Hyperlink"/>
          </w:rPr>
          <w:t>http://hl7.org/fhir/versions.html#maturity</w:t>
        </w:r>
      </w:hyperlink>
      <w:r w:rsidRPr="0089691F">
        <w:t xml:space="preserve">. </w:t>
      </w:r>
    </w:p>
    <w:p w14:paraId="29590EC8" w14:textId="21D1B512" w:rsidR="00636581" w:rsidRPr="0089691F" w:rsidRDefault="00636581" w:rsidP="00636581">
      <w:pPr>
        <w:pStyle w:val="BodyText"/>
      </w:pPr>
      <w:r w:rsidRPr="0089691F">
        <w:t>The FMM levels for FHIR content used in this profile are:</w:t>
      </w:r>
    </w:p>
    <w:p w14:paraId="32E2BA71" w14:textId="77777777" w:rsidR="008016D8" w:rsidRPr="0089691F" w:rsidRDefault="008016D8" w:rsidP="00636581">
      <w:pPr>
        <w:pStyle w:val="BodyText"/>
      </w:pPr>
    </w:p>
    <w:tbl>
      <w:tblPr>
        <w:tblW w:w="6030" w:type="dxa"/>
        <w:jc w:val="center"/>
        <w:tblBorders>
          <w:top w:val="nil"/>
          <w:left w:val="nil"/>
          <w:bottom w:val="nil"/>
          <w:right w:val="nil"/>
          <w:insideH w:val="nil"/>
          <w:insideV w:val="nil"/>
        </w:tblBorders>
        <w:tblLayout w:type="fixed"/>
        <w:tblLook w:val="0600" w:firstRow="0" w:lastRow="0" w:firstColumn="0" w:lastColumn="0" w:noHBand="1" w:noVBand="1"/>
      </w:tblPr>
      <w:tblGrid>
        <w:gridCol w:w="4080"/>
        <w:gridCol w:w="1950"/>
      </w:tblGrid>
      <w:tr w:rsidR="004D5420" w:rsidRPr="0089691F" w14:paraId="53936A21" w14:textId="77777777" w:rsidTr="00987CD4">
        <w:trPr>
          <w:trHeight w:val="705"/>
          <w:jc w:val="center"/>
        </w:trPr>
        <w:tc>
          <w:tcPr>
            <w:tcW w:w="4080" w:type="dxa"/>
            <w:tcBorders>
              <w:top w:val="single" w:sz="5" w:space="0" w:color="000000"/>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3309D780" w14:textId="77777777" w:rsidR="004D5420" w:rsidRPr="0089691F" w:rsidRDefault="004D5420" w:rsidP="00987CD4">
            <w:pPr>
              <w:pStyle w:val="TableEntryHeader"/>
            </w:pPr>
            <w:r w:rsidRPr="0089691F">
              <w:t>FHIR Content</w:t>
            </w:r>
          </w:p>
          <w:p w14:paraId="1B9D17BA" w14:textId="77777777" w:rsidR="004D5420" w:rsidRPr="0089691F" w:rsidRDefault="004D5420" w:rsidP="00987CD4">
            <w:pPr>
              <w:pStyle w:val="TableEntryHeader"/>
            </w:pPr>
            <w:r w:rsidRPr="0089691F">
              <w:t>(Resources, ValueSets, etc.)</w:t>
            </w:r>
          </w:p>
        </w:tc>
        <w:tc>
          <w:tcPr>
            <w:tcW w:w="1950"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14:paraId="74A40652" w14:textId="39B74104" w:rsidR="004D5420" w:rsidRPr="0089691F" w:rsidRDefault="004D5420" w:rsidP="00987CD4">
            <w:pPr>
              <w:pStyle w:val="TableEntryHeader"/>
            </w:pPr>
            <w:r w:rsidRPr="0089691F">
              <w:t>FMM Level</w:t>
            </w:r>
            <w:r w:rsidR="00341A68" w:rsidRPr="0089691F">
              <w:t xml:space="preserve"> in Release 4</w:t>
            </w:r>
          </w:p>
        </w:tc>
      </w:tr>
      <w:tr w:rsidR="004D5420" w:rsidRPr="0089691F" w14:paraId="768DE1D4" w14:textId="77777777" w:rsidTr="00987CD4">
        <w:trPr>
          <w:trHeight w:val="285"/>
          <w:jc w:val="center"/>
        </w:trPr>
        <w:tc>
          <w:tcPr>
            <w:tcW w:w="40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5B5505" w14:textId="77777777" w:rsidR="004D5420" w:rsidRPr="0089691F" w:rsidRDefault="004D5420" w:rsidP="00987CD4">
            <w:pPr>
              <w:pStyle w:val="TableEntry"/>
            </w:pPr>
            <w:r w:rsidRPr="0089691F">
              <w:t>Bundle</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1FD98346" w14:textId="77777777" w:rsidR="004D5420" w:rsidRPr="0089691F" w:rsidRDefault="004D5420" w:rsidP="00987CD4">
            <w:pPr>
              <w:pStyle w:val="TableEntry"/>
            </w:pPr>
            <w:r w:rsidRPr="0089691F">
              <w:t>N</w:t>
            </w:r>
          </w:p>
        </w:tc>
      </w:tr>
      <w:tr w:rsidR="004D5420" w:rsidRPr="0089691F" w14:paraId="047BC94B" w14:textId="77777777" w:rsidTr="00987CD4">
        <w:trPr>
          <w:trHeight w:val="315"/>
          <w:jc w:val="center"/>
        </w:trPr>
        <w:tc>
          <w:tcPr>
            <w:tcW w:w="40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1D7435" w14:textId="77777777" w:rsidR="004D5420" w:rsidRPr="0089691F" w:rsidRDefault="004D5420" w:rsidP="00987CD4">
            <w:pPr>
              <w:pStyle w:val="TableEntry"/>
            </w:pPr>
            <w:r w:rsidRPr="0089691F">
              <w:t>Device</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50FFE833" w14:textId="77777777" w:rsidR="004D5420" w:rsidRPr="0089691F" w:rsidRDefault="004D5420" w:rsidP="00987CD4">
            <w:pPr>
              <w:pStyle w:val="TableEntry"/>
            </w:pPr>
            <w:r w:rsidRPr="0089691F">
              <w:t>2</w:t>
            </w:r>
          </w:p>
        </w:tc>
      </w:tr>
      <w:tr w:rsidR="004D5420" w:rsidRPr="0089691F" w14:paraId="07ABC359" w14:textId="77777777" w:rsidTr="00987CD4">
        <w:trPr>
          <w:trHeight w:val="285"/>
          <w:jc w:val="center"/>
        </w:trPr>
        <w:tc>
          <w:tcPr>
            <w:tcW w:w="40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E5F0C7" w14:textId="77777777" w:rsidR="004D5420" w:rsidRPr="0089691F" w:rsidRDefault="004D5420" w:rsidP="00987CD4">
            <w:pPr>
              <w:pStyle w:val="TableEntry"/>
            </w:pPr>
            <w:r w:rsidRPr="0089691F">
              <w:t>DocumentReference</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5F52D46A" w14:textId="77777777" w:rsidR="004D5420" w:rsidRPr="0089691F" w:rsidRDefault="004D5420" w:rsidP="00987CD4">
            <w:pPr>
              <w:pStyle w:val="TableEntry"/>
            </w:pPr>
            <w:r w:rsidRPr="0089691F">
              <w:t>4</w:t>
            </w:r>
          </w:p>
        </w:tc>
      </w:tr>
      <w:tr w:rsidR="004D5420" w:rsidRPr="0089691F" w14:paraId="64150D72" w14:textId="77777777" w:rsidTr="00987CD4">
        <w:trPr>
          <w:trHeight w:val="285"/>
          <w:jc w:val="center"/>
        </w:trPr>
        <w:tc>
          <w:tcPr>
            <w:tcW w:w="40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71E2D4" w14:textId="77777777" w:rsidR="004D5420" w:rsidRPr="0089691F" w:rsidRDefault="004D5420" w:rsidP="00987CD4">
            <w:pPr>
              <w:pStyle w:val="TableEntry"/>
            </w:pPr>
            <w:r w:rsidRPr="0089691F">
              <w:t>Endpoint</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2317D362" w14:textId="77777777" w:rsidR="004D5420" w:rsidRPr="0089691F" w:rsidRDefault="004D5420" w:rsidP="00987CD4">
            <w:pPr>
              <w:pStyle w:val="TableEntry"/>
            </w:pPr>
            <w:r w:rsidRPr="0089691F">
              <w:t>2</w:t>
            </w:r>
          </w:p>
        </w:tc>
      </w:tr>
      <w:tr w:rsidR="004D5420" w:rsidRPr="0089691F" w14:paraId="591B0B26" w14:textId="77777777" w:rsidTr="00987CD4">
        <w:trPr>
          <w:trHeight w:val="285"/>
          <w:jc w:val="center"/>
        </w:trPr>
        <w:tc>
          <w:tcPr>
            <w:tcW w:w="40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5570A2" w14:textId="77777777" w:rsidR="004D5420" w:rsidRPr="0089691F" w:rsidRDefault="004D5420" w:rsidP="00987CD4">
            <w:pPr>
              <w:pStyle w:val="TableEntry"/>
            </w:pPr>
            <w:r w:rsidRPr="0089691F">
              <w:t>ImagingStudy Resource</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1FCEBC50" w14:textId="53AB66FC" w:rsidR="004D5420" w:rsidRPr="0089691F" w:rsidRDefault="00F11F52" w:rsidP="00987CD4">
            <w:pPr>
              <w:pStyle w:val="TableEntry"/>
            </w:pPr>
            <w:r w:rsidRPr="0089691F">
              <w:t>3</w:t>
            </w:r>
          </w:p>
        </w:tc>
      </w:tr>
      <w:tr w:rsidR="004D5420" w:rsidRPr="0089691F" w14:paraId="49DF11D6" w14:textId="77777777" w:rsidTr="00987CD4">
        <w:trPr>
          <w:trHeight w:val="285"/>
          <w:jc w:val="center"/>
        </w:trPr>
        <w:tc>
          <w:tcPr>
            <w:tcW w:w="40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879295" w14:textId="77777777" w:rsidR="004D5420" w:rsidRPr="0089691F" w:rsidRDefault="004D5420" w:rsidP="00987CD4">
            <w:pPr>
              <w:pStyle w:val="TableEntry"/>
            </w:pPr>
            <w:r w:rsidRPr="0089691F">
              <w:t>Patient</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550F5FE7" w14:textId="77777777" w:rsidR="004D5420" w:rsidRPr="0089691F" w:rsidRDefault="004D5420" w:rsidP="00987CD4">
            <w:pPr>
              <w:pStyle w:val="TableEntry"/>
            </w:pPr>
            <w:r w:rsidRPr="0089691F">
              <w:t>N</w:t>
            </w:r>
          </w:p>
        </w:tc>
      </w:tr>
      <w:tr w:rsidR="004D5420" w:rsidRPr="0089691F" w14:paraId="39262FD8" w14:textId="77777777" w:rsidTr="00987CD4">
        <w:trPr>
          <w:trHeight w:val="285"/>
          <w:jc w:val="center"/>
        </w:trPr>
        <w:tc>
          <w:tcPr>
            <w:tcW w:w="40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BC0E52" w14:textId="77777777" w:rsidR="004D5420" w:rsidRPr="0089691F" w:rsidRDefault="004D5420" w:rsidP="00987CD4">
            <w:pPr>
              <w:pStyle w:val="TableEntry"/>
            </w:pPr>
            <w:r w:rsidRPr="0089691F">
              <w:t>PratitionerRole</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027E0F86" w14:textId="77777777" w:rsidR="004D5420" w:rsidRPr="0089691F" w:rsidRDefault="004D5420" w:rsidP="00987CD4">
            <w:pPr>
              <w:pStyle w:val="TableEntry"/>
            </w:pPr>
            <w:r w:rsidRPr="0089691F">
              <w:t>4</w:t>
            </w:r>
          </w:p>
        </w:tc>
      </w:tr>
      <w:tr w:rsidR="004D5420" w:rsidRPr="0089691F" w14:paraId="058ACD11" w14:textId="77777777" w:rsidTr="00987CD4">
        <w:trPr>
          <w:trHeight w:val="285"/>
          <w:jc w:val="center"/>
        </w:trPr>
        <w:tc>
          <w:tcPr>
            <w:tcW w:w="40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0632BD" w14:textId="77777777" w:rsidR="004D5420" w:rsidRPr="0089691F" w:rsidRDefault="004D5420" w:rsidP="00987CD4">
            <w:pPr>
              <w:pStyle w:val="TableEntry"/>
            </w:pPr>
            <w:r w:rsidRPr="0089691F">
              <w:t>Procedure</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4DD528CB" w14:textId="77777777" w:rsidR="004D5420" w:rsidRPr="0089691F" w:rsidRDefault="004D5420" w:rsidP="00987CD4">
            <w:pPr>
              <w:pStyle w:val="TableEntry"/>
            </w:pPr>
            <w:r w:rsidRPr="0089691F">
              <w:t>4</w:t>
            </w:r>
          </w:p>
        </w:tc>
      </w:tr>
      <w:tr w:rsidR="004D5420" w:rsidRPr="0089691F" w14:paraId="460C3E1C" w14:textId="77777777" w:rsidTr="00987CD4">
        <w:trPr>
          <w:trHeight w:val="285"/>
          <w:jc w:val="center"/>
        </w:trPr>
        <w:tc>
          <w:tcPr>
            <w:tcW w:w="40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E9A612" w14:textId="77777777" w:rsidR="004D5420" w:rsidRPr="0089691F" w:rsidRDefault="004D5420" w:rsidP="00987CD4">
            <w:pPr>
              <w:pStyle w:val="TableEntry"/>
            </w:pPr>
            <w:r w:rsidRPr="0089691F">
              <w:t>ServiceRequest</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7694D069" w14:textId="77777777" w:rsidR="004D5420" w:rsidRPr="0089691F" w:rsidRDefault="004D5420" w:rsidP="00987CD4">
            <w:pPr>
              <w:pStyle w:val="TableEntry"/>
            </w:pPr>
            <w:r w:rsidRPr="0089691F">
              <w:t>4</w:t>
            </w:r>
          </w:p>
        </w:tc>
      </w:tr>
    </w:tbl>
    <w:p w14:paraId="4030747E" w14:textId="77777777" w:rsidR="00215302" w:rsidRPr="0089691F" w:rsidRDefault="00215302" w:rsidP="00636581">
      <w:pPr>
        <w:pStyle w:val="BodyText"/>
      </w:pPr>
    </w:p>
    <w:p w14:paraId="6DED8AFF" w14:textId="77777777" w:rsidR="00EE74FF" w:rsidRPr="0089691F" w:rsidRDefault="00EE74FF">
      <w:pPr>
        <w:pStyle w:val="BodyText"/>
        <w:pPrChange w:id="264" w:author="Mary Jungers" w:date="2026-07-29T19:46:00Z" w16du:dateUtc="2026-07-30T00:46:00Z">
          <w:pPr/>
        </w:pPrChange>
      </w:pPr>
    </w:p>
    <w:p w14:paraId="423A5E18" w14:textId="77777777" w:rsidR="00EE74FF" w:rsidRPr="0089691F" w:rsidRDefault="00EE74FF" w:rsidP="00C76FD1">
      <w:pPr>
        <w:pStyle w:val="BodyText"/>
        <w:rPr>
          <w:ins w:id="265" w:author="Mary Jungers" w:date="2026-07-29T19:46:00Z" w16du:dateUtc="2026-07-30T00:46:00Z"/>
        </w:rPr>
      </w:pPr>
    </w:p>
    <w:p w14:paraId="018EB270" w14:textId="77777777" w:rsidR="00C76FD1" w:rsidRPr="0089691F" w:rsidRDefault="00C76FD1" w:rsidP="00C76FD1">
      <w:pPr>
        <w:pStyle w:val="BodyText"/>
        <w:rPr>
          <w:ins w:id="266" w:author="Mary Jungers" w:date="2026-07-29T19:46:00Z" w16du:dateUtc="2026-07-30T00:46:00Z"/>
        </w:rPr>
      </w:pPr>
    </w:p>
    <w:p w14:paraId="6A7F3525" w14:textId="77777777" w:rsidR="00C76FD1" w:rsidRPr="0089691F" w:rsidRDefault="00C76FD1" w:rsidP="00C76FD1">
      <w:pPr>
        <w:pStyle w:val="BodyText"/>
        <w:rPr>
          <w:ins w:id="267" w:author="Mary Jungers" w:date="2026-07-29T19:46:00Z" w16du:dateUtc="2026-07-30T00:46:00Z"/>
        </w:rPr>
      </w:pPr>
    </w:p>
    <w:p w14:paraId="76509EC7" w14:textId="77777777" w:rsidR="00C76FD1" w:rsidRPr="0089691F" w:rsidRDefault="00C76FD1" w:rsidP="00C76FD1">
      <w:pPr>
        <w:pStyle w:val="BodyText"/>
        <w:rPr>
          <w:ins w:id="268" w:author="Mary Jungers" w:date="2026-07-29T19:46:00Z" w16du:dateUtc="2026-07-30T00:46:00Z"/>
        </w:rPr>
      </w:pPr>
    </w:p>
    <w:p w14:paraId="1DFA911F" w14:textId="77777777" w:rsidR="00C76FD1" w:rsidRPr="0089691F" w:rsidRDefault="00C76FD1">
      <w:pPr>
        <w:pStyle w:val="BodyText"/>
        <w:rPr>
          <w:rPrChange w:id="269" w:author="Mary Jungers" w:date="2026-07-29T19:46:00Z" w16du:dateUtc="2026-07-30T00:46:00Z">
            <w:rPr>
              <w:i/>
              <w:iCs/>
              <w:color w:val="000000"/>
            </w:rPr>
          </w:rPrChange>
        </w:rPr>
        <w:pPrChange w:id="270" w:author="Mary Jungers" w:date="2026-07-29T19:46:00Z" w16du:dateUtc="2026-07-30T00:46:00Z">
          <w:pPr>
            <w:pBdr>
              <w:top w:val="nil"/>
              <w:left w:val="nil"/>
              <w:bottom w:val="nil"/>
              <w:right w:val="nil"/>
              <w:between w:val="nil"/>
            </w:pBdr>
          </w:pPr>
        </w:pPrChange>
      </w:pPr>
    </w:p>
    <w:p w14:paraId="05D7FBAF" w14:textId="0C216E3D" w:rsidR="00FB4DCE" w:rsidRPr="0089691F" w:rsidRDefault="00FB4DCE" w:rsidP="008742F1">
      <w:pPr>
        <w:pStyle w:val="Heading2"/>
        <w:numPr>
          <w:ilvl w:val="0"/>
          <w:numId w:val="0"/>
        </w:numPr>
        <w:rPr>
          <w:noProof w:val="0"/>
        </w:rPr>
      </w:pPr>
      <w:bookmarkStart w:id="271" w:name="_Toc236254844"/>
      <w:r w:rsidRPr="0089691F">
        <w:rPr>
          <w:noProof w:val="0"/>
        </w:rPr>
        <w:lastRenderedPageBreak/>
        <w:t>Open Issues and Questions</w:t>
      </w:r>
      <w:bookmarkEnd w:id="271"/>
    </w:p>
    <w:tbl>
      <w:tblPr>
        <w:tblStyle w:val="afffffff1"/>
        <w:tblW w:w="92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5"/>
        <w:gridCol w:w="8579"/>
      </w:tblGrid>
      <w:tr w:rsidR="00FB4DCE" w:rsidRPr="0089691F" w14:paraId="0AEC14C7" w14:textId="77777777" w:rsidTr="00EF711E">
        <w:trPr>
          <w:cantSplit/>
          <w:tblHeader/>
          <w:jc w:val="center"/>
        </w:trPr>
        <w:tc>
          <w:tcPr>
            <w:tcW w:w="625" w:type="dxa"/>
            <w:shd w:val="clear" w:color="auto" w:fill="D9D9D9"/>
          </w:tcPr>
          <w:p w14:paraId="49DF268A" w14:textId="77777777" w:rsidR="00FB4DCE" w:rsidRPr="0089691F" w:rsidRDefault="00FB4DCE" w:rsidP="00EF711E">
            <w:pPr>
              <w:pStyle w:val="TableEntryHeader"/>
              <w:rPr>
                <w:rFonts w:eastAsia="Arial"/>
              </w:rPr>
            </w:pPr>
            <w:r w:rsidRPr="0089691F">
              <w:rPr>
                <w:rFonts w:eastAsia="Arial"/>
              </w:rPr>
              <w:t>#</w:t>
            </w:r>
          </w:p>
        </w:tc>
        <w:tc>
          <w:tcPr>
            <w:tcW w:w="8579" w:type="dxa"/>
            <w:shd w:val="clear" w:color="auto" w:fill="D9D9D9"/>
          </w:tcPr>
          <w:p w14:paraId="10D65E4B" w14:textId="77777777" w:rsidR="00FB4DCE" w:rsidRPr="0089691F" w:rsidRDefault="00FB4DCE" w:rsidP="00EF711E">
            <w:pPr>
              <w:pStyle w:val="TableEntryHeader"/>
              <w:rPr>
                <w:rFonts w:eastAsia="Arial"/>
              </w:rPr>
            </w:pPr>
            <w:r w:rsidRPr="0089691F">
              <w:rPr>
                <w:rFonts w:eastAsia="Arial"/>
              </w:rPr>
              <w:t xml:space="preserve">Issue / Answer </w:t>
            </w:r>
          </w:p>
        </w:tc>
      </w:tr>
      <w:tr w:rsidR="00FB4DCE" w:rsidRPr="0089691F" w14:paraId="0F450FF2" w14:textId="77777777" w:rsidTr="00EF711E">
        <w:trPr>
          <w:cantSplit/>
          <w:jc w:val="center"/>
        </w:trPr>
        <w:tc>
          <w:tcPr>
            <w:tcW w:w="625" w:type="dxa"/>
          </w:tcPr>
          <w:p w14:paraId="1DE5CC3E" w14:textId="77777777" w:rsidR="00FB4DCE" w:rsidRPr="0089691F" w:rsidRDefault="00FB4DCE" w:rsidP="00EF711E">
            <w:pPr>
              <w:pStyle w:val="TableEntry"/>
            </w:pPr>
          </w:p>
        </w:tc>
        <w:tc>
          <w:tcPr>
            <w:tcW w:w="8579" w:type="dxa"/>
          </w:tcPr>
          <w:p w14:paraId="13D937F9" w14:textId="77777777" w:rsidR="00FB4DCE" w:rsidRPr="0089691F" w:rsidRDefault="00FB4DCE" w:rsidP="00EF711E">
            <w:pPr>
              <w:pStyle w:val="TableEntry"/>
            </w:pPr>
            <w:r w:rsidRPr="0089691F">
              <w:t>None</w:t>
            </w:r>
          </w:p>
        </w:tc>
      </w:tr>
    </w:tbl>
    <w:p w14:paraId="78378435" w14:textId="77777777" w:rsidR="00AA601F" w:rsidRPr="0089691F" w:rsidRDefault="00AA601F" w:rsidP="009C5A30">
      <w:pPr>
        <w:pStyle w:val="BodyText"/>
      </w:pPr>
    </w:p>
    <w:p w14:paraId="59D5B1AE" w14:textId="4D555818" w:rsidR="004C29F1" w:rsidRPr="0089691F" w:rsidRDefault="00FB4DCE" w:rsidP="00213FA6">
      <w:pPr>
        <w:pStyle w:val="Heading2"/>
        <w:numPr>
          <w:ilvl w:val="0"/>
          <w:numId w:val="0"/>
        </w:numPr>
        <w:rPr>
          <w:noProof w:val="0"/>
        </w:rPr>
      </w:pPr>
      <w:bookmarkStart w:id="272" w:name="_Toc236254845"/>
      <w:r w:rsidRPr="0089691F">
        <w:rPr>
          <w:noProof w:val="0"/>
        </w:rPr>
        <w:t xml:space="preserve">Closed </w:t>
      </w:r>
      <w:r w:rsidR="0014233D" w:rsidRPr="0089691F">
        <w:rPr>
          <w:noProof w:val="0"/>
        </w:rPr>
        <w:t>Issues</w:t>
      </w:r>
      <w:bookmarkEnd w:id="272"/>
    </w:p>
    <w:tbl>
      <w:tblPr>
        <w:tblStyle w:val="afffffff0"/>
        <w:tblW w:w="920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5"/>
        <w:gridCol w:w="8579"/>
      </w:tblGrid>
      <w:tr w:rsidR="004C29F1" w:rsidRPr="0089691F" w14:paraId="4D7D4245" w14:textId="77777777" w:rsidTr="009C5A30">
        <w:trPr>
          <w:cantSplit/>
          <w:tblHeader/>
          <w:jc w:val="center"/>
        </w:trPr>
        <w:tc>
          <w:tcPr>
            <w:tcW w:w="625" w:type="dxa"/>
            <w:shd w:val="clear" w:color="auto" w:fill="D9D9D9"/>
          </w:tcPr>
          <w:p w14:paraId="760E4390" w14:textId="77777777" w:rsidR="004C29F1" w:rsidRPr="0089691F" w:rsidRDefault="0014233D" w:rsidP="00213FA6">
            <w:pPr>
              <w:pStyle w:val="TableEntryHeader"/>
              <w:rPr>
                <w:rFonts w:eastAsia="Arial"/>
              </w:rPr>
            </w:pPr>
            <w:r w:rsidRPr="0089691F">
              <w:rPr>
                <w:rFonts w:eastAsia="Arial"/>
              </w:rPr>
              <w:t>#</w:t>
            </w:r>
          </w:p>
        </w:tc>
        <w:tc>
          <w:tcPr>
            <w:tcW w:w="8579" w:type="dxa"/>
            <w:shd w:val="clear" w:color="auto" w:fill="D9D9D9"/>
          </w:tcPr>
          <w:p w14:paraId="1C42E5F9" w14:textId="77777777" w:rsidR="004C29F1" w:rsidRPr="0089691F" w:rsidRDefault="0014233D" w:rsidP="00213FA6">
            <w:pPr>
              <w:pStyle w:val="TableEntryHeader"/>
              <w:rPr>
                <w:rFonts w:eastAsia="Arial"/>
              </w:rPr>
            </w:pPr>
            <w:r w:rsidRPr="0089691F">
              <w:rPr>
                <w:rFonts w:eastAsia="Arial"/>
              </w:rPr>
              <w:t xml:space="preserve">Issue / Answer </w:t>
            </w:r>
          </w:p>
        </w:tc>
      </w:tr>
      <w:tr w:rsidR="004C29F1" w:rsidRPr="0089691F" w14:paraId="08908D2D" w14:textId="77777777" w:rsidTr="009C5A30">
        <w:trPr>
          <w:cantSplit/>
          <w:jc w:val="center"/>
        </w:trPr>
        <w:tc>
          <w:tcPr>
            <w:tcW w:w="625" w:type="dxa"/>
          </w:tcPr>
          <w:p w14:paraId="59642F7A" w14:textId="29518989" w:rsidR="004C29F1" w:rsidRPr="0089691F" w:rsidRDefault="004C29F1" w:rsidP="009C5A30">
            <w:pPr>
              <w:pStyle w:val="TableEntry"/>
            </w:pPr>
          </w:p>
        </w:tc>
        <w:tc>
          <w:tcPr>
            <w:tcW w:w="8579" w:type="dxa"/>
          </w:tcPr>
          <w:p w14:paraId="7B084D75" w14:textId="5F40BE4B" w:rsidR="004C29F1" w:rsidRPr="0089691F" w:rsidRDefault="00DB07BB" w:rsidP="009C5A30">
            <w:pPr>
              <w:pStyle w:val="TableEntry"/>
              <w:rPr>
                <w:szCs w:val="18"/>
              </w:rPr>
            </w:pPr>
            <w:r w:rsidRPr="0089691F">
              <w:t>None</w:t>
            </w:r>
          </w:p>
        </w:tc>
      </w:tr>
    </w:tbl>
    <w:p w14:paraId="5422C0C2" w14:textId="77777777" w:rsidR="004C29F1" w:rsidRPr="0089691F" w:rsidRDefault="004C29F1">
      <w:pPr>
        <w:pBdr>
          <w:top w:val="nil"/>
          <w:left w:val="nil"/>
          <w:bottom w:val="nil"/>
          <w:right w:val="nil"/>
          <w:between w:val="nil"/>
        </w:pBdr>
        <w:rPr>
          <w:color w:val="000000"/>
        </w:rPr>
      </w:pPr>
    </w:p>
    <w:p w14:paraId="5449A618" w14:textId="77777777" w:rsidR="004C29F1" w:rsidRPr="0089691F" w:rsidRDefault="0014233D" w:rsidP="00213FA6">
      <w:pPr>
        <w:pStyle w:val="Heading1"/>
        <w:numPr>
          <w:ilvl w:val="0"/>
          <w:numId w:val="0"/>
        </w:numPr>
        <w:rPr>
          <w:noProof w:val="0"/>
        </w:rPr>
      </w:pPr>
      <w:bookmarkStart w:id="273" w:name="_Toc236254846"/>
      <w:r w:rsidRPr="0089691F">
        <w:rPr>
          <w:noProof w:val="0"/>
        </w:rPr>
        <w:lastRenderedPageBreak/>
        <w:t>IHE Technical Frameworks General Introduction</w:t>
      </w:r>
      <w:bookmarkEnd w:id="273"/>
    </w:p>
    <w:p w14:paraId="2875DBD5" w14:textId="77777777" w:rsidR="004C29F1" w:rsidRPr="0089691F" w:rsidRDefault="0014233D" w:rsidP="00213FA6">
      <w:pPr>
        <w:pStyle w:val="BodyText"/>
      </w:pPr>
      <w:bookmarkStart w:id="274" w:name="_heading=h.m590106h050x" w:colFirst="0" w:colLast="0"/>
      <w:bookmarkEnd w:id="274"/>
      <w:r w:rsidRPr="0089691F">
        <w:t xml:space="preserve">The </w:t>
      </w:r>
      <w:hyperlink r:id="rId21">
        <w:r w:rsidRPr="0089691F">
          <w:rPr>
            <w:color w:val="0000FF"/>
            <w:u w:val="single"/>
          </w:rPr>
          <w:t>IHE Technical Frameworks General Introduction</w:t>
        </w:r>
      </w:hyperlink>
      <w:r w:rsidRPr="0089691F">
        <w:t xml:space="preserve"> is shared by all of the IHE domain technical frameworks. Each technical framework volume contains links to this document where appropriate.</w:t>
      </w:r>
    </w:p>
    <w:p w14:paraId="4C7F508C" w14:textId="77777777" w:rsidR="004C29F1" w:rsidRPr="0089691F" w:rsidRDefault="0014233D" w:rsidP="00213FA6">
      <w:pPr>
        <w:pStyle w:val="Heading1"/>
        <w:keepNext w:val="0"/>
        <w:pageBreakBefore w:val="0"/>
        <w:widowControl w:val="0"/>
        <w:numPr>
          <w:ilvl w:val="0"/>
          <w:numId w:val="13"/>
        </w:numPr>
        <w:rPr>
          <w:noProof w:val="0"/>
        </w:rPr>
      </w:pPr>
      <w:bookmarkStart w:id="275" w:name="_Toc236254847"/>
      <w:r w:rsidRPr="0089691F">
        <w:rPr>
          <w:noProof w:val="0"/>
        </w:rPr>
        <w:t>Copyright Licenses</w:t>
      </w:r>
      <w:bookmarkEnd w:id="275"/>
    </w:p>
    <w:p w14:paraId="4B41E05A" w14:textId="77777777" w:rsidR="004C29F1" w:rsidRPr="0089691F" w:rsidRDefault="0014233D" w:rsidP="00213FA6">
      <w:pPr>
        <w:pStyle w:val="BodyText"/>
      </w:pPr>
      <w:bookmarkStart w:id="276" w:name="_heading=h.t3wiv6bh8ubo" w:colFirst="0" w:colLast="0"/>
      <w:bookmarkEnd w:id="276"/>
      <w:r w:rsidRPr="0089691F">
        <w:t xml:space="preserve">IHE technical documents refer to, and make use of, a number of standards developed and published by several standards development organizations. Please refer to the IHE Technical Frameworks General Introduction, </w:t>
      </w:r>
      <w:hyperlink r:id="rId22">
        <w:r w:rsidRPr="0089691F">
          <w:rPr>
            <w:color w:val="0000FF"/>
            <w:u w:val="single"/>
          </w:rPr>
          <w:t>Section 9 - Copyright Licenses</w:t>
        </w:r>
      </w:hyperlink>
      <w:r w:rsidRPr="0089691F">
        <w:t xml:space="preserve"> for copyright license information for frequently referenced base standards. Information pertaining to the use of IHE International copyrighted materials is also available there.</w:t>
      </w:r>
    </w:p>
    <w:p w14:paraId="3948C033" w14:textId="77777777" w:rsidR="004C29F1" w:rsidRPr="0089691F" w:rsidRDefault="0014233D" w:rsidP="00213FA6">
      <w:pPr>
        <w:pStyle w:val="Heading1"/>
        <w:keepNext w:val="0"/>
        <w:pageBreakBefore w:val="0"/>
        <w:widowControl w:val="0"/>
        <w:numPr>
          <w:ilvl w:val="0"/>
          <w:numId w:val="13"/>
        </w:numPr>
        <w:rPr>
          <w:noProof w:val="0"/>
        </w:rPr>
      </w:pPr>
      <w:bookmarkStart w:id="277" w:name="_Toc236254848"/>
      <w:r w:rsidRPr="0089691F">
        <w:rPr>
          <w:noProof w:val="0"/>
        </w:rPr>
        <w:t>Trademark</w:t>
      </w:r>
      <w:bookmarkEnd w:id="277"/>
    </w:p>
    <w:p w14:paraId="370246C2" w14:textId="77777777" w:rsidR="004C29F1" w:rsidRPr="0089691F" w:rsidRDefault="0014233D">
      <w:pPr>
        <w:pBdr>
          <w:top w:val="nil"/>
          <w:left w:val="nil"/>
          <w:bottom w:val="nil"/>
          <w:right w:val="nil"/>
          <w:between w:val="nil"/>
        </w:pBdr>
        <w:rPr>
          <w:color w:val="000000"/>
        </w:rPr>
      </w:pPr>
      <w:r w:rsidRPr="0089691F">
        <w:rPr>
          <w:color w:val="000000"/>
        </w:rPr>
        <w:t>IHE</w:t>
      </w:r>
      <w:r w:rsidRPr="0089691F">
        <w:rPr>
          <w:color w:val="000000"/>
          <w:vertAlign w:val="superscript"/>
        </w:rPr>
        <w:t>®</w:t>
      </w:r>
      <w:r w:rsidRPr="0089691F">
        <w:rPr>
          <w:color w:val="000000"/>
        </w:rPr>
        <w:t xml:space="preserve"> and the IHE logo are trademarks of the Healthcare Information Management Systems Society in the United States and trademarks of IHE Europe in the European Community. Please refer to the IHE Technical Frameworks General Introduction, </w:t>
      </w:r>
      <w:hyperlink r:id="rId23">
        <w:r w:rsidRPr="0089691F">
          <w:rPr>
            <w:color w:val="0000FF"/>
            <w:u w:val="single"/>
          </w:rPr>
          <w:t>Section 10 - Trademark</w:t>
        </w:r>
      </w:hyperlink>
      <w:r w:rsidRPr="0089691F">
        <w:rPr>
          <w:color w:val="000000"/>
        </w:rPr>
        <w:t xml:space="preserve"> for information on their use.</w:t>
      </w:r>
    </w:p>
    <w:p w14:paraId="6D615F55" w14:textId="6F5235B3" w:rsidR="004C29F1" w:rsidRPr="0089691F" w:rsidRDefault="0014233D" w:rsidP="00213FA6">
      <w:pPr>
        <w:pStyle w:val="Heading1"/>
        <w:numPr>
          <w:ilvl w:val="0"/>
          <w:numId w:val="0"/>
        </w:numPr>
        <w:rPr>
          <w:noProof w:val="0"/>
        </w:rPr>
      </w:pPr>
      <w:bookmarkStart w:id="278" w:name="_Toc236254849"/>
      <w:r w:rsidRPr="0089691F">
        <w:rPr>
          <w:noProof w:val="0"/>
        </w:rPr>
        <w:lastRenderedPageBreak/>
        <w:t>IHE Technical Frameworks General Introduction Appendices</w:t>
      </w:r>
      <w:bookmarkEnd w:id="278"/>
    </w:p>
    <w:p w14:paraId="4B933E6F" w14:textId="77777777" w:rsidR="004C29F1" w:rsidRPr="0089691F" w:rsidRDefault="0014233D">
      <w:pPr>
        <w:pBdr>
          <w:top w:val="nil"/>
          <w:left w:val="nil"/>
          <w:bottom w:val="nil"/>
          <w:right w:val="nil"/>
          <w:between w:val="nil"/>
        </w:pBdr>
        <w:rPr>
          <w:color w:val="000000"/>
        </w:rPr>
      </w:pPr>
      <w:r w:rsidRPr="0089691F">
        <w:rPr>
          <w:color w:val="000000"/>
        </w:rPr>
        <w:t xml:space="preserve">The </w:t>
      </w:r>
      <w:hyperlink r:id="rId24">
        <w:r w:rsidRPr="0089691F">
          <w:rPr>
            <w:color w:val="0000FF"/>
            <w:u w:val="single"/>
          </w:rPr>
          <w:t>IHE Technical Framework General Introduction Appendices</w:t>
        </w:r>
      </w:hyperlink>
      <w:r w:rsidRPr="0089691F">
        <w:rPr>
          <w:color w:val="000000"/>
        </w:rPr>
        <w:t xml:space="preserve"> are components shared by all of the IHE domain technical frameworks. Each technical framework volume contains links to these documents where appropriate.</w:t>
      </w:r>
    </w:p>
    <w:bookmarkStart w:id="279" w:name="bookmark=id.cnc419ey04s5" w:colFirst="0" w:colLast="0"/>
    <w:bookmarkStart w:id="280" w:name="bookmark=id.8bhoavkz9ica" w:colFirst="0" w:colLast="0"/>
    <w:bookmarkStart w:id="281" w:name="bookmark=id.ma264xt8rzct" w:colFirst="0" w:colLast="0"/>
    <w:bookmarkStart w:id="282" w:name="bookmark=id.siwftik8t4c3" w:colFirst="0" w:colLast="0"/>
    <w:bookmarkStart w:id="283" w:name="bookmark=id.ul4wqc81z2oc" w:colFirst="0" w:colLast="0"/>
    <w:bookmarkEnd w:id="279"/>
    <w:bookmarkEnd w:id="280"/>
    <w:bookmarkEnd w:id="281"/>
    <w:bookmarkEnd w:id="282"/>
    <w:bookmarkEnd w:id="283"/>
    <w:p w14:paraId="216224A4" w14:textId="71EF91FA" w:rsidR="004C29F1" w:rsidRPr="0089691F" w:rsidRDefault="0014233D" w:rsidP="00213FA6">
      <w:pPr>
        <w:pStyle w:val="Heading1"/>
        <w:pageBreakBefore w:val="0"/>
        <w:numPr>
          <w:ilvl w:val="0"/>
          <w:numId w:val="0"/>
        </w:numPr>
        <w:rPr>
          <w:noProof w:val="0"/>
          <w:szCs w:val="28"/>
        </w:rPr>
      </w:pPr>
      <w:r w:rsidRPr="0089691F">
        <w:rPr>
          <w:noProof w:val="0"/>
        </w:rPr>
        <w:fldChar w:fldCharType="begin"/>
      </w:r>
      <w:r w:rsidRPr="0089691F">
        <w:rPr>
          <w:noProof w:val="0"/>
        </w:rPr>
        <w:instrText>HYPERLINK "https://profiles.ihe.net/GeneralIntro/ch-A.html" \h</w:instrText>
      </w:r>
      <w:r w:rsidRPr="0089691F">
        <w:rPr>
          <w:noProof w:val="0"/>
        </w:rPr>
      </w:r>
      <w:r w:rsidRPr="0089691F">
        <w:rPr>
          <w:noProof w:val="0"/>
        </w:rPr>
        <w:fldChar w:fldCharType="separate"/>
      </w:r>
      <w:bookmarkStart w:id="284" w:name="_Toc236254850"/>
      <w:r w:rsidRPr="0089691F">
        <w:rPr>
          <w:noProof w:val="0"/>
          <w:color w:val="0000FF"/>
          <w:szCs w:val="28"/>
          <w:u w:val="single"/>
        </w:rPr>
        <w:t>Appendix A</w:t>
      </w:r>
      <w:r w:rsidRPr="0089691F">
        <w:rPr>
          <w:noProof w:val="0"/>
        </w:rPr>
        <w:fldChar w:fldCharType="end"/>
      </w:r>
      <w:r w:rsidRPr="0089691F">
        <w:rPr>
          <w:noProof w:val="0"/>
          <w:szCs w:val="28"/>
        </w:rPr>
        <w:t xml:space="preserve"> </w:t>
      </w:r>
      <w:bookmarkStart w:id="285" w:name="bookmark=id.djxuhj1tn9cx" w:colFirst="0" w:colLast="0"/>
      <w:bookmarkStart w:id="286" w:name="bookmark=id.2imc1kr19lre" w:colFirst="0" w:colLast="0"/>
      <w:bookmarkEnd w:id="285"/>
      <w:bookmarkEnd w:id="286"/>
      <w:r w:rsidRPr="0089691F">
        <w:rPr>
          <w:noProof w:val="0"/>
          <w:szCs w:val="28"/>
        </w:rPr>
        <w:t>– Actors</w:t>
      </w:r>
      <w:bookmarkEnd w:id="284"/>
    </w:p>
    <w:p w14:paraId="4D246971" w14:textId="77777777" w:rsidR="004C29F1" w:rsidRPr="0089691F" w:rsidRDefault="004C29F1">
      <w:pPr>
        <w:pBdr>
          <w:top w:val="nil"/>
          <w:left w:val="nil"/>
          <w:bottom w:val="nil"/>
          <w:right w:val="nil"/>
          <w:between w:val="nil"/>
        </w:pBdr>
        <w:rPr>
          <w:color w:val="000000"/>
        </w:rPr>
      </w:pPr>
    </w:p>
    <w:p w14:paraId="08EDE0EE" w14:textId="77777777" w:rsidR="004C29F1" w:rsidRPr="0089691F" w:rsidRDefault="0014233D" w:rsidP="00213FA6">
      <w:pPr>
        <w:pStyle w:val="EditorInstructions"/>
        <w:rPr>
          <w:color w:val="000000"/>
        </w:rPr>
      </w:pPr>
      <w:r w:rsidRPr="0089691F">
        <w:rPr>
          <w:color w:val="000000"/>
        </w:rPr>
        <w:t xml:space="preserve">Add the following </w:t>
      </w:r>
      <w:r w:rsidRPr="0089691F">
        <w:rPr>
          <w:b/>
          <w:bCs/>
          <w:color w:val="000000"/>
        </w:rPr>
        <w:t>new or modified</w:t>
      </w:r>
      <w:r w:rsidRPr="0089691F">
        <w:rPr>
          <w:color w:val="000000"/>
        </w:rPr>
        <w:t xml:space="preserve"> actors to the </w:t>
      </w:r>
      <w:hyperlink r:id="rId25">
        <w:r w:rsidRPr="0089691F">
          <w:rPr>
            <w:color w:val="0000FF"/>
            <w:u w:val="single"/>
          </w:rPr>
          <w:t>IHE Technical Frameworks General Introduction Appendix A</w:t>
        </w:r>
      </w:hyperlink>
      <w:r w:rsidRPr="0089691F">
        <w:rPr>
          <w:color w:val="000000"/>
        </w:rPr>
        <w:t>:</w:t>
      </w:r>
    </w:p>
    <w:p w14:paraId="28DACBE0" w14:textId="77777777" w:rsidR="004C29F1" w:rsidRPr="0089691F" w:rsidRDefault="004C29F1">
      <w:pPr>
        <w:pBdr>
          <w:top w:val="nil"/>
          <w:left w:val="nil"/>
          <w:bottom w:val="nil"/>
          <w:right w:val="nil"/>
          <w:between w:val="nil"/>
        </w:pBdr>
        <w:rPr>
          <w:color w:val="000000"/>
        </w:rPr>
      </w:pPr>
    </w:p>
    <w:tbl>
      <w:tblPr>
        <w:tblStyle w:val="afffffff2"/>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8"/>
        <w:gridCol w:w="6498"/>
      </w:tblGrid>
      <w:tr w:rsidR="004C29F1" w:rsidRPr="0089691F" w14:paraId="3918B714" w14:textId="77777777">
        <w:trPr>
          <w:cantSplit/>
          <w:tblHeader/>
          <w:jc w:val="center"/>
        </w:trPr>
        <w:tc>
          <w:tcPr>
            <w:tcW w:w="3078" w:type="dxa"/>
            <w:shd w:val="clear" w:color="auto" w:fill="D9D9D9"/>
          </w:tcPr>
          <w:p w14:paraId="6CCC19CD" w14:textId="77777777" w:rsidR="004C29F1" w:rsidRPr="0089691F" w:rsidRDefault="0014233D" w:rsidP="00213FA6">
            <w:pPr>
              <w:pStyle w:val="TableEntryHeader"/>
              <w:rPr>
                <w:rFonts w:eastAsia="Arial"/>
              </w:rPr>
            </w:pPr>
            <w:bookmarkStart w:id="287" w:name="_heading=h.l6wzl89mvjyx" w:colFirst="0" w:colLast="0"/>
            <w:bookmarkEnd w:id="287"/>
            <w:r w:rsidRPr="0089691F">
              <w:rPr>
                <w:rFonts w:eastAsia="Arial"/>
              </w:rPr>
              <w:t>New (or modified) Actor Name</w:t>
            </w:r>
          </w:p>
        </w:tc>
        <w:tc>
          <w:tcPr>
            <w:tcW w:w="6498" w:type="dxa"/>
            <w:shd w:val="clear" w:color="auto" w:fill="D9D9D9"/>
          </w:tcPr>
          <w:p w14:paraId="6D06CDF9" w14:textId="77777777" w:rsidR="004C29F1" w:rsidRPr="0089691F" w:rsidRDefault="0014233D" w:rsidP="00213FA6">
            <w:pPr>
              <w:pStyle w:val="TableEntryHeader"/>
              <w:rPr>
                <w:rFonts w:eastAsia="Arial"/>
              </w:rPr>
            </w:pPr>
            <w:r w:rsidRPr="0089691F">
              <w:rPr>
                <w:rFonts w:eastAsia="Arial"/>
              </w:rPr>
              <w:t>Description</w:t>
            </w:r>
          </w:p>
        </w:tc>
      </w:tr>
      <w:tr w:rsidR="004C29F1" w:rsidRPr="0089691F" w14:paraId="2FD8EB82" w14:textId="77777777">
        <w:trPr>
          <w:cantSplit/>
          <w:jc w:val="center"/>
        </w:trPr>
        <w:tc>
          <w:tcPr>
            <w:tcW w:w="3078" w:type="dxa"/>
          </w:tcPr>
          <w:p w14:paraId="04344A38" w14:textId="43110A74" w:rsidR="004C29F1" w:rsidRPr="0089691F" w:rsidRDefault="0014233D" w:rsidP="00213FA6">
            <w:pPr>
              <w:pStyle w:val="TableEntry"/>
              <w:rPr>
                <w:color w:val="000000"/>
              </w:rPr>
            </w:pPr>
            <w:r w:rsidRPr="0089691F">
              <w:t>No</w:t>
            </w:r>
            <w:ins w:id="288" w:author="Mary Jungers" w:date="2026-07-29T19:46:00Z" w16du:dateUtc="2026-07-30T00:46:00Z">
              <w:r w:rsidR="00C76FD1" w:rsidRPr="0089691F">
                <w:t xml:space="preserve"> new actors</w:t>
              </w:r>
            </w:ins>
            <w:del w:id="289" w:author="Mary Jungers" w:date="2026-07-29T19:46:00Z" w16du:dateUtc="2026-07-30T00:46:00Z">
              <w:r w:rsidRPr="0089691F" w:rsidDel="00C76FD1">
                <w:delText>ne</w:delText>
              </w:r>
            </w:del>
          </w:p>
        </w:tc>
        <w:tc>
          <w:tcPr>
            <w:tcW w:w="6498" w:type="dxa"/>
            <w:shd w:val="clear" w:color="auto" w:fill="FFFFFF"/>
          </w:tcPr>
          <w:p w14:paraId="650FF28D" w14:textId="77777777" w:rsidR="004C29F1" w:rsidRPr="0089691F" w:rsidRDefault="004C29F1" w:rsidP="00213FA6">
            <w:pPr>
              <w:pStyle w:val="TableEntry"/>
              <w:rPr>
                <w:color w:val="000000"/>
              </w:rPr>
            </w:pPr>
          </w:p>
        </w:tc>
      </w:tr>
    </w:tbl>
    <w:p w14:paraId="2FCF9D5D" w14:textId="77777777" w:rsidR="004C29F1" w:rsidRPr="0089691F" w:rsidRDefault="004C29F1" w:rsidP="00213FA6">
      <w:pPr>
        <w:pStyle w:val="BodyText"/>
      </w:pPr>
      <w:bookmarkStart w:id="290" w:name="bookmark=id.xeowkps5fbtj" w:colFirst="0" w:colLast="0"/>
      <w:bookmarkStart w:id="291" w:name="_heading=h.n43n51wsq953" w:colFirst="0" w:colLast="0"/>
      <w:bookmarkEnd w:id="290"/>
      <w:bookmarkEnd w:id="291"/>
    </w:p>
    <w:p w14:paraId="4AD4C908" w14:textId="77777777" w:rsidR="004C29F1" w:rsidRPr="0089691F" w:rsidRDefault="0014233D" w:rsidP="00213FA6">
      <w:pPr>
        <w:pStyle w:val="BodyText"/>
      </w:pPr>
      <w:r w:rsidRPr="0089691F">
        <w:t xml:space="preserve">The table below lists </w:t>
      </w:r>
      <w:r w:rsidRPr="0089691F">
        <w:rPr>
          <w:i/>
          <w:iCs/>
        </w:rPr>
        <w:t>existing</w:t>
      </w:r>
      <w:r w:rsidRPr="0089691F">
        <w:t xml:space="preserve"> actors that are utilized in this profile.</w:t>
      </w:r>
    </w:p>
    <w:p w14:paraId="60312659" w14:textId="77777777" w:rsidR="004C29F1" w:rsidRPr="0089691F" w:rsidRDefault="0014233D" w:rsidP="00213FA6">
      <w:pPr>
        <w:pStyle w:val="TableTitle"/>
        <w:rPr>
          <w:rFonts w:eastAsia="Arial"/>
        </w:rPr>
      </w:pPr>
      <w:r w:rsidRPr="0089691F">
        <w:rPr>
          <w:rFonts w:eastAsia="Arial"/>
        </w:rPr>
        <w:t>Complete List of Existing Actors Utilized in this Profile</w:t>
      </w:r>
    </w:p>
    <w:tbl>
      <w:tblPr>
        <w:tblStyle w:val="afffffff3"/>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8"/>
        <w:gridCol w:w="6498"/>
      </w:tblGrid>
      <w:tr w:rsidR="004C29F1" w:rsidRPr="0089691F" w14:paraId="2C66F418" w14:textId="77777777">
        <w:trPr>
          <w:cantSplit/>
          <w:tblHeader/>
          <w:jc w:val="center"/>
        </w:trPr>
        <w:tc>
          <w:tcPr>
            <w:tcW w:w="3078" w:type="dxa"/>
            <w:shd w:val="clear" w:color="auto" w:fill="D9D9D9"/>
          </w:tcPr>
          <w:p w14:paraId="58991A7E" w14:textId="77777777" w:rsidR="004C29F1" w:rsidRPr="0089691F" w:rsidRDefault="0014233D" w:rsidP="00213FA6">
            <w:pPr>
              <w:pStyle w:val="TableEntryHeader"/>
              <w:rPr>
                <w:rFonts w:eastAsia="Arial"/>
              </w:rPr>
            </w:pPr>
            <w:r w:rsidRPr="0089691F">
              <w:rPr>
                <w:rFonts w:eastAsia="Arial"/>
              </w:rPr>
              <w:t>Existing Actor Name</w:t>
            </w:r>
          </w:p>
        </w:tc>
        <w:tc>
          <w:tcPr>
            <w:tcW w:w="6498" w:type="dxa"/>
            <w:shd w:val="clear" w:color="auto" w:fill="D9D9D9"/>
          </w:tcPr>
          <w:p w14:paraId="049A3EC6" w14:textId="77777777" w:rsidR="004C29F1" w:rsidRPr="0089691F" w:rsidRDefault="0014233D" w:rsidP="00213FA6">
            <w:pPr>
              <w:pStyle w:val="TableEntryHeader"/>
              <w:rPr>
                <w:rFonts w:eastAsia="Arial"/>
              </w:rPr>
            </w:pPr>
            <w:r w:rsidRPr="0089691F">
              <w:rPr>
                <w:rFonts w:eastAsia="Arial"/>
              </w:rPr>
              <w:t>Definition</w:t>
            </w:r>
          </w:p>
        </w:tc>
      </w:tr>
      <w:tr w:rsidR="004C29F1" w:rsidRPr="0089691F" w14:paraId="128E5E60" w14:textId="77777777">
        <w:trPr>
          <w:cantSplit/>
          <w:jc w:val="center"/>
        </w:trPr>
        <w:tc>
          <w:tcPr>
            <w:tcW w:w="3078" w:type="dxa"/>
          </w:tcPr>
          <w:p w14:paraId="04AEFF1C" w14:textId="77777777" w:rsidR="004C29F1" w:rsidRPr="00BD54A0" w:rsidRDefault="0014233D" w:rsidP="00BD54A0">
            <w:pPr>
              <w:pStyle w:val="TableEntry"/>
              <w:rPr>
                <w:rStyle w:val="SubtleReference"/>
                <w:smallCaps w:val="0"/>
                <w:color w:val="auto"/>
                <w:u w:val="none"/>
              </w:rPr>
            </w:pPr>
            <w:r w:rsidRPr="00BD54A0">
              <w:rPr>
                <w:rStyle w:val="SubtleReference"/>
                <w:smallCaps w:val="0"/>
                <w:color w:val="auto"/>
                <w:u w:val="none"/>
              </w:rPr>
              <w:t>Content Creator</w:t>
            </w:r>
          </w:p>
        </w:tc>
        <w:tc>
          <w:tcPr>
            <w:tcW w:w="6498" w:type="dxa"/>
          </w:tcPr>
          <w:p w14:paraId="487D861A" w14:textId="77777777" w:rsidR="004C29F1" w:rsidRPr="00BD54A0" w:rsidRDefault="0014233D" w:rsidP="00BD54A0">
            <w:pPr>
              <w:pStyle w:val="TableEntry"/>
              <w:rPr>
                <w:rStyle w:val="SubtleReference"/>
                <w:smallCaps w:val="0"/>
                <w:color w:val="auto"/>
                <w:u w:val="none"/>
              </w:rPr>
            </w:pPr>
            <w:r w:rsidRPr="00BD54A0">
              <w:rPr>
                <w:rStyle w:val="SubtleReference"/>
                <w:smallCaps w:val="0"/>
                <w:color w:val="auto"/>
                <w:u w:val="none"/>
              </w:rPr>
              <w:t>The Content Creator Actor creates content and transmits to a Content Consumer.</w:t>
            </w:r>
          </w:p>
        </w:tc>
      </w:tr>
      <w:tr w:rsidR="004C29F1" w:rsidRPr="0089691F" w14:paraId="132C7BDE" w14:textId="77777777">
        <w:trPr>
          <w:cantSplit/>
          <w:jc w:val="center"/>
        </w:trPr>
        <w:tc>
          <w:tcPr>
            <w:tcW w:w="3078" w:type="dxa"/>
          </w:tcPr>
          <w:p w14:paraId="7AC754ED" w14:textId="77777777" w:rsidR="004C29F1" w:rsidRPr="00BD54A0" w:rsidRDefault="0014233D" w:rsidP="00BD54A0">
            <w:pPr>
              <w:pStyle w:val="TableEntry"/>
              <w:rPr>
                <w:rStyle w:val="SubtleReference"/>
                <w:smallCaps w:val="0"/>
                <w:color w:val="auto"/>
                <w:u w:val="none"/>
              </w:rPr>
            </w:pPr>
            <w:r w:rsidRPr="00BD54A0">
              <w:rPr>
                <w:rStyle w:val="SubtleReference"/>
                <w:smallCaps w:val="0"/>
                <w:color w:val="auto"/>
                <w:u w:val="none"/>
              </w:rPr>
              <w:t>Document Source</w:t>
            </w:r>
          </w:p>
        </w:tc>
        <w:tc>
          <w:tcPr>
            <w:tcW w:w="6498" w:type="dxa"/>
          </w:tcPr>
          <w:p w14:paraId="4C11EFF3" w14:textId="2051E052" w:rsidR="004C29F1" w:rsidRPr="00BD54A0" w:rsidDel="00BD54A0" w:rsidRDefault="0014233D" w:rsidP="00BD54A0">
            <w:pPr>
              <w:pStyle w:val="TableEntry"/>
              <w:rPr>
                <w:del w:id="292" w:author="Mary Jungers" w:date="2026-07-29T21:50:00Z" w16du:dateUtc="2026-07-30T02:50:00Z"/>
                <w:rStyle w:val="SubtleReference"/>
                <w:smallCaps w:val="0"/>
                <w:color w:val="auto"/>
                <w:u w:val="none"/>
              </w:rPr>
              <w:pPrChange w:id="293" w:author="Mary Jungers" w:date="2026-07-29T21:50:00Z" w16du:dateUtc="2026-07-30T02:50:00Z">
                <w:pPr>
                  <w:pStyle w:val="TableEntry"/>
                </w:pPr>
              </w:pPrChange>
            </w:pPr>
            <w:r w:rsidRPr="00BD54A0">
              <w:rPr>
                <w:rStyle w:val="SubtleReference"/>
                <w:smallCaps w:val="0"/>
                <w:color w:val="auto"/>
                <w:u w:val="none"/>
              </w:rPr>
              <w:t>The Document Source is the producer and publisher of documents and metadata.</w:t>
            </w:r>
          </w:p>
          <w:p w14:paraId="672F0DAC" w14:textId="77777777" w:rsidR="004C29F1" w:rsidRPr="00BD54A0" w:rsidRDefault="004C29F1" w:rsidP="00BD54A0">
            <w:pPr>
              <w:pStyle w:val="TableEntry"/>
              <w:rPr>
                <w:rStyle w:val="SubtleReference"/>
                <w:smallCaps w:val="0"/>
                <w:color w:val="auto"/>
                <w:u w:val="none"/>
              </w:rPr>
            </w:pPr>
          </w:p>
        </w:tc>
      </w:tr>
      <w:tr w:rsidR="004C29F1" w:rsidRPr="0089691F" w14:paraId="2AFD75A5" w14:textId="77777777">
        <w:trPr>
          <w:cantSplit/>
          <w:jc w:val="center"/>
        </w:trPr>
        <w:tc>
          <w:tcPr>
            <w:tcW w:w="3078" w:type="dxa"/>
          </w:tcPr>
          <w:p w14:paraId="2C98BB35" w14:textId="77777777" w:rsidR="004C29F1" w:rsidRPr="00BD54A0" w:rsidRDefault="0014233D" w:rsidP="00BD54A0">
            <w:pPr>
              <w:pStyle w:val="TableEntry"/>
              <w:rPr>
                <w:rStyle w:val="SubtleReference"/>
                <w:smallCaps w:val="0"/>
                <w:color w:val="auto"/>
                <w:u w:val="none"/>
              </w:rPr>
            </w:pPr>
            <w:r w:rsidRPr="00BD54A0">
              <w:rPr>
                <w:rStyle w:val="SubtleReference"/>
                <w:smallCaps w:val="0"/>
                <w:color w:val="auto"/>
                <w:u w:val="none"/>
              </w:rPr>
              <w:t>Document Consumer</w:t>
            </w:r>
          </w:p>
        </w:tc>
        <w:tc>
          <w:tcPr>
            <w:tcW w:w="6498" w:type="dxa"/>
          </w:tcPr>
          <w:p w14:paraId="7A52A5A2" w14:textId="45377A4A" w:rsidR="004C29F1" w:rsidRPr="00BD54A0" w:rsidDel="00BD54A0" w:rsidRDefault="0014233D" w:rsidP="00BD54A0">
            <w:pPr>
              <w:pStyle w:val="TableEntry"/>
              <w:rPr>
                <w:del w:id="294" w:author="Mary Jungers" w:date="2026-07-29T21:50:00Z" w16du:dateUtc="2026-07-30T02:50:00Z"/>
                <w:rStyle w:val="SubtleReference"/>
                <w:smallCaps w:val="0"/>
                <w:color w:val="auto"/>
                <w:u w:val="none"/>
              </w:rPr>
              <w:pPrChange w:id="295" w:author="Mary Jungers" w:date="2026-07-29T21:50:00Z" w16du:dateUtc="2026-07-30T02:50:00Z">
                <w:pPr>
                  <w:pStyle w:val="TableEntry"/>
                </w:pPr>
              </w:pPrChange>
            </w:pPr>
            <w:r w:rsidRPr="00BD54A0">
              <w:rPr>
                <w:rStyle w:val="SubtleReference"/>
                <w:smallCaps w:val="0"/>
                <w:color w:val="auto"/>
                <w:u w:val="none"/>
              </w:rPr>
              <w:t>The Document Consumer queries for document metadata meeting certain criteria and may retrieve selected documents.</w:t>
            </w:r>
          </w:p>
          <w:p w14:paraId="4FA93FB2" w14:textId="77777777" w:rsidR="004C29F1" w:rsidRPr="00BD54A0" w:rsidRDefault="004C29F1" w:rsidP="00BD54A0">
            <w:pPr>
              <w:pStyle w:val="TableEntry"/>
              <w:rPr>
                <w:rStyle w:val="SubtleReference"/>
                <w:smallCaps w:val="0"/>
                <w:color w:val="auto"/>
                <w:u w:val="none"/>
              </w:rPr>
            </w:pPr>
          </w:p>
        </w:tc>
      </w:tr>
      <w:tr w:rsidR="004C29F1" w:rsidRPr="0089691F" w14:paraId="6912A1CA" w14:textId="77777777">
        <w:trPr>
          <w:cantSplit/>
          <w:jc w:val="center"/>
        </w:trPr>
        <w:tc>
          <w:tcPr>
            <w:tcW w:w="3078" w:type="dxa"/>
          </w:tcPr>
          <w:p w14:paraId="5896F695" w14:textId="77777777" w:rsidR="004C29F1" w:rsidRPr="00BD54A0" w:rsidRDefault="0014233D" w:rsidP="00BD54A0">
            <w:pPr>
              <w:pStyle w:val="TableEntry"/>
              <w:rPr>
                <w:rStyle w:val="SubtleReference"/>
                <w:smallCaps w:val="0"/>
                <w:color w:val="auto"/>
                <w:u w:val="none"/>
              </w:rPr>
            </w:pPr>
            <w:r w:rsidRPr="00BD54A0">
              <w:rPr>
                <w:rStyle w:val="SubtleReference"/>
                <w:smallCaps w:val="0"/>
                <w:color w:val="auto"/>
                <w:u w:val="none"/>
              </w:rPr>
              <w:t>Imaging Document Consumer</w:t>
            </w:r>
          </w:p>
        </w:tc>
        <w:tc>
          <w:tcPr>
            <w:tcW w:w="6498" w:type="dxa"/>
          </w:tcPr>
          <w:p w14:paraId="327EA273" w14:textId="4E5B2FE7" w:rsidR="004C29F1" w:rsidRPr="00BD54A0" w:rsidDel="00BD54A0" w:rsidRDefault="0014233D" w:rsidP="00BD54A0">
            <w:pPr>
              <w:pStyle w:val="TableEntry"/>
              <w:rPr>
                <w:del w:id="296" w:author="Mary Jungers" w:date="2026-07-29T21:50:00Z" w16du:dateUtc="2026-07-30T02:50:00Z"/>
                <w:rStyle w:val="SubtleReference"/>
                <w:smallCaps w:val="0"/>
                <w:color w:val="auto"/>
                <w:u w:val="none"/>
              </w:rPr>
              <w:pPrChange w:id="297" w:author="Mary Jungers" w:date="2026-07-29T21:50:00Z" w16du:dateUtc="2026-07-30T02:50:00Z">
                <w:pPr>
                  <w:pStyle w:val="TableEntry"/>
                </w:pPr>
              </w:pPrChange>
            </w:pPr>
            <w:r w:rsidRPr="00BD54A0">
              <w:rPr>
                <w:rStyle w:val="SubtleReference"/>
                <w:smallCaps w:val="0"/>
                <w:color w:val="auto"/>
                <w:u w:val="none"/>
              </w:rPr>
              <w:t>A system that makes use of imaging data.</w:t>
            </w:r>
          </w:p>
          <w:p w14:paraId="3F2AD3F8" w14:textId="77777777" w:rsidR="004C29F1" w:rsidRPr="00BD54A0" w:rsidRDefault="004C29F1" w:rsidP="00BD54A0">
            <w:pPr>
              <w:pStyle w:val="TableEntry"/>
              <w:rPr>
                <w:rStyle w:val="SubtleReference"/>
                <w:smallCaps w:val="0"/>
                <w:color w:val="auto"/>
                <w:u w:val="none"/>
              </w:rPr>
            </w:pPr>
          </w:p>
        </w:tc>
      </w:tr>
      <w:tr w:rsidR="004C29F1" w:rsidRPr="0089691F" w14:paraId="001161CE" w14:textId="77777777">
        <w:trPr>
          <w:cantSplit/>
          <w:jc w:val="center"/>
        </w:trPr>
        <w:tc>
          <w:tcPr>
            <w:tcW w:w="3078" w:type="dxa"/>
          </w:tcPr>
          <w:p w14:paraId="0AD5B447" w14:textId="77777777" w:rsidR="004C29F1" w:rsidRPr="00BD54A0" w:rsidRDefault="0014233D" w:rsidP="00BD54A0">
            <w:pPr>
              <w:pStyle w:val="TableEntry"/>
              <w:rPr>
                <w:rStyle w:val="SubtleReference"/>
                <w:smallCaps w:val="0"/>
                <w:color w:val="auto"/>
                <w:u w:val="none"/>
              </w:rPr>
            </w:pPr>
            <w:r w:rsidRPr="00BD54A0">
              <w:rPr>
                <w:rStyle w:val="SubtleReference"/>
                <w:smallCaps w:val="0"/>
                <w:color w:val="auto"/>
                <w:u w:val="none"/>
              </w:rPr>
              <w:t>Imaging Document Source</w:t>
            </w:r>
          </w:p>
        </w:tc>
        <w:tc>
          <w:tcPr>
            <w:tcW w:w="6498" w:type="dxa"/>
          </w:tcPr>
          <w:p w14:paraId="4371BEDE" w14:textId="30143935" w:rsidR="004C29F1" w:rsidRPr="00BD54A0" w:rsidDel="00BD54A0" w:rsidRDefault="0014233D" w:rsidP="00BD54A0">
            <w:pPr>
              <w:pStyle w:val="TableEntry"/>
              <w:rPr>
                <w:del w:id="298" w:author="Mary Jungers" w:date="2026-07-29T21:50:00Z" w16du:dateUtc="2026-07-30T02:50:00Z"/>
                <w:rStyle w:val="SubtleReference"/>
                <w:smallCaps w:val="0"/>
                <w:color w:val="auto"/>
                <w:u w:val="none"/>
              </w:rPr>
              <w:pPrChange w:id="299" w:author="Mary Jungers" w:date="2026-07-29T21:50:00Z" w16du:dateUtc="2026-07-30T02:50:00Z">
                <w:pPr>
                  <w:pStyle w:val="TableEntry"/>
                </w:pPr>
              </w:pPrChange>
            </w:pPr>
            <w:r w:rsidRPr="00BD54A0">
              <w:rPr>
                <w:rStyle w:val="SubtleReference"/>
                <w:smallCaps w:val="0"/>
                <w:color w:val="auto"/>
                <w:u w:val="none"/>
              </w:rPr>
              <w:t>Publishes imaging data and makes it available for retrieval.</w:t>
            </w:r>
          </w:p>
          <w:p w14:paraId="7DB41187" w14:textId="77777777" w:rsidR="004C29F1" w:rsidRPr="00BD54A0" w:rsidRDefault="004C29F1" w:rsidP="00BD54A0">
            <w:pPr>
              <w:pStyle w:val="TableEntry"/>
              <w:rPr>
                <w:rStyle w:val="SubtleReference"/>
                <w:smallCaps w:val="0"/>
                <w:color w:val="auto"/>
                <w:u w:val="none"/>
              </w:rPr>
            </w:pPr>
          </w:p>
        </w:tc>
      </w:tr>
    </w:tbl>
    <w:p w14:paraId="35E1D5C2" w14:textId="65A64BB1" w:rsidR="004C29F1" w:rsidRPr="0089691F" w:rsidRDefault="004C29F1">
      <w:pPr>
        <w:pBdr>
          <w:top w:val="nil"/>
          <w:left w:val="nil"/>
          <w:bottom w:val="nil"/>
          <w:right w:val="nil"/>
          <w:between w:val="nil"/>
        </w:pBdr>
        <w:rPr>
          <w:color w:val="000000"/>
        </w:rPr>
      </w:pPr>
      <w:bookmarkStart w:id="300" w:name="bookmark=id.xxd09v21hawt" w:colFirst="0" w:colLast="0"/>
      <w:bookmarkStart w:id="301" w:name="bookmark=id.r8y85mmpusdu" w:colFirst="0" w:colLast="0"/>
      <w:bookmarkStart w:id="302" w:name="bookmark=id.mw67eph6ak6f" w:colFirst="0" w:colLast="0"/>
      <w:bookmarkStart w:id="303" w:name="_heading=h.tr5qtrbbyeml" w:colFirst="0" w:colLast="0"/>
      <w:bookmarkEnd w:id="300"/>
      <w:bookmarkEnd w:id="301"/>
      <w:bookmarkEnd w:id="302"/>
      <w:bookmarkEnd w:id="303"/>
    </w:p>
    <w:p w14:paraId="33D2369D" w14:textId="77777777" w:rsidR="004C29F1" w:rsidRPr="0089691F" w:rsidRDefault="0014233D" w:rsidP="00213FA6">
      <w:pPr>
        <w:pStyle w:val="Heading1"/>
        <w:keepNext w:val="0"/>
        <w:pageBreakBefore w:val="0"/>
        <w:widowControl w:val="0"/>
        <w:numPr>
          <w:ilvl w:val="0"/>
          <w:numId w:val="0"/>
        </w:numPr>
        <w:rPr>
          <w:noProof w:val="0"/>
          <w:szCs w:val="28"/>
        </w:rPr>
      </w:pPr>
      <w:hyperlink r:id="rId26">
        <w:bookmarkStart w:id="304" w:name="_Toc236254851"/>
        <w:r w:rsidRPr="0089691F">
          <w:rPr>
            <w:noProof w:val="0"/>
            <w:color w:val="0000FF"/>
            <w:szCs w:val="28"/>
            <w:u w:val="single"/>
          </w:rPr>
          <w:t>Appendix B</w:t>
        </w:r>
      </w:hyperlink>
      <w:r w:rsidRPr="0089691F">
        <w:rPr>
          <w:noProof w:val="0"/>
          <w:szCs w:val="28"/>
        </w:rPr>
        <w:t xml:space="preserve"> – Transactions</w:t>
      </w:r>
      <w:bookmarkEnd w:id="304"/>
    </w:p>
    <w:p w14:paraId="228602EC" w14:textId="77777777" w:rsidR="004C29F1" w:rsidRPr="0089691F" w:rsidRDefault="004C29F1"/>
    <w:tbl>
      <w:tblPr>
        <w:tblStyle w:val="afffffff4"/>
        <w:tblW w:w="95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8"/>
        <w:gridCol w:w="5148"/>
      </w:tblGrid>
      <w:tr w:rsidR="004C29F1" w:rsidRPr="0089691F" w14:paraId="76A320EC" w14:textId="77777777">
        <w:trPr>
          <w:cantSplit/>
          <w:tblHeader/>
          <w:jc w:val="center"/>
        </w:trPr>
        <w:tc>
          <w:tcPr>
            <w:tcW w:w="4428" w:type="dxa"/>
            <w:shd w:val="clear" w:color="auto" w:fill="D9D9D9"/>
          </w:tcPr>
          <w:p w14:paraId="0A2AE211" w14:textId="77777777" w:rsidR="004C29F1" w:rsidRPr="0089691F" w:rsidRDefault="0014233D" w:rsidP="00213FA6">
            <w:pPr>
              <w:pStyle w:val="TableEntryHeader"/>
              <w:rPr>
                <w:rFonts w:eastAsia="Arial"/>
              </w:rPr>
            </w:pPr>
            <w:r w:rsidRPr="0089691F">
              <w:rPr>
                <w:rFonts w:eastAsia="Arial"/>
              </w:rPr>
              <w:t>New (or modified) Transaction Name and Number</w:t>
            </w:r>
          </w:p>
        </w:tc>
        <w:tc>
          <w:tcPr>
            <w:tcW w:w="5148" w:type="dxa"/>
            <w:shd w:val="clear" w:color="auto" w:fill="D9D9D9"/>
          </w:tcPr>
          <w:p w14:paraId="2A2F60D9" w14:textId="77777777" w:rsidR="004C29F1" w:rsidRPr="0089691F" w:rsidRDefault="0014233D" w:rsidP="00213FA6">
            <w:pPr>
              <w:pStyle w:val="TableEntryHeader"/>
              <w:rPr>
                <w:rFonts w:eastAsia="Arial"/>
              </w:rPr>
            </w:pPr>
            <w:r w:rsidRPr="0089691F">
              <w:rPr>
                <w:rFonts w:eastAsia="Arial"/>
              </w:rPr>
              <w:t>Definition</w:t>
            </w:r>
          </w:p>
        </w:tc>
      </w:tr>
      <w:tr w:rsidR="004C29F1" w:rsidRPr="0089691F" w14:paraId="1C2CF964" w14:textId="77777777">
        <w:trPr>
          <w:cantSplit/>
          <w:jc w:val="center"/>
        </w:trPr>
        <w:tc>
          <w:tcPr>
            <w:tcW w:w="4428" w:type="dxa"/>
          </w:tcPr>
          <w:p w14:paraId="6B32F17F" w14:textId="14F5A70B" w:rsidR="004C29F1" w:rsidRPr="0089691F" w:rsidRDefault="00636581" w:rsidP="00213FA6">
            <w:pPr>
              <w:pStyle w:val="TableEntry"/>
            </w:pPr>
            <w:r w:rsidRPr="0089691F">
              <w:t>No new transactions</w:t>
            </w:r>
          </w:p>
        </w:tc>
        <w:tc>
          <w:tcPr>
            <w:tcW w:w="5148" w:type="dxa"/>
          </w:tcPr>
          <w:p w14:paraId="4AC25468" w14:textId="2F160C1E" w:rsidR="004C29F1" w:rsidRPr="0089691F" w:rsidRDefault="004C29F1" w:rsidP="00213FA6">
            <w:pPr>
              <w:pStyle w:val="TableEntry"/>
            </w:pPr>
          </w:p>
        </w:tc>
      </w:tr>
    </w:tbl>
    <w:p w14:paraId="6A3BA76C" w14:textId="77777777" w:rsidR="00EC1A6A" w:rsidRPr="0089691F" w:rsidRDefault="00EC1A6A" w:rsidP="00213FA6">
      <w:pPr>
        <w:pStyle w:val="BodyText"/>
      </w:pPr>
      <w:bookmarkStart w:id="305" w:name="_heading=h.owbdg64b08mk" w:colFirst="0" w:colLast="0"/>
      <w:bookmarkEnd w:id="305"/>
    </w:p>
    <w:p w14:paraId="0942EB7E" w14:textId="77777777" w:rsidR="00636581" w:rsidRDefault="00636581" w:rsidP="00213FA6">
      <w:pPr>
        <w:pStyle w:val="BodyText"/>
        <w:rPr>
          <w:ins w:id="306" w:author="Mary Jungers" w:date="2026-07-29T21:51:00Z" w16du:dateUtc="2026-07-30T02:51:00Z"/>
        </w:rPr>
      </w:pPr>
    </w:p>
    <w:p w14:paraId="25D61BE7" w14:textId="77777777" w:rsidR="00BD54A0" w:rsidRDefault="00BD54A0" w:rsidP="00213FA6">
      <w:pPr>
        <w:pStyle w:val="BodyText"/>
        <w:rPr>
          <w:ins w:id="307" w:author="Mary Jungers" w:date="2026-07-29T21:51:00Z" w16du:dateUtc="2026-07-30T02:51:00Z"/>
        </w:rPr>
      </w:pPr>
    </w:p>
    <w:p w14:paraId="34C84B4A" w14:textId="77777777" w:rsidR="00BD54A0" w:rsidRPr="0089691F" w:rsidRDefault="00BD54A0" w:rsidP="00213FA6">
      <w:pPr>
        <w:pStyle w:val="BodyText"/>
      </w:pPr>
    </w:p>
    <w:p w14:paraId="3F635552" w14:textId="77777777" w:rsidR="004C29F1" w:rsidRPr="0089691F" w:rsidRDefault="0014233D" w:rsidP="00213FA6">
      <w:pPr>
        <w:pStyle w:val="Heading1"/>
        <w:keepNext w:val="0"/>
        <w:pageBreakBefore w:val="0"/>
        <w:widowControl w:val="0"/>
        <w:numPr>
          <w:ilvl w:val="0"/>
          <w:numId w:val="0"/>
        </w:numPr>
        <w:rPr>
          <w:noProof w:val="0"/>
          <w:szCs w:val="28"/>
        </w:rPr>
      </w:pPr>
      <w:hyperlink r:id="rId27">
        <w:bookmarkStart w:id="308" w:name="_Toc236254852"/>
        <w:r w:rsidRPr="0089691F">
          <w:rPr>
            <w:noProof w:val="0"/>
            <w:color w:val="0000FF"/>
            <w:szCs w:val="28"/>
            <w:u w:val="single"/>
          </w:rPr>
          <w:t>Appendix D</w:t>
        </w:r>
      </w:hyperlink>
      <w:r w:rsidRPr="0089691F">
        <w:rPr>
          <w:noProof w:val="0"/>
          <w:szCs w:val="28"/>
        </w:rPr>
        <w:t xml:space="preserve"> – Glossary</w:t>
      </w:r>
      <w:bookmarkEnd w:id="308"/>
    </w:p>
    <w:p w14:paraId="1409BAFE" w14:textId="77777777" w:rsidR="00636581" w:rsidRPr="0089691F" w:rsidRDefault="00636581" w:rsidP="009C5A30">
      <w:pPr>
        <w:pStyle w:val="BodyText"/>
      </w:pPr>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155"/>
        <w:gridCol w:w="4500"/>
        <w:gridCol w:w="1440"/>
        <w:gridCol w:w="1620"/>
      </w:tblGrid>
      <w:tr w:rsidR="00636581" w:rsidRPr="0089691F" w14:paraId="39D45032" w14:textId="77777777" w:rsidTr="004A2C1F">
        <w:trPr>
          <w:cantSplit/>
          <w:tblHeader/>
          <w:jc w:val="center"/>
        </w:trPr>
        <w:tc>
          <w:tcPr>
            <w:tcW w:w="2155" w:type="dxa"/>
            <w:shd w:val="clear" w:color="auto" w:fill="D9D9D9"/>
          </w:tcPr>
          <w:p w14:paraId="02469DFD" w14:textId="77777777" w:rsidR="00636581" w:rsidRPr="0089691F" w:rsidRDefault="00636581" w:rsidP="004A2C1F">
            <w:pPr>
              <w:pStyle w:val="TableEntryHeader"/>
            </w:pPr>
            <w:bookmarkStart w:id="309" w:name="_heading=h.erg404taxgev" w:colFirst="0" w:colLast="0"/>
            <w:bookmarkEnd w:id="309"/>
            <w:r w:rsidRPr="0089691F">
              <w:t>New (or modified) Glossary Term</w:t>
            </w:r>
          </w:p>
        </w:tc>
        <w:tc>
          <w:tcPr>
            <w:tcW w:w="4500" w:type="dxa"/>
            <w:shd w:val="clear" w:color="auto" w:fill="D9D9D9"/>
          </w:tcPr>
          <w:p w14:paraId="6A27A363" w14:textId="77777777" w:rsidR="00636581" w:rsidRPr="0089691F" w:rsidRDefault="00636581" w:rsidP="004A2C1F">
            <w:pPr>
              <w:pStyle w:val="TableEntryHeader"/>
            </w:pPr>
            <w:r w:rsidRPr="0089691F">
              <w:t>Definition</w:t>
            </w:r>
          </w:p>
        </w:tc>
        <w:tc>
          <w:tcPr>
            <w:tcW w:w="1440" w:type="dxa"/>
            <w:shd w:val="clear" w:color="auto" w:fill="D9D9D9"/>
          </w:tcPr>
          <w:p w14:paraId="0DB3FAD1" w14:textId="77777777" w:rsidR="00636581" w:rsidRPr="0089691F" w:rsidRDefault="00636581" w:rsidP="004A2C1F">
            <w:pPr>
              <w:pStyle w:val="TableEntryHeader"/>
            </w:pPr>
            <w:r w:rsidRPr="0089691F">
              <w:t>Synonyms</w:t>
            </w:r>
          </w:p>
        </w:tc>
        <w:tc>
          <w:tcPr>
            <w:tcW w:w="1620" w:type="dxa"/>
            <w:shd w:val="clear" w:color="auto" w:fill="D9D9D9"/>
          </w:tcPr>
          <w:p w14:paraId="4CA9D2FB" w14:textId="77777777" w:rsidR="00636581" w:rsidRPr="0089691F" w:rsidRDefault="00636581" w:rsidP="004A2C1F">
            <w:pPr>
              <w:pStyle w:val="TableEntryHeader"/>
            </w:pPr>
            <w:r w:rsidRPr="0089691F">
              <w:t>Acronym/</w:t>
            </w:r>
          </w:p>
          <w:p w14:paraId="2A0FC3B9" w14:textId="77777777" w:rsidR="00636581" w:rsidRPr="0089691F" w:rsidRDefault="00636581" w:rsidP="004A2C1F">
            <w:pPr>
              <w:pStyle w:val="TableEntryHeader"/>
            </w:pPr>
            <w:r w:rsidRPr="0089691F">
              <w:t>Abbreviation</w:t>
            </w:r>
          </w:p>
        </w:tc>
      </w:tr>
      <w:tr w:rsidR="00636581" w:rsidRPr="0089691F" w14:paraId="733AC78A" w14:textId="77777777" w:rsidTr="004A2C1F">
        <w:trPr>
          <w:cantSplit/>
          <w:jc w:val="center"/>
        </w:trPr>
        <w:tc>
          <w:tcPr>
            <w:tcW w:w="2155" w:type="dxa"/>
          </w:tcPr>
          <w:p w14:paraId="21156CA7" w14:textId="582DC99B" w:rsidR="00636581" w:rsidRPr="0089691F" w:rsidRDefault="00636581" w:rsidP="00636581">
            <w:pPr>
              <w:pStyle w:val="TableEntry"/>
            </w:pPr>
            <w:r w:rsidRPr="0089691F">
              <w:t>No new glossary items</w:t>
            </w:r>
          </w:p>
        </w:tc>
        <w:tc>
          <w:tcPr>
            <w:tcW w:w="4500" w:type="dxa"/>
          </w:tcPr>
          <w:p w14:paraId="4DF5F804" w14:textId="39E5F8B9" w:rsidR="00636581" w:rsidRPr="0089691F" w:rsidRDefault="00636581" w:rsidP="00636581">
            <w:pPr>
              <w:pStyle w:val="TableEntry"/>
            </w:pPr>
          </w:p>
        </w:tc>
        <w:tc>
          <w:tcPr>
            <w:tcW w:w="1440" w:type="dxa"/>
          </w:tcPr>
          <w:p w14:paraId="703897E1" w14:textId="77777777" w:rsidR="00636581" w:rsidRPr="0089691F" w:rsidRDefault="00636581" w:rsidP="00636581">
            <w:pPr>
              <w:pStyle w:val="TableEntry"/>
            </w:pPr>
          </w:p>
        </w:tc>
        <w:tc>
          <w:tcPr>
            <w:tcW w:w="1620" w:type="dxa"/>
          </w:tcPr>
          <w:p w14:paraId="46277831" w14:textId="77777777" w:rsidR="00636581" w:rsidRPr="0089691F" w:rsidRDefault="00636581" w:rsidP="00636581">
            <w:pPr>
              <w:pStyle w:val="TableEntry"/>
            </w:pPr>
          </w:p>
        </w:tc>
      </w:tr>
    </w:tbl>
    <w:p w14:paraId="3D00CEAB" w14:textId="77777777" w:rsidR="004C29F1" w:rsidRPr="0089691F" w:rsidRDefault="0014233D" w:rsidP="00213FA6">
      <w:pPr>
        <w:pStyle w:val="PartTitle"/>
        <w:rPr>
          <w:rFonts w:eastAsia="Arial"/>
        </w:rPr>
      </w:pPr>
      <w:bookmarkStart w:id="310" w:name="_heading=h.ywv3dlrnifj" w:colFirst="0" w:colLast="0"/>
      <w:bookmarkStart w:id="311" w:name="_Toc236254853"/>
      <w:bookmarkEnd w:id="310"/>
      <w:r w:rsidRPr="0089691F">
        <w:rPr>
          <w:rFonts w:eastAsia="Arial"/>
        </w:rPr>
        <w:lastRenderedPageBreak/>
        <w:t>Volume 1 – Profiles</w:t>
      </w:r>
      <w:bookmarkEnd w:id="311"/>
    </w:p>
    <w:p w14:paraId="63053D87" w14:textId="77777777" w:rsidR="004C29F1" w:rsidRPr="0089691F" w:rsidRDefault="0014233D" w:rsidP="00213FA6">
      <w:pPr>
        <w:pStyle w:val="Heading2"/>
        <w:numPr>
          <w:ilvl w:val="0"/>
          <w:numId w:val="0"/>
        </w:numPr>
        <w:rPr>
          <w:noProof w:val="0"/>
        </w:rPr>
      </w:pPr>
      <w:bookmarkStart w:id="312" w:name="_Toc236254854"/>
      <w:r w:rsidRPr="0089691F">
        <w:rPr>
          <w:noProof w:val="0"/>
        </w:rPr>
        <w:t>Domain-specific additions</w:t>
      </w:r>
      <w:bookmarkEnd w:id="312"/>
    </w:p>
    <w:p w14:paraId="5B1641DA" w14:textId="77777777" w:rsidR="004C29F1" w:rsidRPr="0089691F" w:rsidRDefault="0014233D" w:rsidP="00213FA6">
      <w:pPr>
        <w:pStyle w:val="BodyText"/>
      </w:pPr>
      <w:bookmarkStart w:id="313" w:name="_heading=h.ltrt6cnxongp" w:colFirst="0" w:colLast="0"/>
      <w:bookmarkEnd w:id="313"/>
      <w:r w:rsidRPr="0089691F">
        <w:t>None.</w:t>
      </w:r>
    </w:p>
    <w:p w14:paraId="7FE931EA" w14:textId="56154531" w:rsidR="004C29F1" w:rsidRPr="0089691F" w:rsidRDefault="004C29F1" w:rsidP="00213FA6">
      <w:pPr>
        <w:pStyle w:val="BodyText"/>
        <w:rPr>
          <w:color w:val="000000"/>
        </w:rPr>
      </w:pPr>
    </w:p>
    <w:p w14:paraId="302CE987" w14:textId="77777777" w:rsidR="004C29F1" w:rsidRPr="0089691F" w:rsidRDefault="0014233D">
      <w:pPr>
        <w:pBdr>
          <w:top w:val="single" w:sz="4" w:space="1" w:color="000000"/>
          <w:left w:val="single" w:sz="4" w:space="4" w:color="000000"/>
          <w:bottom w:val="single" w:sz="4" w:space="1" w:color="000000"/>
          <w:right w:val="single" w:sz="4" w:space="4" w:color="000000"/>
          <w:between w:val="nil"/>
        </w:pBdr>
        <w:rPr>
          <w:i/>
          <w:iCs/>
          <w:color w:val="000000"/>
        </w:rPr>
      </w:pPr>
      <w:r w:rsidRPr="0089691F">
        <w:rPr>
          <w:i/>
          <w:iCs/>
          <w:color w:val="000000"/>
        </w:rPr>
        <w:t>Add new Section X</w:t>
      </w:r>
    </w:p>
    <w:p w14:paraId="46079BC3" w14:textId="77777777" w:rsidR="004C29F1" w:rsidRPr="0089691F" w:rsidRDefault="004C29F1">
      <w:pPr>
        <w:pBdr>
          <w:top w:val="nil"/>
          <w:left w:val="nil"/>
          <w:bottom w:val="nil"/>
          <w:right w:val="nil"/>
          <w:between w:val="nil"/>
        </w:pBdr>
        <w:rPr>
          <w:color w:val="000000"/>
        </w:rPr>
      </w:pPr>
    </w:p>
    <w:p w14:paraId="2CEF58C4" w14:textId="451F682A" w:rsidR="004C29F1" w:rsidRPr="0089691F" w:rsidRDefault="0014233D" w:rsidP="00213FA6">
      <w:pPr>
        <w:pStyle w:val="Heading1"/>
        <w:keepNext w:val="0"/>
        <w:pageBreakBefore w:val="0"/>
        <w:widowControl w:val="0"/>
        <w:numPr>
          <w:ilvl w:val="0"/>
          <w:numId w:val="0"/>
        </w:numPr>
        <w:rPr>
          <w:noProof w:val="0"/>
        </w:rPr>
      </w:pPr>
      <w:bookmarkStart w:id="314" w:name="_Toc236254855"/>
      <w:r w:rsidRPr="0089691F">
        <w:rPr>
          <w:noProof w:val="0"/>
        </w:rPr>
        <w:t>X</w:t>
      </w:r>
      <w:r w:rsidR="00A458C8" w:rsidRPr="0089691F">
        <w:rPr>
          <w:noProof w:val="0"/>
        </w:rPr>
        <w:t xml:space="preserve"> </w:t>
      </w:r>
      <w:r w:rsidRPr="0089691F">
        <w:rPr>
          <w:noProof w:val="0"/>
        </w:rPr>
        <w:t>Manifest-based Access to DICOM Objects (MADO) Profile</w:t>
      </w:r>
      <w:bookmarkEnd w:id="314"/>
    </w:p>
    <w:p w14:paraId="5DECA811" w14:textId="17F6EDC8" w:rsidR="00234302" w:rsidRPr="0089691F" w:rsidRDefault="061A4AAB" w:rsidP="00234302">
      <w:bookmarkStart w:id="315" w:name="_heading=h.vr40ujxp81xh"/>
      <w:bookmarkEnd w:id="315"/>
      <w:r w:rsidRPr="0089691F">
        <w:t xml:space="preserve">The Manifest-based Access to DICOM Objects (MADO) Integration Profile allows a clinician exploring a remote patient record to selectively retrieve series and images of interest, based on series level information shared in an extended imaging study manifest document. This avoids having to retrieve the entire study, particularly when it is large. </w:t>
      </w:r>
    </w:p>
    <w:p w14:paraId="17F2629C" w14:textId="6CD1463A" w:rsidR="00234302" w:rsidRPr="0089691F" w:rsidRDefault="061A4AAB" w:rsidP="00234302">
      <w:r w:rsidRPr="0089691F">
        <w:t>The MADO Profile also provides a consistent retrieve mechanism from multiple sources of medical image data that publish imaging studies for sharing within the community. This consistent retrieve mechanism is designed to be independent from the document sharing infrastructure chosen to publish, share and discover imaging study manifest objects, thus allowing the use of the MADO Profile across many national and regional eHealth infrastructures.</w:t>
      </w:r>
    </w:p>
    <w:p w14:paraId="48BDB9B0" w14:textId="127FD24D" w:rsidR="00234302" w:rsidRPr="0089691F" w:rsidRDefault="00234302" w:rsidP="00234302">
      <w:pPr>
        <w:pStyle w:val="BodyText"/>
      </w:pPr>
      <w:r w:rsidRPr="0089691F">
        <w:t>The MADO Profile utilizes the RESTful DICOMweb Studies Service Retrieve transaction (a.k.a</w:t>
      </w:r>
      <w:ins w:id="316" w:author="Mary Jungers" w:date="2026-07-29T21:57:00Z" w16du:dateUtc="2026-07-30T02:57:00Z">
        <w:r w:rsidR="00BD54A0">
          <w:t>.,</w:t>
        </w:r>
      </w:ins>
      <w:r w:rsidRPr="0089691F">
        <w:t xml:space="preserve"> WADO-RS, DICOM </w:t>
      </w:r>
      <w:hyperlink r:id="rId28" w:anchor="sect_10.4">
        <w:r w:rsidRPr="0089691F">
          <w:rPr>
            <w:color w:val="0000FF"/>
            <w:u w:val="single"/>
          </w:rPr>
          <w:t>PS3.18 Section 10.4</w:t>
        </w:r>
      </w:hyperlink>
      <w:r w:rsidRPr="0089691F">
        <w:t>).</w:t>
      </w:r>
    </w:p>
    <w:p w14:paraId="31896590" w14:textId="449D3FEA" w:rsidR="00234302" w:rsidRPr="0089691F" w:rsidRDefault="00234302" w:rsidP="00234302">
      <w:pPr>
        <w:pStyle w:val="BodyText"/>
      </w:pPr>
      <w:r w:rsidRPr="0089691F">
        <w:t>This profile discusses but does not specify cross-community access to DICOM Objects; however, it has been designed to be grouped with the XC-WADO Profile to support cross-community access</w:t>
      </w:r>
      <w:r w:rsidRPr="0089691F">
        <w:rPr>
          <w:color w:val="000000"/>
          <w:szCs w:val="24"/>
        </w:rPr>
        <w:t xml:space="preserve"> (</w:t>
      </w:r>
      <w:r w:rsidR="0023045E" w:rsidRPr="0089691F">
        <w:rPr>
          <w:color w:val="000000"/>
          <w:szCs w:val="24"/>
        </w:rPr>
        <w:t>s</w:t>
      </w:r>
      <w:r w:rsidRPr="0089691F">
        <w:rPr>
          <w:color w:val="000000"/>
          <w:szCs w:val="24"/>
        </w:rPr>
        <w:t>ee Section X.6 MADO Cross Profile Considerations)</w:t>
      </w:r>
      <w:r w:rsidRPr="0089691F">
        <w:t>.</w:t>
      </w:r>
    </w:p>
    <w:p w14:paraId="7F0A09DE" w14:textId="1A191B67" w:rsidR="00234302" w:rsidRPr="0089691F" w:rsidRDefault="00234302" w:rsidP="00234302">
      <w:pPr>
        <w:pStyle w:val="BodyText"/>
      </w:pPr>
      <w:r w:rsidRPr="0089691F">
        <w:t>This profile does not address specific means of publishing into some community-level document registry, searching and retrieving the imaging study manifests that reference DICOM Instances stored in the community. The XDS.b or MHD (or MHDS) Profiles may be used to support such document sharing and combined with the MADO Profile</w:t>
      </w:r>
      <w:r w:rsidRPr="0089691F">
        <w:rPr>
          <w:color w:val="000000"/>
          <w:szCs w:val="24"/>
        </w:rPr>
        <w:t xml:space="preserve"> </w:t>
      </w:r>
      <w:r w:rsidRPr="0089691F">
        <w:t>(</w:t>
      </w:r>
      <w:r w:rsidR="0023045E" w:rsidRPr="0089691F">
        <w:t>s</w:t>
      </w:r>
      <w:r w:rsidRPr="0089691F">
        <w:t>ee Section X.6 MADO Cross Profile Considerations)</w:t>
      </w:r>
      <w:r w:rsidRPr="0089691F">
        <w:rPr>
          <w:color w:val="000000"/>
          <w:szCs w:val="24"/>
        </w:rPr>
        <w:t>.</w:t>
      </w:r>
    </w:p>
    <w:p w14:paraId="3F299192" w14:textId="77777777" w:rsidR="00234302" w:rsidRPr="0089691F" w:rsidRDefault="00234302" w:rsidP="00234302">
      <w:pPr>
        <w:pStyle w:val="BodyText"/>
      </w:pPr>
      <w:r w:rsidRPr="0089691F">
        <w:t>The reader of MADO is expected to understand the use of imaging study manifests. The Manifest concept is described below in Section X.4.1.1 Role of an Imaging Study Manifest.</w:t>
      </w:r>
    </w:p>
    <w:p w14:paraId="139AA765" w14:textId="77777777" w:rsidR="00234302" w:rsidRPr="0089691F" w:rsidRDefault="00234302" w:rsidP="003A187F"/>
    <w:p w14:paraId="79E7C9C3" w14:textId="77777777" w:rsidR="00234302" w:rsidRPr="0089691F" w:rsidRDefault="00234302" w:rsidP="003A187F"/>
    <w:p w14:paraId="7A462EF4" w14:textId="77777777" w:rsidR="00234302" w:rsidRPr="0089691F" w:rsidRDefault="00234302" w:rsidP="003A187F"/>
    <w:p w14:paraId="7E1838C2" w14:textId="77777777" w:rsidR="00234302" w:rsidRPr="0089691F" w:rsidRDefault="00234302" w:rsidP="003A187F"/>
    <w:p w14:paraId="3F519FDC" w14:textId="77777777" w:rsidR="004C29F1" w:rsidRPr="0089691F" w:rsidRDefault="0014233D" w:rsidP="00213FA6">
      <w:pPr>
        <w:pStyle w:val="Heading2"/>
        <w:numPr>
          <w:ilvl w:val="0"/>
          <w:numId w:val="0"/>
        </w:numPr>
        <w:rPr>
          <w:noProof w:val="0"/>
        </w:rPr>
      </w:pPr>
      <w:bookmarkStart w:id="317" w:name="_Toc236254856"/>
      <w:r w:rsidRPr="0089691F">
        <w:rPr>
          <w:noProof w:val="0"/>
        </w:rPr>
        <w:lastRenderedPageBreak/>
        <w:t>X.1 MADO Actors, Transactions, and Content Modules</w:t>
      </w:r>
      <w:bookmarkEnd w:id="317"/>
    </w:p>
    <w:p w14:paraId="396E80D5" w14:textId="77777777" w:rsidR="004C29F1" w:rsidRPr="0089691F" w:rsidRDefault="0014233D" w:rsidP="00213FA6">
      <w:pPr>
        <w:pStyle w:val="BodyText"/>
      </w:pPr>
      <w:bookmarkStart w:id="318" w:name="_heading=h.yx63so6wuwtq" w:colFirst="0" w:colLast="0"/>
      <w:bookmarkEnd w:id="318"/>
      <w:r w:rsidRPr="0089691F">
        <w:t xml:space="preserve">This section defines the actors, transactions, and/or content modules in this profile. General definitions of actors are given in the </w:t>
      </w:r>
      <w:bookmarkStart w:id="319" w:name="bookmark=id.2wyf62e7vf65" w:colFirst="0" w:colLast="0"/>
      <w:bookmarkStart w:id="320" w:name="bookmark=id.y2fjivfnee5k" w:colFirst="0" w:colLast="0"/>
      <w:bookmarkEnd w:id="319"/>
      <w:bookmarkEnd w:id="320"/>
      <w:r w:rsidRPr="0089691F">
        <w:t xml:space="preserve">Technical Frameworks General Introduction Appendix A. IHE Transactions can be found in the Technical Frameworks General Introduction Appendix B. Both appendices are located at </w:t>
      </w:r>
      <w:hyperlink r:id="rId29">
        <w:r w:rsidRPr="0089691F">
          <w:rPr>
            <w:color w:val="0000FF"/>
            <w:u w:val="single"/>
          </w:rPr>
          <w:t>https://profiles.ihe.net/GeneralIntro/index.html</w:t>
        </w:r>
      </w:hyperlink>
      <w:r w:rsidRPr="0089691F">
        <w:t>.</w:t>
      </w:r>
    </w:p>
    <w:p w14:paraId="5F5130E9" w14:textId="77777777" w:rsidR="004C29F1" w:rsidRPr="0089691F" w:rsidRDefault="0014233D" w:rsidP="00213FA6">
      <w:pPr>
        <w:pStyle w:val="BodyText"/>
      </w:pPr>
      <w:r w:rsidRPr="0089691F">
        <w:t>Figure X.1-1 shows the actors directly involved in the MADO Profile and the relevant transactions/content between them. If needed for context, other actors that may be indirectly involved due to their participation in other related profiles are shown in dotted lines. Actors which have a required grouping (if any), are shown as joined boxes (see Section X.3).</w:t>
      </w:r>
    </w:p>
    <w:p w14:paraId="2CFC2579" w14:textId="77777777" w:rsidR="004C29F1" w:rsidRPr="0089691F" w:rsidRDefault="004C29F1" w:rsidP="00213FA6">
      <w:pPr>
        <w:pStyle w:val="BodyText"/>
      </w:pPr>
    </w:p>
    <w:p w14:paraId="60366EBE" w14:textId="65AE527D" w:rsidR="004C29F1" w:rsidRPr="0089691F" w:rsidRDefault="008E4BE5" w:rsidP="00213FA6">
      <w:pPr>
        <w:pStyle w:val="BodyText"/>
        <w:jc w:val="center"/>
      </w:pPr>
      <w:r w:rsidRPr="0089691F">
        <w:t xml:space="preserve"> </w:t>
      </w:r>
      <w:r w:rsidR="009B6216" w:rsidRPr="0089691F">
        <w:drawing>
          <wp:inline distT="0" distB="0" distL="0" distR="0" wp14:anchorId="08A392E4" wp14:editId="5DDF4B3E">
            <wp:extent cx="4387850" cy="2371679"/>
            <wp:effectExtent l="0" t="0" r="0" b="0"/>
            <wp:docPr id="34962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23647" name=""/>
                    <pic:cNvPicPr/>
                  </pic:nvPicPr>
                  <pic:blipFill>
                    <a:blip r:embed="rId30"/>
                    <a:stretch>
                      <a:fillRect/>
                    </a:stretch>
                  </pic:blipFill>
                  <pic:spPr>
                    <a:xfrm>
                      <a:off x="0" y="0"/>
                      <a:ext cx="4398707" cy="2377547"/>
                    </a:xfrm>
                    <a:prstGeom prst="rect">
                      <a:avLst/>
                    </a:prstGeom>
                  </pic:spPr>
                </pic:pic>
              </a:graphicData>
            </a:graphic>
          </wp:inline>
        </w:drawing>
      </w:r>
    </w:p>
    <w:p w14:paraId="23435C6C" w14:textId="31B9B286" w:rsidR="004C29F1" w:rsidRPr="0089691F" w:rsidRDefault="0014233D" w:rsidP="00213FA6">
      <w:pPr>
        <w:pStyle w:val="FigureTitle"/>
        <w:rPr>
          <w:rFonts w:eastAsia="Arial"/>
        </w:rPr>
      </w:pPr>
      <w:r w:rsidRPr="0089691F">
        <w:rPr>
          <w:rFonts w:eastAsia="Arial"/>
        </w:rPr>
        <w:t>Figure X.1-1: MADO Actor Diagra</w:t>
      </w:r>
      <w:r w:rsidR="00A458C8" w:rsidRPr="0089691F">
        <w:t>m</w:t>
      </w:r>
      <w:r w:rsidRPr="0089691F">
        <w:t xml:space="preserve">   </w:t>
      </w:r>
    </w:p>
    <w:p w14:paraId="4E20E0DB" w14:textId="3C027EE5" w:rsidR="004C29F1" w:rsidRPr="0089691F" w:rsidRDefault="0014233D" w:rsidP="00213FA6">
      <w:pPr>
        <w:pStyle w:val="BodyText"/>
      </w:pPr>
      <w:bookmarkStart w:id="321" w:name="_heading=h.gpfpa62ix46c" w:colFirst="0" w:colLast="0"/>
      <w:bookmarkEnd w:id="321"/>
      <w:r w:rsidRPr="0089691F">
        <w:t xml:space="preserve">Table X.1-1 lists the transactions and Table X.1-2 lists the content for each actor directly involved in the Manifest-based Access to DICOM Objects (MADO) Profile. To claim compliance with this profile, an actor shall support all required transactions/content (labeled “R”) and may support the optional transactions (labeled “O”). </w:t>
      </w:r>
    </w:p>
    <w:p w14:paraId="00AF4970" w14:textId="77777777" w:rsidR="004C29F1" w:rsidRPr="0089691F" w:rsidRDefault="0014233D" w:rsidP="006F3CCC">
      <w:pPr>
        <w:pStyle w:val="TableTitle"/>
        <w:rPr>
          <w:rFonts w:eastAsia="Arial"/>
        </w:rPr>
      </w:pPr>
      <w:r w:rsidRPr="0089691F">
        <w:rPr>
          <w:rFonts w:eastAsia="Arial"/>
        </w:rPr>
        <w:t>Table X.1-1: MADO Profile - Actors and Transactions</w:t>
      </w:r>
    </w:p>
    <w:tbl>
      <w:tblPr>
        <w:tblStyle w:val="afffffff5"/>
        <w:tblW w:w="82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1"/>
        <w:gridCol w:w="1886"/>
        <w:gridCol w:w="1710"/>
        <w:gridCol w:w="1440"/>
        <w:gridCol w:w="1890"/>
      </w:tblGrid>
      <w:tr w:rsidR="004C29F1" w:rsidRPr="0089691F" w14:paraId="5F93A21B" w14:textId="77777777">
        <w:trPr>
          <w:cantSplit/>
          <w:trHeight w:val="563"/>
          <w:tblHeader/>
          <w:jc w:val="center"/>
        </w:trPr>
        <w:tc>
          <w:tcPr>
            <w:tcW w:w="1291" w:type="dxa"/>
            <w:shd w:val="clear" w:color="auto" w:fill="D9D9D9"/>
          </w:tcPr>
          <w:p w14:paraId="5FA0EC2F" w14:textId="77777777" w:rsidR="004C29F1" w:rsidRPr="0089691F" w:rsidRDefault="0014233D" w:rsidP="00213FA6">
            <w:pPr>
              <w:pStyle w:val="TableEntryHeader"/>
              <w:rPr>
                <w:rFonts w:eastAsia="Arial"/>
              </w:rPr>
            </w:pPr>
            <w:bookmarkStart w:id="322" w:name="_heading=h.f2ruc0u83umx" w:colFirst="0" w:colLast="0"/>
            <w:bookmarkEnd w:id="322"/>
            <w:r w:rsidRPr="0089691F">
              <w:rPr>
                <w:rFonts w:eastAsia="Arial"/>
              </w:rPr>
              <w:t>Actors</w:t>
            </w:r>
          </w:p>
        </w:tc>
        <w:tc>
          <w:tcPr>
            <w:tcW w:w="1886" w:type="dxa"/>
            <w:shd w:val="clear" w:color="auto" w:fill="D9D9D9"/>
          </w:tcPr>
          <w:p w14:paraId="3B919E25" w14:textId="77777777" w:rsidR="004C29F1" w:rsidRPr="0089691F" w:rsidRDefault="0014233D" w:rsidP="00213FA6">
            <w:pPr>
              <w:pStyle w:val="TableEntryHeader"/>
              <w:rPr>
                <w:rFonts w:eastAsia="Arial"/>
              </w:rPr>
            </w:pPr>
            <w:r w:rsidRPr="0089691F">
              <w:rPr>
                <w:rFonts w:eastAsia="Arial"/>
              </w:rPr>
              <w:t xml:space="preserve">Transactions </w:t>
            </w:r>
          </w:p>
        </w:tc>
        <w:tc>
          <w:tcPr>
            <w:tcW w:w="1710" w:type="dxa"/>
            <w:shd w:val="clear" w:color="auto" w:fill="D9D9D9"/>
          </w:tcPr>
          <w:p w14:paraId="5C6CB2ED" w14:textId="70CE26CE" w:rsidR="004C29F1" w:rsidRPr="0089691F" w:rsidRDefault="00187721" w:rsidP="00213FA6">
            <w:pPr>
              <w:pStyle w:val="TableEntryHeader"/>
              <w:rPr>
                <w:rFonts w:eastAsia="Arial"/>
              </w:rPr>
            </w:pPr>
            <w:r w:rsidRPr="0089691F">
              <w:rPr>
                <w:rFonts w:eastAsia="Arial"/>
              </w:rPr>
              <w:t>Requester</w:t>
            </w:r>
            <w:r w:rsidR="0014233D" w:rsidRPr="0089691F">
              <w:rPr>
                <w:rFonts w:eastAsia="Arial"/>
              </w:rPr>
              <w:t xml:space="preserve"> or Responder</w:t>
            </w:r>
          </w:p>
        </w:tc>
        <w:tc>
          <w:tcPr>
            <w:tcW w:w="1440" w:type="dxa"/>
            <w:shd w:val="clear" w:color="auto" w:fill="D9D9D9"/>
          </w:tcPr>
          <w:p w14:paraId="511924DC" w14:textId="77777777" w:rsidR="004C29F1" w:rsidRPr="0089691F" w:rsidRDefault="0014233D" w:rsidP="00213FA6">
            <w:pPr>
              <w:pStyle w:val="TableEntryHeader"/>
              <w:rPr>
                <w:rFonts w:eastAsia="Arial"/>
              </w:rPr>
            </w:pPr>
            <w:r w:rsidRPr="0089691F">
              <w:rPr>
                <w:rFonts w:eastAsia="Arial"/>
              </w:rPr>
              <w:t>Optionality</w:t>
            </w:r>
          </w:p>
        </w:tc>
        <w:tc>
          <w:tcPr>
            <w:tcW w:w="1890" w:type="dxa"/>
            <w:shd w:val="clear" w:color="auto" w:fill="D9D9D9"/>
          </w:tcPr>
          <w:p w14:paraId="4CA7E1F0" w14:textId="77777777" w:rsidR="004C29F1" w:rsidRPr="0089691F" w:rsidRDefault="0014233D" w:rsidP="00213FA6">
            <w:pPr>
              <w:pStyle w:val="TableEntryHeader"/>
              <w:rPr>
                <w:i/>
                <w:iCs/>
              </w:rPr>
            </w:pPr>
            <w:r w:rsidRPr="0089691F">
              <w:rPr>
                <w:rFonts w:eastAsia="Arial"/>
              </w:rPr>
              <w:t>Reference</w:t>
            </w:r>
          </w:p>
        </w:tc>
      </w:tr>
      <w:tr w:rsidR="004C29F1" w:rsidRPr="0089691F" w14:paraId="1BFDC054" w14:textId="77777777">
        <w:trPr>
          <w:cantSplit/>
          <w:trHeight w:val="729"/>
          <w:jc w:val="center"/>
        </w:trPr>
        <w:tc>
          <w:tcPr>
            <w:tcW w:w="1291" w:type="dxa"/>
          </w:tcPr>
          <w:p w14:paraId="3DBED18E" w14:textId="77777777" w:rsidR="004C29F1" w:rsidRPr="0089691F" w:rsidRDefault="0014233D" w:rsidP="00213FA6">
            <w:pPr>
              <w:pStyle w:val="TableEntry"/>
            </w:pPr>
            <w:r w:rsidRPr="0089691F">
              <w:t>Imaging Document Consumer</w:t>
            </w:r>
          </w:p>
        </w:tc>
        <w:tc>
          <w:tcPr>
            <w:tcW w:w="1886" w:type="dxa"/>
          </w:tcPr>
          <w:p w14:paraId="5C7A1611" w14:textId="0A619F77" w:rsidR="004C29F1" w:rsidRPr="0089691F" w:rsidRDefault="0014233D" w:rsidP="00213FA6">
            <w:pPr>
              <w:pStyle w:val="TableEntry"/>
            </w:pPr>
            <w:r w:rsidRPr="0089691F">
              <w:t>WADO-RS Retrieve [RAD-</w:t>
            </w:r>
            <w:r w:rsidR="00FC37A4" w:rsidRPr="0089691F">
              <w:t>107</w:t>
            </w:r>
            <w:r w:rsidRPr="0089691F">
              <w:t>]</w:t>
            </w:r>
          </w:p>
        </w:tc>
        <w:tc>
          <w:tcPr>
            <w:tcW w:w="1710" w:type="dxa"/>
          </w:tcPr>
          <w:p w14:paraId="52AD7014" w14:textId="70A1E433" w:rsidR="004C29F1" w:rsidRPr="0089691F" w:rsidRDefault="00187721" w:rsidP="00213FA6">
            <w:pPr>
              <w:pStyle w:val="TableEntry"/>
            </w:pPr>
            <w:r w:rsidRPr="0089691F">
              <w:t>Requester</w:t>
            </w:r>
          </w:p>
        </w:tc>
        <w:tc>
          <w:tcPr>
            <w:tcW w:w="1440" w:type="dxa"/>
          </w:tcPr>
          <w:p w14:paraId="62B18A4D" w14:textId="77777777" w:rsidR="004C29F1" w:rsidRPr="0089691F" w:rsidRDefault="0014233D" w:rsidP="00213FA6">
            <w:pPr>
              <w:pStyle w:val="TableEntry"/>
            </w:pPr>
            <w:r w:rsidRPr="0089691F">
              <w:t>R</w:t>
            </w:r>
          </w:p>
        </w:tc>
        <w:tc>
          <w:tcPr>
            <w:tcW w:w="1890" w:type="dxa"/>
          </w:tcPr>
          <w:p w14:paraId="5013A069" w14:textId="5E2F603C" w:rsidR="004C29F1" w:rsidRPr="0089691F" w:rsidRDefault="0014233D" w:rsidP="00213FA6">
            <w:pPr>
              <w:pStyle w:val="TableEntry"/>
            </w:pPr>
            <w:r w:rsidRPr="0089691F">
              <w:t xml:space="preserve">RAD TF-2: </w:t>
            </w:r>
            <w:r w:rsidR="00187721" w:rsidRPr="0089691F">
              <w:t>4</w:t>
            </w:r>
            <w:r w:rsidRPr="0089691F">
              <w:t>.</w:t>
            </w:r>
            <w:r w:rsidR="00FC37A4" w:rsidRPr="0089691F">
              <w:t>107</w:t>
            </w:r>
          </w:p>
        </w:tc>
      </w:tr>
      <w:tr w:rsidR="004C29F1" w:rsidRPr="0089691F" w14:paraId="43DE7373" w14:textId="77777777">
        <w:trPr>
          <w:cantSplit/>
          <w:trHeight w:val="729"/>
          <w:jc w:val="center"/>
        </w:trPr>
        <w:tc>
          <w:tcPr>
            <w:tcW w:w="1291" w:type="dxa"/>
          </w:tcPr>
          <w:p w14:paraId="70C8045E" w14:textId="77777777" w:rsidR="004C29F1" w:rsidRPr="0089691F" w:rsidRDefault="0014233D" w:rsidP="00213FA6">
            <w:pPr>
              <w:pStyle w:val="TableEntry"/>
            </w:pPr>
            <w:r w:rsidRPr="0089691F">
              <w:t>Imaging Document Source</w:t>
            </w:r>
          </w:p>
        </w:tc>
        <w:tc>
          <w:tcPr>
            <w:tcW w:w="1886" w:type="dxa"/>
          </w:tcPr>
          <w:p w14:paraId="445C90A5" w14:textId="6DAD7392" w:rsidR="004C29F1" w:rsidRPr="0089691F" w:rsidRDefault="0014233D" w:rsidP="00213FA6">
            <w:pPr>
              <w:pStyle w:val="TableEntry"/>
            </w:pPr>
            <w:r w:rsidRPr="0089691F">
              <w:t>WADO-RS Retrieve [RAD-</w:t>
            </w:r>
            <w:r w:rsidR="00463C85" w:rsidRPr="0089691F">
              <w:t>107</w:t>
            </w:r>
            <w:r w:rsidRPr="0089691F">
              <w:t>]</w:t>
            </w:r>
          </w:p>
        </w:tc>
        <w:tc>
          <w:tcPr>
            <w:tcW w:w="1710" w:type="dxa"/>
          </w:tcPr>
          <w:p w14:paraId="2E25E595" w14:textId="77777777" w:rsidR="004C29F1" w:rsidRPr="0089691F" w:rsidRDefault="0014233D" w:rsidP="00213FA6">
            <w:pPr>
              <w:pStyle w:val="TableEntry"/>
            </w:pPr>
            <w:r w:rsidRPr="0089691F">
              <w:t>Responder</w:t>
            </w:r>
          </w:p>
        </w:tc>
        <w:tc>
          <w:tcPr>
            <w:tcW w:w="1440" w:type="dxa"/>
          </w:tcPr>
          <w:p w14:paraId="7EE53E39" w14:textId="77777777" w:rsidR="004C29F1" w:rsidRPr="0089691F" w:rsidRDefault="0014233D" w:rsidP="00213FA6">
            <w:pPr>
              <w:pStyle w:val="TableEntry"/>
            </w:pPr>
            <w:r w:rsidRPr="0089691F">
              <w:t>R</w:t>
            </w:r>
          </w:p>
        </w:tc>
        <w:tc>
          <w:tcPr>
            <w:tcW w:w="1890" w:type="dxa"/>
          </w:tcPr>
          <w:p w14:paraId="3B90FA48" w14:textId="323793F0" w:rsidR="004C29F1" w:rsidRPr="0089691F" w:rsidRDefault="0014233D" w:rsidP="00213FA6">
            <w:pPr>
              <w:pStyle w:val="TableEntry"/>
            </w:pPr>
            <w:r w:rsidRPr="0089691F">
              <w:t xml:space="preserve">RAD TF-2: </w:t>
            </w:r>
            <w:r w:rsidR="00187721" w:rsidRPr="0089691F">
              <w:t>4</w:t>
            </w:r>
            <w:r w:rsidRPr="0089691F">
              <w:t>.</w:t>
            </w:r>
            <w:r w:rsidR="00FC37A4" w:rsidRPr="0089691F">
              <w:t>107</w:t>
            </w:r>
          </w:p>
        </w:tc>
      </w:tr>
    </w:tbl>
    <w:p w14:paraId="3B8364CF" w14:textId="77777777" w:rsidR="004C29F1" w:rsidRPr="0089691F" w:rsidRDefault="0014233D" w:rsidP="00213FA6">
      <w:pPr>
        <w:pStyle w:val="TableTitle"/>
        <w:rPr>
          <w:rFonts w:eastAsia="Arial"/>
        </w:rPr>
      </w:pPr>
      <w:r w:rsidRPr="0089691F">
        <w:rPr>
          <w:rFonts w:eastAsia="Arial"/>
        </w:rPr>
        <w:lastRenderedPageBreak/>
        <w:t>Table X.1-2: MADO Profile - Actors and Content</w:t>
      </w:r>
    </w:p>
    <w:tbl>
      <w:tblPr>
        <w:tblStyle w:val="afffffff6"/>
        <w:tblW w:w="82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1"/>
        <w:gridCol w:w="1886"/>
        <w:gridCol w:w="1710"/>
        <w:gridCol w:w="1440"/>
        <w:gridCol w:w="1890"/>
      </w:tblGrid>
      <w:tr w:rsidR="004C29F1" w:rsidRPr="0089691F" w14:paraId="7AD29CAA" w14:textId="77777777" w:rsidTr="061A4AAB">
        <w:trPr>
          <w:cantSplit/>
          <w:trHeight w:val="563"/>
          <w:tblHeader/>
          <w:jc w:val="center"/>
        </w:trPr>
        <w:tc>
          <w:tcPr>
            <w:tcW w:w="1291" w:type="dxa"/>
            <w:shd w:val="clear" w:color="auto" w:fill="D9D9D9" w:themeFill="background1" w:themeFillShade="D9"/>
          </w:tcPr>
          <w:p w14:paraId="3ABF1AB0" w14:textId="77777777" w:rsidR="004C29F1" w:rsidRPr="0089691F" w:rsidRDefault="0014233D" w:rsidP="00213FA6">
            <w:pPr>
              <w:pStyle w:val="TableEntryHeader"/>
              <w:rPr>
                <w:rFonts w:eastAsia="Arial"/>
              </w:rPr>
            </w:pPr>
            <w:r w:rsidRPr="0089691F">
              <w:rPr>
                <w:rFonts w:eastAsia="Arial"/>
              </w:rPr>
              <w:t>Actors</w:t>
            </w:r>
          </w:p>
        </w:tc>
        <w:tc>
          <w:tcPr>
            <w:tcW w:w="1886" w:type="dxa"/>
            <w:shd w:val="clear" w:color="auto" w:fill="D9D9D9" w:themeFill="background1" w:themeFillShade="D9"/>
          </w:tcPr>
          <w:p w14:paraId="506FA256" w14:textId="77777777" w:rsidR="004C29F1" w:rsidRPr="0089691F" w:rsidRDefault="0014233D" w:rsidP="00213FA6">
            <w:pPr>
              <w:pStyle w:val="TableEntryHeader"/>
              <w:rPr>
                <w:rFonts w:eastAsia="Arial"/>
              </w:rPr>
            </w:pPr>
            <w:r w:rsidRPr="0089691F">
              <w:rPr>
                <w:rFonts w:eastAsia="Arial"/>
              </w:rPr>
              <w:t>Content Modules</w:t>
            </w:r>
          </w:p>
        </w:tc>
        <w:tc>
          <w:tcPr>
            <w:tcW w:w="1710" w:type="dxa"/>
            <w:shd w:val="clear" w:color="auto" w:fill="D9D9D9" w:themeFill="background1" w:themeFillShade="D9"/>
          </w:tcPr>
          <w:p w14:paraId="65B39342" w14:textId="12B56C94" w:rsidR="004C29F1" w:rsidRPr="0089691F" w:rsidRDefault="00187721" w:rsidP="00213FA6">
            <w:pPr>
              <w:pStyle w:val="TableEntryHeader"/>
              <w:rPr>
                <w:rFonts w:eastAsia="Arial"/>
              </w:rPr>
            </w:pPr>
            <w:r w:rsidRPr="0089691F">
              <w:rPr>
                <w:rFonts w:eastAsia="Arial"/>
              </w:rPr>
              <w:t>Requester</w:t>
            </w:r>
            <w:r w:rsidR="0014233D" w:rsidRPr="0089691F">
              <w:rPr>
                <w:rFonts w:eastAsia="Arial"/>
              </w:rPr>
              <w:t xml:space="preserve"> or Responder</w:t>
            </w:r>
          </w:p>
        </w:tc>
        <w:tc>
          <w:tcPr>
            <w:tcW w:w="1440" w:type="dxa"/>
            <w:shd w:val="clear" w:color="auto" w:fill="D9D9D9" w:themeFill="background1" w:themeFillShade="D9"/>
          </w:tcPr>
          <w:p w14:paraId="352538E6" w14:textId="77777777" w:rsidR="004C29F1" w:rsidRPr="0089691F" w:rsidRDefault="0014233D" w:rsidP="00213FA6">
            <w:pPr>
              <w:pStyle w:val="TableEntryHeader"/>
              <w:rPr>
                <w:rFonts w:eastAsia="Arial"/>
              </w:rPr>
            </w:pPr>
            <w:r w:rsidRPr="0089691F">
              <w:rPr>
                <w:rFonts w:eastAsia="Arial"/>
              </w:rPr>
              <w:t>Optionality</w:t>
            </w:r>
          </w:p>
        </w:tc>
        <w:tc>
          <w:tcPr>
            <w:tcW w:w="1890" w:type="dxa"/>
            <w:shd w:val="clear" w:color="auto" w:fill="D9D9D9" w:themeFill="background1" w:themeFillShade="D9"/>
          </w:tcPr>
          <w:p w14:paraId="700494F0" w14:textId="77777777" w:rsidR="004C29F1" w:rsidRPr="0089691F" w:rsidRDefault="0014233D" w:rsidP="00213FA6">
            <w:pPr>
              <w:pStyle w:val="TableEntryHeader"/>
              <w:rPr>
                <w:i/>
                <w:iCs/>
              </w:rPr>
            </w:pPr>
            <w:r w:rsidRPr="0089691F">
              <w:rPr>
                <w:rFonts w:eastAsia="Arial"/>
              </w:rPr>
              <w:t>Reference</w:t>
            </w:r>
          </w:p>
        </w:tc>
      </w:tr>
      <w:tr w:rsidR="004C29F1" w:rsidRPr="0089691F" w14:paraId="226D7C51" w14:textId="77777777" w:rsidTr="061A4AAB">
        <w:trPr>
          <w:cantSplit/>
          <w:trHeight w:val="510"/>
          <w:jc w:val="center"/>
        </w:trPr>
        <w:tc>
          <w:tcPr>
            <w:tcW w:w="1291" w:type="dxa"/>
            <w:vMerge w:val="restart"/>
          </w:tcPr>
          <w:p w14:paraId="7CD13218" w14:textId="77777777" w:rsidR="004C29F1" w:rsidRPr="0089691F" w:rsidRDefault="0014233D" w:rsidP="00213FA6">
            <w:pPr>
              <w:pStyle w:val="TableEntry"/>
            </w:pPr>
            <w:r w:rsidRPr="0089691F">
              <w:t>Content Creator</w:t>
            </w:r>
          </w:p>
        </w:tc>
        <w:tc>
          <w:tcPr>
            <w:tcW w:w="1886" w:type="dxa"/>
          </w:tcPr>
          <w:p w14:paraId="007BCB2B" w14:textId="549B0260" w:rsidR="004C29F1" w:rsidRPr="0089691F" w:rsidRDefault="061A4AAB" w:rsidP="00213FA6">
            <w:pPr>
              <w:pStyle w:val="TableEntry"/>
            </w:pPr>
            <w:r w:rsidRPr="0089691F">
              <w:t>DICOM KOS-Based Imaging Study Manifest</w:t>
            </w:r>
          </w:p>
        </w:tc>
        <w:tc>
          <w:tcPr>
            <w:tcW w:w="1710" w:type="dxa"/>
          </w:tcPr>
          <w:p w14:paraId="282DDB42" w14:textId="77777777" w:rsidR="004C29F1" w:rsidRPr="0089691F" w:rsidRDefault="0014233D" w:rsidP="00213FA6">
            <w:pPr>
              <w:pStyle w:val="TableEntry"/>
            </w:pPr>
            <w:r w:rsidRPr="0089691F">
              <w:t>Creator</w:t>
            </w:r>
          </w:p>
        </w:tc>
        <w:tc>
          <w:tcPr>
            <w:tcW w:w="1440" w:type="dxa"/>
          </w:tcPr>
          <w:p w14:paraId="02413405" w14:textId="77777777" w:rsidR="004C29F1" w:rsidRPr="0089691F" w:rsidRDefault="0014233D" w:rsidP="00213FA6">
            <w:pPr>
              <w:pStyle w:val="TableEntry"/>
            </w:pPr>
            <w:r w:rsidRPr="0089691F">
              <w:t>R</w:t>
            </w:r>
            <w:r w:rsidRPr="0089691F">
              <w:rPr>
                <w:vertAlign w:val="superscript"/>
              </w:rPr>
              <w:t xml:space="preserve"> See Note 1</w:t>
            </w:r>
          </w:p>
        </w:tc>
        <w:tc>
          <w:tcPr>
            <w:tcW w:w="1890" w:type="dxa"/>
          </w:tcPr>
          <w:p w14:paraId="1A7555E9" w14:textId="1933273F" w:rsidR="004C29F1" w:rsidRPr="0089691F" w:rsidRDefault="0014233D" w:rsidP="00213FA6">
            <w:pPr>
              <w:pStyle w:val="TableEntry"/>
            </w:pPr>
            <w:r w:rsidRPr="0089691F">
              <w:t>RAD TF-3: 6.X.</w:t>
            </w:r>
            <w:r w:rsidR="00577D0D" w:rsidRPr="0089691F">
              <w:t>2</w:t>
            </w:r>
          </w:p>
        </w:tc>
      </w:tr>
      <w:tr w:rsidR="004C29F1" w:rsidRPr="0089691F" w14:paraId="4BA6E0DC" w14:textId="77777777" w:rsidTr="061A4AAB">
        <w:trPr>
          <w:cantSplit/>
          <w:trHeight w:val="510"/>
          <w:jc w:val="center"/>
        </w:trPr>
        <w:tc>
          <w:tcPr>
            <w:tcW w:w="1291" w:type="dxa"/>
            <w:vMerge/>
          </w:tcPr>
          <w:p w14:paraId="5D46E5C9" w14:textId="77777777" w:rsidR="004C29F1" w:rsidRPr="0089691F" w:rsidRDefault="004C29F1" w:rsidP="00213FA6">
            <w:pPr>
              <w:pStyle w:val="TableEntry"/>
            </w:pPr>
          </w:p>
        </w:tc>
        <w:tc>
          <w:tcPr>
            <w:tcW w:w="1886" w:type="dxa"/>
          </w:tcPr>
          <w:p w14:paraId="03EA349D" w14:textId="59B70639" w:rsidR="004C29F1" w:rsidRPr="0089691F" w:rsidRDefault="061A4AAB" w:rsidP="00213FA6">
            <w:pPr>
              <w:pStyle w:val="TableEntry"/>
            </w:pPr>
            <w:r w:rsidRPr="0089691F">
              <w:t>FHIR-Based Imaging Study Manifest</w:t>
            </w:r>
          </w:p>
        </w:tc>
        <w:tc>
          <w:tcPr>
            <w:tcW w:w="1710" w:type="dxa"/>
          </w:tcPr>
          <w:p w14:paraId="4AF12C13" w14:textId="77777777" w:rsidR="004C29F1" w:rsidRPr="0089691F" w:rsidRDefault="0014233D" w:rsidP="00213FA6">
            <w:pPr>
              <w:pStyle w:val="TableEntry"/>
            </w:pPr>
            <w:r w:rsidRPr="0089691F">
              <w:t>Creator</w:t>
            </w:r>
          </w:p>
        </w:tc>
        <w:tc>
          <w:tcPr>
            <w:tcW w:w="1440" w:type="dxa"/>
          </w:tcPr>
          <w:p w14:paraId="2134A1DB" w14:textId="77777777" w:rsidR="004C29F1" w:rsidRPr="0089691F" w:rsidRDefault="0014233D" w:rsidP="00213FA6">
            <w:pPr>
              <w:pStyle w:val="TableEntry"/>
            </w:pPr>
            <w:r w:rsidRPr="0089691F">
              <w:t>R</w:t>
            </w:r>
            <w:r w:rsidRPr="0089691F">
              <w:rPr>
                <w:vertAlign w:val="superscript"/>
              </w:rPr>
              <w:t xml:space="preserve"> See Note 1</w:t>
            </w:r>
          </w:p>
        </w:tc>
        <w:tc>
          <w:tcPr>
            <w:tcW w:w="1890" w:type="dxa"/>
          </w:tcPr>
          <w:p w14:paraId="7B3216F0" w14:textId="5A75532F" w:rsidR="004C29F1" w:rsidRPr="0089691F" w:rsidRDefault="0014233D" w:rsidP="00213FA6">
            <w:pPr>
              <w:pStyle w:val="TableEntry"/>
            </w:pPr>
            <w:r w:rsidRPr="0089691F">
              <w:t>RAD TF-3: 6.X.</w:t>
            </w:r>
            <w:r w:rsidR="00577D0D" w:rsidRPr="0089691F">
              <w:t xml:space="preserve">3 </w:t>
            </w:r>
          </w:p>
        </w:tc>
      </w:tr>
      <w:tr w:rsidR="004C29F1" w:rsidRPr="0089691F" w14:paraId="0DE3C3FD" w14:textId="77777777" w:rsidTr="061A4AAB">
        <w:trPr>
          <w:cantSplit/>
          <w:trHeight w:val="521"/>
          <w:jc w:val="center"/>
        </w:trPr>
        <w:tc>
          <w:tcPr>
            <w:tcW w:w="1291" w:type="dxa"/>
            <w:vMerge w:val="restart"/>
          </w:tcPr>
          <w:p w14:paraId="5C0D3282" w14:textId="77777777" w:rsidR="004C29F1" w:rsidRPr="0089691F" w:rsidRDefault="0014233D" w:rsidP="00213FA6">
            <w:pPr>
              <w:pStyle w:val="TableEntry"/>
            </w:pPr>
            <w:r w:rsidRPr="0089691F">
              <w:t>Imaging Document Consumer</w:t>
            </w:r>
          </w:p>
          <w:p w14:paraId="01579639" w14:textId="77777777" w:rsidR="004C29F1" w:rsidRPr="0089691F" w:rsidRDefault="004C29F1" w:rsidP="00213FA6">
            <w:pPr>
              <w:pStyle w:val="TableEntry"/>
            </w:pPr>
          </w:p>
        </w:tc>
        <w:tc>
          <w:tcPr>
            <w:tcW w:w="1886" w:type="dxa"/>
          </w:tcPr>
          <w:p w14:paraId="182AB8E4" w14:textId="5D76A161" w:rsidR="004C29F1" w:rsidRPr="0089691F" w:rsidRDefault="061A4AAB" w:rsidP="00213FA6">
            <w:pPr>
              <w:pStyle w:val="TableEntry"/>
            </w:pPr>
            <w:r w:rsidRPr="0089691F">
              <w:t>DICOM KOS-Based Imaging Study Manifest</w:t>
            </w:r>
          </w:p>
        </w:tc>
        <w:tc>
          <w:tcPr>
            <w:tcW w:w="1710" w:type="dxa"/>
          </w:tcPr>
          <w:p w14:paraId="3A03AE70" w14:textId="77777777" w:rsidR="004C29F1" w:rsidRPr="0089691F" w:rsidRDefault="0014233D" w:rsidP="00213FA6">
            <w:pPr>
              <w:pStyle w:val="TableEntry"/>
            </w:pPr>
            <w:r w:rsidRPr="0089691F">
              <w:t>Consumer</w:t>
            </w:r>
          </w:p>
        </w:tc>
        <w:tc>
          <w:tcPr>
            <w:tcW w:w="1440" w:type="dxa"/>
          </w:tcPr>
          <w:p w14:paraId="3A47D917" w14:textId="2B19FCED" w:rsidR="004C29F1" w:rsidRPr="0089691F" w:rsidRDefault="061A4AAB" w:rsidP="00213FA6">
            <w:pPr>
              <w:pStyle w:val="TableEntry"/>
            </w:pPr>
            <w:r w:rsidRPr="0089691F">
              <w:t>O</w:t>
            </w:r>
            <w:r w:rsidRPr="0089691F">
              <w:rPr>
                <w:vertAlign w:val="superscript"/>
              </w:rPr>
              <w:t xml:space="preserve"> </w:t>
            </w:r>
          </w:p>
        </w:tc>
        <w:tc>
          <w:tcPr>
            <w:tcW w:w="1890" w:type="dxa"/>
          </w:tcPr>
          <w:p w14:paraId="716013C8" w14:textId="62050DDC" w:rsidR="004C29F1" w:rsidRPr="0089691F" w:rsidRDefault="0014233D" w:rsidP="00213FA6">
            <w:pPr>
              <w:pStyle w:val="TableEntry"/>
            </w:pPr>
            <w:r w:rsidRPr="0089691F">
              <w:t>RAD TF-3: 6.X.</w:t>
            </w:r>
            <w:r w:rsidR="00577D0D" w:rsidRPr="0089691F">
              <w:t>2</w:t>
            </w:r>
          </w:p>
        </w:tc>
      </w:tr>
      <w:tr w:rsidR="004C29F1" w:rsidRPr="0089691F" w14:paraId="3881AE2E" w14:textId="77777777" w:rsidTr="061A4AAB">
        <w:trPr>
          <w:cantSplit/>
          <w:trHeight w:val="521"/>
          <w:jc w:val="center"/>
        </w:trPr>
        <w:tc>
          <w:tcPr>
            <w:tcW w:w="1291" w:type="dxa"/>
            <w:vMerge/>
          </w:tcPr>
          <w:p w14:paraId="75E27CC6" w14:textId="77777777" w:rsidR="004C29F1" w:rsidRPr="0089691F" w:rsidRDefault="004C29F1" w:rsidP="00213FA6">
            <w:pPr>
              <w:pStyle w:val="TableEntry"/>
            </w:pPr>
          </w:p>
        </w:tc>
        <w:tc>
          <w:tcPr>
            <w:tcW w:w="1886" w:type="dxa"/>
          </w:tcPr>
          <w:p w14:paraId="0CD9BD28" w14:textId="1F08DF26" w:rsidR="004C29F1" w:rsidRPr="0089691F" w:rsidRDefault="061A4AAB" w:rsidP="00213FA6">
            <w:pPr>
              <w:pStyle w:val="TableEntry"/>
            </w:pPr>
            <w:r w:rsidRPr="0089691F">
              <w:t>FHIR-Based Imaging Study Manifest</w:t>
            </w:r>
          </w:p>
        </w:tc>
        <w:tc>
          <w:tcPr>
            <w:tcW w:w="1710" w:type="dxa"/>
          </w:tcPr>
          <w:p w14:paraId="183A595C" w14:textId="77777777" w:rsidR="004C29F1" w:rsidRPr="0089691F" w:rsidRDefault="0014233D" w:rsidP="00213FA6">
            <w:pPr>
              <w:pStyle w:val="TableEntry"/>
            </w:pPr>
            <w:r w:rsidRPr="0089691F">
              <w:t>Consumer</w:t>
            </w:r>
          </w:p>
        </w:tc>
        <w:tc>
          <w:tcPr>
            <w:tcW w:w="1440" w:type="dxa"/>
          </w:tcPr>
          <w:p w14:paraId="1182F03F" w14:textId="3265807C" w:rsidR="004C29F1" w:rsidRPr="0089691F" w:rsidRDefault="061A4AAB" w:rsidP="00213FA6">
            <w:pPr>
              <w:pStyle w:val="TableEntry"/>
            </w:pPr>
            <w:r w:rsidRPr="0089691F">
              <w:t>O</w:t>
            </w:r>
            <w:r w:rsidRPr="0089691F">
              <w:rPr>
                <w:vertAlign w:val="superscript"/>
              </w:rPr>
              <w:t xml:space="preserve"> </w:t>
            </w:r>
          </w:p>
        </w:tc>
        <w:tc>
          <w:tcPr>
            <w:tcW w:w="1890" w:type="dxa"/>
          </w:tcPr>
          <w:p w14:paraId="674761D9" w14:textId="76F19E50" w:rsidR="004C29F1" w:rsidRPr="0089691F" w:rsidRDefault="0014233D" w:rsidP="00213FA6">
            <w:pPr>
              <w:pStyle w:val="TableEntry"/>
            </w:pPr>
            <w:r w:rsidRPr="0089691F">
              <w:t>RAD TF-3: 6.X.</w:t>
            </w:r>
            <w:r w:rsidR="00577D0D" w:rsidRPr="0089691F">
              <w:t>3</w:t>
            </w:r>
          </w:p>
        </w:tc>
      </w:tr>
    </w:tbl>
    <w:p w14:paraId="04947167" w14:textId="1E003017" w:rsidR="007A2500" w:rsidRPr="0089691F" w:rsidRDefault="061A4AAB" w:rsidP="009C5A30">
      <w:pPr>
        <w:pStyle w:val="Note"/>
      </w:pPr>
      <w:r w:rsidRPr="0089691F">
        <w:t xml:space="preserve">Note 1: The imaging study manifest content is defined in two alternative formats – a DICOM KOS IOD based format and a FHIR-Based format. See Section X.1.1.1. </w:t>
      </w:r>
    </w:p>
    <w:p w14:paraId="3FB9080B" w14:textId="77777777" w:rsidR="004C29F1" w:rsidRPr="0089691F" w:rsidRDefault="0014233D" w:rsidP="00213FA6">
      <w:pPr>
        <w:pStyle w:val="Heading3"/>
        <w:numPr>
          <w:ilvl w:val="0"/>
          <w:numId w:val="0"/>
        </w:numPr>
        <w:rPr>
          <w:noProof w:val="0"/>
        </w:rPr>
      </w:pPr>
      <w:bookmarkStart w:id="323" w:name="_Toc236254857"/>
      <w:r w:rsidRPr="0089691F">
        <w:rPr>
          <w:noProof w:val="0"/>
        </w:rPr>
        <w:t>X.1.1 Actor Descriptions and Actor Profile Requirements</w:t>
      </w:r>
      <w:bookmarkEnd w:id="323"/>
    </w:p>
    <w:p w14:paraId="38766643" w14:textId="7431327A" w:rsidR="004C29F1" w:rsidRPr="0089691F" w:rsidRDefault="0014233D" w:rsidP="00213FA6">
      <w:pPr>
        <w:pStyle w:val="BodyText"/>
      </w:pPr>
      <w:r w:rsidRPr="0089691F">
        <w:t xml:space="preserve">The transactions needed to query and retrieve </w:t>
      </w:r>
      <w:r w:rsidR="007F1C48" w:rsidRPr="0089691F">
        <w:t>i</w:t>
      </w:r>
      <w:r w:rsidRPr="0089691F">
        <w:t xml:space="preserve">maging </w:t>
      </w:r>
      <w:r w:rsidR="007F1C48" w:rsidRPr="0089691F">
        <w:t>study m</w:t>
      </w:r>
      <w:r w:rsidRPr="0089691F">
        <w:t xml:space="preserve">anifest </w:t>
      </w:r>
      <w:r w:rsidR="007F1C48" w:rsidRPr="0089691F">
        <w:t>d</w:t>
      </w:r>
      <w:r w:rsidRPr="0089691F">
        <w:t xml:space="preserve">ocuments whose content is specified by this profile are beyond the scope of the MADO Profile. Such transactions when needed are addressed by grouping the MADO Profile with the desired </w:t>
      </w:r>
      <w:r w:rsidR="009B567B" w:rsidRPr="0089691F">
        <w:t xml:space="preserve">document </w:t>
      </w:r>
      <w:r w:rsidRPr="0089691F">
        <w:t xml:space="preserve">sharing profiles. </w:t>
      </w:r>
      <w:r w:rsidR="006364C3" w:rsidRPr="0089691F">
        <w:t xml:space="preserve">See </w:t>
      </w:r>
      <w:r w:rsidR="003B5F9D" w:rsidRPr="0089691F">
        <w:t xml:space="preserve">Section </w:t>
      </w:r>
      <w:r w:rsidR="006364C3" w:rsidRPr="0089691F">
        <w:t>X.6.</w:t>
      </w:r>
    </w:p>
    <w:p w14:paraId="6AEA3FD6" w14:textId="77777777" w:rsidR="00010269" w:rsidRPr="0089691F" w:rsidRDefault="00010269" w:rsidP="00010269">
      <w:pPr>
        <w:pStyle w:val="BodyText"/>
      </w:pPr>
      <w:r w:rsidRPr="0089691F">
        <w:t>Most requirements are documented in RAD TF-2 Transactions. This section documents any additional requirements on the profile’s actors.</w:t>
      </w:r>
    </w:p>
    <w:p w14:paraId="30586232" w14:textId="77777777" w:rsidR="004C29F1" w:rsidRPr="0089691F" w:rsidRDefault="0014233D">
      <w:pPr>
        <w:pStyle w:val="Heading4"/>
        <w:rPr>
          <w:noProof w:val="0"/>
        </w:rPr>
      </w:pPr>
      <w:r w:rsidRPr="0089691F">
        <w:rPr>
          <w:noProof w:val="0"/>
        </w:rPr>
        <w:t>X.1.1.1 Content Creator</w:t>
      </w:r>
    </w:p>
    <w:p w14:paraId="4C57EDDE" w14:textId="77777777" w:rsidR="0067773D" w:rsidRPr="0089691F" w:rsidRDefault="00010269" w:rsidP="00A84891">
      <w:r w:rsidRPr="0089691F">
        <w:t>The Content Creator produces the imaging study manifests.</w:t>
      </w:r>
    </w:p>
    <w:p w14:paraId="0EA173C5" w14:textId="76F7FD63" w:rsidR="00010269" w:rsidRPr="0089691F" w:rsidRDefault="061A4AAB" w:rsidP="061A4AAB">
      <w:pPr>
        <w:pStyle w:val="BodyText"/>
      </w:pPr>
      <w:r w:rsidRPr="0089691F">
        <w:t xml:space="preserve">The Content Creator shall be capable of producing imaging study manifests in both a DICOM KOS Based Imaging Study Manifest format (See RAD TF-3: 6.X.2), to facilitate systems using primarily DICOM content, and a FHIR Based Imaging Study Manifest format (See RAD TF-3: 6.X.3), to facilitate systems using primarily FHIR content. The Content Creator shall be configurable to produce either format. The Content Creator is permitted but not required to publish both imaging study manifest formats at the same time. </w:t>
      </w:r>
    </w:p>
    <w:p w14:paraId="49BBDE85" w14:textId="0290CFB4" w:rsidR="004C29F1" w:rsidRPr="0089691F" w:rsidRDefault="00474280" w:rsidP="009C5A30">
      <w:pPr>
        <w:pStyle w:val="BodyText"/>
      </w:pPr>
      <w:r w:rsidRPr="0089691F">
        <w:rPr>
          <w:szCs w:val="24"/>
        </w:rPr>
        <w:t xml:space="preserve">The Content Creator guarantees that imaging study DICOM instances referenced </w:t>
      </w:r>
      <w:r w:rsidR="00B4491E" w:rsidRPr="0089691F">
        <w:rPr>
          <w:szCs w:val="24"/>
        </w:rPr>
        <w:t>are</w:t>
      </w:r>
      <w:r w:rsidRPr="0089691F">
        <w:rPr>
          <w:szCs w:val="24"/>
        </w:rPr>
        <w:t xml:space="preserve"> available at the time of imaging study manifest creation or update</w:t>
      </w:r>
      <w:r w:rsidR="0014233D" w:rsidRPr="0089691F">
        <w:t>.</w:t>
      </w:r>
    </w:p>
    <w:p w14:paraId="1D1E96EB" w14:textId="508D78FF" w:rsidR="00433698" w:rsidRPr="0089691F" w:rsidRDefault="0057387E" w:rsidP="0057387E">
      <w:r w:rsidRPr="0089691F">
        <w:t xml:space="preserve">If the content of an imaging study, for which an imaging study manifest has been created and shared by a Content Creator, is updated </w:t>
      </w:r>
      <w:r w:rsidR="00200D28" w:rsidRPr="0089691F">
        <w:t xml:space="preserve">to add or remove shared </w:t>
      </w:r>
      <w:r w:rsidRPr="0089691F">
        <w:t xml:space="preserve">instances, the Content Creator </w:t>
      </w:r>
      <w:r w:rsidR="00C4524A" w:rsidRPr="0089691F">
        <w:t>shall</w:t>
      </w:r>
      <w:r w:rsidRPr="0089691F">
        <w:t xml:space="preserve"> create and share a new imaging study manifest representing the updated imaging study and deprecate the previously shared imaging study manifest</w:t>
      </w:r>
      <w:r w:rsidR="00433698" w:rsidRPr="0089691F">
        <w:t>.</w:t>
      </w:r>
    </w:p>
    <w:p w14:paraId="257BF162" w14:textId="189FB97D" w:rsidR="00B7202C" w:rsidRPr="0089691F" w:rsidRDefault="00802FFC" w:rsidP="0057387E">
      <w:r w:rsidRPr="0089691F">
        <w:lastRenderedPageBreak/>
        <w:t>The</w:t>
      </w:r>
      <w:r w:rsidR="002238DF" w:rsidRPr="0089691F">
        <w:t xml:space="preserve"> </w:t>
      </w:r>
      <w:r w:rsidR="00330C0F" w:rsidRPr="0089691F">
        <w:t>C</w:t>
      </w:r>
      <w:r w:rsidR="002238DF" w:rsidRPr="0089691F">
        <w:t xml:space="preserve">ontent </w:t>
      </w:r>
      <w:r w:rsidR="00330C0F" w:rsidRPr="0089691F">
        <w:t>C</w:t>
      </w:r>
      <w:r w:rsidR="002238DF" w:rsidRPr="0089691F">
        <w:t xml:space="preserve">reator </w:t>
      </w:r>
      <w:r w:rsidRPr="0089691F">
        <w:t xml:space="preserve">will need to establish an association </w:t>
      </w:r>
      <w:r w:rsidR="002238DF" w:rsidRPr="0089691F">
        <w:t xml:space="preserve">with </w:t>
      </w:r>
      <w:r w:rsidR="00653849" w:rsidRPr="0089691F">
        <w:t>each</w:t>
      </w:r>
      <w:r w:rsidR="002238DF" w:rsidRPr="0089691F">
        <w:t xml:space="preserve"> </w:t>
      </w:r>
      <w:r w:rsidR="00330C0F" w:rsidRPr="0089691F">
        <w:t>I</w:t>
      </w:r>
      <w:r w:rsidR="002238DF" w:rsidRPr="0089691F">
        <w:t xml:space="preserve">maging </w:t>
      </w:r>
      <w:r w:rsidR="00330C0F" w:rsidRPr="0089691F">
        <w:t>D</w:t>
      </w:r>
      <w:r w:rsidR="002238DF" w:rsidRPr="0089691F">
        <w:t xml:space="preserve">ocument </w:t>
      </w:r>
      <w:r w:rsidR="00330C0F" w:rsidRPr="0089691F">
        <w:t>S</w:t>
      </w:r>
      <w:r w:rsidR="002238DF" w:rsidRPr="0089691F">
        <w:t>ource</w:t>
      </w:r>
      <w:r w:rsidR="00653849" w:rsidRPr="0089691F">
        <w:t xml:space="preserve"> it </w:t>
      </w:r>
      <w:r w:rsidR="00031D17" w:rsidRPr="0089691F">
        <w:t>references in Manifests it creates</w:t>
      </w:r>
      <w:r w:rsidR="005163E9" w:rsidRPr="0089691F">
        <w:t xml:space="preserve"> to </w:t>
      </w:r>
      <w:r w:rsidR="00031D17" w:rsidRPr="0089691F">
        <w:t xml:space="preserve">be able to </w:t>
      </w:r>
      <w:r w:rsidR="005163E9" w:rsidRPr="0089691F">
        <w:t xml:space="preserve">perform the above </w:t>
      </w:r>
      <w:r w:rsidR="00134147" w:rsidRPr="0089691F">
        <w:t>synchronization</w:t>
      </w:r>
      <w:r w:rsidR="00754B20" w:rsidRPr="0089691F">
        <w:t xml:space="preserve"> (manifest updates, manifest sharing, etc.)</w:t>
      </w:r>
      <w:r w:rsidR="0089691F">
        <w:t xml:space="preserve">. </w:t>
      </w:r>
      <w:r w:rsidR="00E669F9" w:rsidRPr="0089691F">
        <w:t>Th</w:t>
      </w:r>
      <w:r w:rsidR="007E3EA6" w:rsidRPr="0089691F">
        <w:t>e</w:t>
      </w:r>
      <w:r w:rsidR="00E669F9" w:rsidRPr="0089691F">
        <w:t xml:space="preserve"> mechanism for this</w:t>
      </w:r>
      <w:r w:rsidR="00134147" w:rsidRPr="0089691F">
        <w:t xml:space="preserve"> </w:t>
      </w:r>
      <w:r w:rsidR="007E3EA6" w:rsidRPr="0089691F">
        <w:t xml:space="preserve">association </w:t>
      </w:r>
      <w:r w:rsidR="00134147" w:rsidRPr="0089691F">
        <w:t xml:space="preserve">is not </w:t>
      </w:r>
      <w:r w:rsidR="007E3EA6" w:rsidRPr="0089691F">
        <w:t xml:space="preserve">prescribed </w:t>
      </w:r>
      <w:ins w:id="324" w:author="Mary Jungers" w:date="2026-07-29T19:47:00Z" w16du:dateUtc="2026-07-30T00:47:00Z">
        <w:r w:rsidR="00C76FD1" w:rsidRPr="0089691F">
          <w:t>in</w:t>
        </w:r>
      </w:ins>
      <w:r w:rsidR="005F0499" w:rsidRPr="0089691F">
        <w:t xml:space="preserve"> the M</w:t>
      </w:r>
      <w:r w:rsidR="003F2520" w:rsidRPr="0089691F">
        <w:t xml:space="preserve">ADO Profile but left </w:t>
      </w:r>
      <w:r w:rsidR="00893A8C" w:rsidRPr="0089691F">
        <w:t>to implementation of the</w:t>
      </w:r>
      <w:r w:rsidR="005F0499" w:rsidRPr="0089691F">
        <w:t xml:space="preserve">se </w:t>
      </w:r>
      <w:ins w:id="325" w:author="Mary Jungers" w:date="2026-07-29T19:47:00Z" w16du:dateUtc="2026-07-30T00:47:00Z">
        <w:r w:rsidR="00C76FD1" w:rsidRPr="0089691F">
          <w:t>a</w:t>
        </w:r>
      </w:ins>
      <w:del w:id="326" w:author="Mary Jungers" w:date="2026-07-29T19:47:00Z" w16du:dateUtc="2026-07-30T00:47:00Z">
        <w:r w:rsidR="005F0499" w:rsidRPr="0089691F" w:rsidDel="00C76FD1">
          <w:delText>A</w:delText>
        </w:r>
      </w:del>
      <w:r w:rsidR="005F0499" w:rsidRPr="0089691F">
        <w:t>ctors.</w:t>
      </w:r>
    </w:p>
    <w:p w14:paraId="475483A9" w14:textId="77777777" w:rsidR="004C29F1" w:rsidRPr="0089691F" w:rsidRDefault="0014233D">
      <w:pPr>
        <w:pStyle w:val="Heading4"/>
        <w:rPr>
          <w:noProof w:val="0"/>
        </w:rPr>
      </w:pPr>
      <w:r w:rsidRPr="0089691F">
        <w:rPr>
          <w:noProof w:val="0"/>
        </w:rPr>
        <w:t>X.1.1.2 Imaging Document Consumer</w:t>
      </w:r>
    </w:p>
    <w:p w14:paraId="104BC117" w14:textId="77777777" w:rsidR="004C29F1" w:rsidRPr="0089691F" w:rsidRDefault="0014233D" w:rsidP="00213FA6">
      <w:pPr>
        <w:pStyle w:val="BodyText"/>
      </w:pPr>
      <w:r w:rsidRPr="0089691F">
        <w:t>The Imaging Document Consumer requests and receives DICOM instances from an Imaging Document Source.</w:t>
      </w:r>
    </w:p>
    <w:p w14:paraId="54498752" w14:textId="446E43C8" w:rsidR="00A458C8" w:rsidRPr="0089691F" w:rsidRDefault="061A4AAB" w:rsidP="00A458C8">
      <w:pPr>
        <w:pStyle w:val="BodyText"/>
      </w:pPr>
      <w:r w:rsidRPr="0089691F">
        <w:t>The Imaging Document Consumer obtains imaging study manifest(</w:t>
      </w:r>
      <w:del w:id="327" w:author="Mary Jungers" w:date="2026-07-29T21:51:00Z" w16du:dateUtc="2026-07-30T02:51:00Z">
        <w:r w:rsidRPr="0089691F" w:rsidDel="00BD54A0">
          <w:delText>s)  from</w:delText>
        </w:r>
      </w:del>
      <w:ins w:id="328" w:author="Mary Jungers" w:date="2026-07-29T21:51:00Z" w16du:dateUtc="2026-07-30T02:51:00Z">
        <w:r w:rsidR="00BD54A0" w:rsidRPr="0089691F">
          <w:t>s) from</w:t>
        </w:r>
      </w:ins>
      <w:r w:rsidRPr="0089691F">
        <w:t xml:space="preserve"> the grouped Document Consumer that uses appropriate transactions to search for DICOM Studies of interest within the community and retrieve such imaging study manifest(s). These </w:t>
      </w:r>
      <w:del w:id="329" w:author="Mary Jungers" w:date="2026-07-29T21:51:00Z" w16du:dateUtc="2026-07-30T02:51:00Z">
        <w:r w:rsidRPr="0089691F" w:rsidDel="00BD54A0">
          <w:delText>transactions  provide</w:delText>
        </w:r>
      </w:del>
      <w:ins w:id="330" w:author="Mary Jungers" w:date="2026-07-29T21:51:00Z" w16du:dateUtc="2026-07-30T02:51:00Z">
        <w:r w:rsidR="00BD54A0" w:rsidRPr="0089691F">
          <w:t>transactions provide</w:t>
        </w:r>
      </w:ins>
      <w:r w:rsidRPr="0089691F">
        <w:t xml:space="preserve"> access to an MHD/XDS.b sharing infrastructure, by a grouping with the MHD Document Consumer or XDS.b Document Consumer in ITI profiles. The MHD Document Consumer and XDS.b Document Consumer are NOT directly included in this profile.</w:t>
      </w:r>
    </w:p>
    <w:p w14:paraId="44A63C25" w14:textId="6C185D06" w:rsidR="007C5C57" w:rsidRPr="0089691F" w:rsidRDefault="061A4AAB" w:rsidP="007C5C57">
      <w:pPr>
        <w:pStyle w:val="BodyText"/>
        <w:rPr>
          <w:color w:val="000000" w:themeColor="text1"/>
        </w:rPr>
      </w:pPr>
      <w:r w:rsidRPr="0089691F">
        <w:rPr>
          <w:color w:val="000000" w:themeColor="text1"/>
        </w:rPr>
        <w:t xml:space="preserve">The Imaging Document Consumer acts as the consuming partner of the imaging study manifest Content Creator. </w:t>
      </w:r>
      <w:del w:id="331" w:author="Mary Jungers" w:date="2026-07-29T19:48:00Z" w16du:dateUtc="2026-07-30T00:48:00Z">
        <w:r w:rsidRPr="0089691F" w:rsidDel="00C76FD1">
          <w:rPr>
            <w:color w:val="000000" w:themeColor="text1"/>
          </w:rPr>
          <w:delText>Thus</w:delText>
        </w:r>
      </w:del>
      <w:ins w:id="332" w:author="Mary Jungers" w:date="2026-07-29T19:48:00Z" w16du:dateUtc="2026-07-30T00:48:00Z">
        <w:r w:rsidR="00C76FD1" w:rsidRPr="0089691F">
          <w:rPr>
            <w:color w:val="000000" w:themeColor="text1"/>
          </w:rPr>
          <w:t>Thus,</w:t>
        </w:r>
      </w:ins>
      <w:r w:rsidRPr="0089691F">
        <w:rPr>
          <w:color w:val="000000" w:themeColor="text1"/>
        </w:rPr>
        <w:t xml:space="preserve"> there is no Content Consumer actor in the MADO profile. This simplifies the profile and aligns it with the approach used by the XDS-I.b profile</w:t>
      </w:r>
      <w:r w:rsidR="0089691F">
        <w:rPr>
          <w:color w:val="000000" w:themeColor="text1"/>
        </w:rPr>
        <w:t xml:space="preserve">. </w:t>
      </w:r>
    </w:p>
    <w:p w14:paraId="385E2A76" w14:textId="33FA98F9" w:rsidR="007C5C57" w:rsidRPr="0089691F" w:rsidRDefault="061A4AAB" w:rsidP="007C5C57">
      <w:pPr>
        <w:pStyle w:val="BodyText"/>
        <w:rPr>
          <w:color w:val="000000" w:themeColor="text1"/>
        </w:rPr>
      </w:pPr>
      <w:r w:rsidRPr="0089691F">
        <w:rPr>
          <w:color w:val="000000" w:themeColor="text1"/>
        </w:rPr>
        <w:t>The Imaging Document Consumer shall provide three major functions:</w:t>
      </w:r>
    </w:p>
    <w:p w14:paraId="0F8FD49A" w14:textId="281F5B6E" w:rsidR="007C5C57" w:rsidRPr="0089691F" w:rsidRDefault="007C5C57" w:rsidP="009C5A30">
      <w:pPr>
        <w:pStyle w:val="ListBullet2"/>
      </w:pPr>
      <w:r w:rsidRPr="0089691F">
        <w:t xml:space="preserve">Parsing the </w:t>
      </w:r>
      <w:r w:rsidR="007F1C48" w:rsidRPr="0089691F">
        <w:t>i</w:t>
      </w:r>
      <w:r w:rsidRPr="0089691F">
        <w:t xml:space="preserve">maging </w:t>
      </w:r>
      <w:r w:rsidR="007F1C48" w:rsidRPr="0089691F">
        <w:t>s</w:t>
      </w:r>
      <w:r w:rsidRPr="0089691F">
        <w:t xml:space="preserve">tudy </w:t>
      </w:r>
      <w:r w:rsidR="007F1C48" w:rsidRPr="0089691F">
        <w:t>m</w:t>
      </w:r>
      <w:r w:rsidRPr="0089691F">
        <w:t xml:space="preserve">anifest to access the descriptive information of the study content and the location information that provides access to the study’s DICOM instances. </w:t>
      </w:r>
    </w:p>
    <w:p w14:paraId="1BDBC25B" w14:textId="77777777" w:rsidR="007C5C57" w:rsidRPr="0089691F" w:rsidRDefault="007C5C57" w:rsidP="009C5A30">
      <w:pPr>
        <w:pStyle w:val="ListBullet2"/>
      </w:pPr>
      <w:r w:rsidRPr="0089691F">
        <w:t>Identifying DICOM instances to be retrieved based on user choice or algorithmic logic.</w:t>
      </w:r>
    </w:p>
    <w:p w14:paraId="58BBEF8E" w14:textId="6F0C70A5" w:rsidR="007C5C57" w:rsidRPr="0089691F" w:rsidRDefault="007C5C57" w:rsidP="009C5A30">
      <w:pPr>
        <w:pStyle w:val="ListBullet2"/>
      </w:pPr>
      <w:r w:rsidRPr="0089691F">
        <w:t>Issuing a</w:t>
      </w:r>
      <w:r w:rsidR="00160C21" w:rsidRPr="0089691F">
        <w:t xml:space="preserve"> </w:t>
      </w:r>
      <w:r w:rsidRPr="0089691F">
        <w:t>WADO-RS Retrieve [RAD-107] transaction in the Requester role to an Imaging Document Source to retrieve the selected DICOM instances within its community.</w:t>
      </w:r>
    </w:p>
    <w:p w14:paraId="5BE5C841" w14:textId="3763ACAB" w:rsidR="004C29F1" w:rsidRPr="0089691F" w:rsidRDefault="061A4AAB" w:rsidP="00213FA6">
      <w:pPr>
        <w:pStyle w:val="Note"/>
      </w:pPr>
      <w:r w:rsidRPr="0089691F">
        <w:t>Note: The MADO imaging study manifest does not include frame-level information beyond the number of frames. MADO does not require WADO-RS retrieval of Metadata, Pixel Data, Bulk Data Resources. Since Frame retrieval is a form of pixel data retrieval, only study, series and instance may be retrieved as DICOM Instances. Frames may be retrieved as Rendered Instances.</w:t>
      </w:r>
    </w:p>
    <w:p w14:paraId="6B3C3F15" w14:textId="77777777" w:rsidR="00A16F58" w:rsidRPr="0089691F" w:rsidRDefault="00A16F58" w:rsidP="00A16F58">
      <w:pPr>
        <w:pStyle w:val="BodyText"/>
        <w:rPr>
          <w:color w:val="000000" w:themeColor="text1"/>
        </w:rPr>
      </w:pPr>
      <w:r w:rsidRPr="0089691F">
        <w:rPr>
          <w:color w:val="000000" w:themeColor="text1"/>
        </w:rPr>
        <w:t>The Imaging Document Consumer may be grouped with an Image Display Invoker – see Section X.6.</w:t>
      </w:r>
    </w:p>
    <w:p w14:paraId="539DB67B" w14:textId="05E3FBBC" w:rsidR="004C29F1" w:rsidRPr="0089691F" w:rsidRDefault="061A4AAB" w:rsidP="00213FA6">
      <w:pPr>
        <w:pStyle w:val="BodyText"/>
      </w:pPr>
      <w:r w:rsidRPr="0089691F">
        <w:t xml:space="preserve">The Imaging Document Consumer forms the URL endpoint in a Study Service Retrieve Request by using: </w:t>
      </w:r>
    </w:p>
    <w:p w14:paraId="4DA451A0" w14:textId="23FD718B" w:rsidR="008565F8" w:rsidRPr="0089691F" w:rsidRDefault="061A4AAB" w:rsidP="008565F8">
      <w:pPr>
        <w:pStyle w:val="ListBullet2"/>
      </w:pPr>
      <w:bookmarkStart w:id="333" w:name="bookmark=id.ys7v3ggigfg8"/>
      <w:bookmarkEnd w:id="333"/>
      <w:r w:rsidRPr="0089691F">
        <w:t>the base URI obtained by either one of two methods (see X.4.1.2 Intra-community sharing infrastructure). Both methods shall be implemented.</w:t>
      </w:r>
      <w:r w:rsidR="008565F8" w:rsidRPr="0089691F">
        <w:br/>
      </w:r>
      <w:r w:rsidRPr="0089691F">
        <w:rPr>
          <w:sz w:val="18"/>
          <w:szCs w:val="18"/>
        </w:rPr>
        <w:t>Note: The Retrieve Location UID mode requires the addition of a look-up service client which is outside the scope of the MADO Profile.</w:t>
      </w:r>
    </w:p>
    <w:p w14:paraId="6B69C336" w14:textId="4EF54D43" w:rsidR="008565F8" w:rsidRPr="0089691F" w:rsidRDefault="008565F8" w:rsidP="008565F8">
      <w:pPr>
        <w:pStyle w:val="ListBullet2"/>
      </w:pPr>
      <w:r w:rsidRPr="0089691F">
        <w:t>the following metadata elements from the retrieved imaging study manifest:</w:t>
      </w:r>
    </w:p>
    <w:p w14:paraId="646E6B9E" w14:textId="19F51D17" w:rsidR="004C29F1" w:rsidRPr="0089691F" w:rsidRDefault="0014233D" w:rsidP="009C5A30">
      <w:pPr>
        <w:pStyle w:val="ListBullet3"/>
      </w:pPr>
      <w:r w:rsidRPr="0089691F">
        <w:t>Study Instance UID</w:t>
      </w:r>
    </w:p>
    <w:p w14:paraId="7B236B8E" w14:textId="77777777" w:rsidR="004C29F1" w:rsidRPr="0089691F" w:rsidRDefault="0014233D" w:rsidP="009C5A30">
      <w:pPr>
        <w:pStyle w:val="ListBullet3"/>
      </w:pPr>
      <w:r w:rsidRPr="0089691F">
        <w:lastRenderedPageBreak/>
        <w:t>Series Instance UID, as needed</w:t>
      </w:r>
    </w:p>
    <w:p w14:paraId="18E21AA7" w14:textId="77777777" w:rsidR="004C29F1" w:rsidRPr="0089691F" w:rsidRDefault="0014233D" w:rsidP="009C5A30">
      <w:pPr>
        <w:pStyle w:val="ListBullet3"/>
      </w:pPr>
      <w:r w:rsidRPr="0089691F">
        <w:t>SOP Instance UID, as needed</w:t>
      </w:r>
    </w:p>
    <w:p w14:paraId="35253A15" w14:textId="01C3D460" w:rsidR="004C29F1" w:rsidRPr="0089691F" w:rsidRDefault="0014233D" w:rsidP="00213FA6">
      <w:pPr>
        <w:pStyle w:val="BodyText"/>
      </w:pPr>
      <w:r w:rsidRPr="0089691F">
        <w:t xml:space="preserve">The Imaging Document Consumer will typically retrieve all DICOM instances listed in the </w:t>
      </w:r>
      <w:r w:rsidR="007F1C48" w:rsidRPr="0089691F">
        <w:t xml:space="preserve">imaging study manifest </w:t>
      </w:r>
      <w:r w:rsidRPr="0089691F">
        <w:t>that belong to the same series from a specific Imaging Document Source within the community</w:t>
      </w:r>
      <w:r w:rsidR="008D6576" w:rsidRPr="0089691F">
        <w:t xml:space="preserve">. </w:t>
      </w:r>
      <w:r w:rsidRPr="0089691F">
        <w:t>Alternatively, it may choose to retrieve each Instance resource individually.</w:t>
      </w:r>
    </w:p>
    <w:p w14:paraId="495F7696" w14:textId="589E4DA8" w:rsidR="004C29F1" w:rsidRPr="0089691F" w:rsidRDefault="061A4AAB" w:rsidP="00777DE7">
      <w:pPr>
        <w:pStyle w:val="BodyText"/>
      </w:pPr>
      <w:r w:rsidRPr="0089691F">
        <w:t xml:space="preserve">The Imaging Document Consumer that requests retrieval using the Series Instances or Study Instances resources shall be able to handle the case where a larger or smaller number of Instances than expected are returned. This may occur because the list of instances in a series, or list of series in a study, referenced by an imaging study manifest might not match the instances for that series or study, retrievable from an Imaging Document Source. </w:t>
      </w:r>
      <w:r w:rsidR="0014233D" w:rsidRPr="0089691F">
        <w:t>X.1.1.3 Imaging Document Source</w:t>
      </w:r>
    </w:p>
    <w:p w14:paraId="4C2C64D2" w14:textId="5E3A4029" w:rsidR="004C29F1" w:rsidRPr="0089691F" w:rsidRDefault="061A4AAB" w:rsidP="00213FA6">
      <w:pPr>
        <w:pStyle w:val="BodyText"/>
      </w:pPr>
      <w:r w:rsidRPr="0089691F">
        <w:t>The Imaging Document Source provides requested DICOM instances.</w:t>
      </w:r>
    </w:p>
    <w:p w14:paraId="586F9668" w14:textId="7F329CA1" w:rsidR="004C29F1" w:rsidRPr="0089691F" w:rsidRDefault="061A4AAB" w:rsidP="00213FA6">
      <w:pPr>
        <w:pStyle w:val="BodyText"/>
      </w:pPr>
      <w:r w:rsidRPr="0089691F">
        <w:t>If the &lt;resource&gt; component of the inbound request URL is for a complete study or series, the Imaging Document Source may choose to only return the DICOM Instances that have been published in the imaging study manifest by the Content Creator associated with the Imaging Document Source.</w:t>
      </w:r>
    </w:p>
    <w:p w14:paraId="66F718B3" w14:textId="2FD7471C" w:rsidR="00BC10B1" w:rsidRPr="0089691F" w:rsidDel="00C76FD1" w:rsidRDefault="00BC10B1" w:rsidP="00BC10B1">
      <w:pPr>
        <w:rPr>
          <w:del w:id="334" w:author="Mary Jungers" w:date="2026-07-29T19:48:00Z" w16du:dateUtc="2026-07-30T00:48:00Z"/>
        </w:rPr>
      </w:pPr>
      <w:r w:rsidRPr="0089691F">
        <w:t xml:space="preserve">The </w:t>
      </w:r>
      <w:r w:rsidR="00A64F57" w:rsidRPr="0089691F">
        <w:t>Imaging Document Source</w:t>
      </w:r>
      <w:r w:rsidRPr="0089691F">
        <w:t xml:space="preserve"> will need to establish an association with each </w:t>
      </w:r>
      <w:r w:rsidR="00A64F57" w:rsidRPr="0089691F">
        <w:t xml:space="preserve">Content Creator </w:t>
      </w:r>
      <w:del w:id="335" w:author="Mary Jungers" w:date="2026-07-29T19:48:00Z" w16du:dateUtc="2026-07-30T00:48:00Z">
        <w:r w:rsidR="00A26A1C" w:rsidRPr="0089691F" w:rsidDel="00C76FD1">
          <w:delText>that  publishes</w:delText>
        </w:r>
      </w:del>
      <w:ins w:id="336" w:author="Mary Jungers" w:date="2026-07-29T19:48:00Z" w16du:dateUtc="2026-07-30T00:48:00Z">
        <w:r w:rsidR="00C76FD1" w:rsidRPr="0089691F">
          <w:t>that publishes</w:t>
        </w:r>
      </w:ins>
      <w:r w:rsidRPr="0089691F">
        <w:t xml:space="preserve"> Manifests </w:t>
      </w:r>
      <w:r w:rsidR="00A26A1C" w:rsidRPr="0089691F">
        <w:t xml:space="preserve">referencing its content to remain </w:t>
      </w:r>
      <w:r w:rsidRPr="0089691F">
        <w:t>synchroniz</w:t>
      </w:r>
      <w:r w:rsidR="00A26A1C" w:rsidRPr="0089691F">
        <w:t>ed</w:t>
      </w:r>
      <w:r w:rsidRPr="0089691F">
        <w:t xml:space="preserve"> (</w:t>
      </w:r>
      <w:r w:rsidR="005E1D34" w:rsidRPr="0089691F">
        <w:t xml:space="preserve">notify of changes in content, share what has been published, </w:t>
      </w:r>
      <w:r w:rsidRPr="0089691F">
        <w:t>etc.)</w:t>
      </w:r>
      <w:r w:rsidR="0089691F">
        <w:t xml:space="preserve">. </w:t>
      </w:r>
      <w:r w:rsidRPr="0089691F">
        <w:t xml:space="preserve">The mechanism for this association is not prescribed </w:t>
      </w:r>
      <w:ins w:id="337" w:author="Mary Jungers" w:date="2026-07-29T19:48:00Z" w16du:dateUtc="2026-07-30T00:48:00Z">
        <w:r w:rsidR="00C76FD1" w:rsidRPr="0089691F">
          <w:t>in</w:t>
        </w:r>
      </w:ins>
      <w:r w:rsidRPr="0089691F">
        <w:t xml:space="preserve"> the MADO Profile but left to implementation of these </w:t>
      </w:r>
      <w:ins w:id="338" w:author="Mary Jungers" w:date="2026-07-29T19:48:00Z" w16du:dateUtc="2026-07-30T00:48:00Z">
        <w:r w:rsidR="00C76FD1" w:rsidRPr="0089691F">
          <w:t>a</w:t>
        </w:r>
      </w:ins>
      <w:del w:id="339" w:author="Mary Jungers" w:date="2026-07-29T19:48:00Z" w16du:dateUtc="2026-07-30T00:48:00Z">
        <w:r w:rsidRPr="0089691F" w:rsidDel="00C76FD1">
          <w:delText>A</w:delText>
        </w:r>
      </w:del>
      <w:r w:rsidRPr="0089691F">
        <w:t>ctors.</w:t>
      </w:r>
    </w:p>
    <w:p w14:paraId="65629742" w14:textId="77777777" w:rsidR="00BC10B1" w:rsidRPr="0089691F" w:rsidRDefault="00BC10B1">
      <w:pPr>
        <w:pPrChange w:id="340" w:author="Mary Jungers" w:date="2026-07-29T19:48:00Z" w16du:dateUtc="2026-07-30T00:48:00Z">
          <w:pPr>
            <w:pStyle w:val="BodyText"/>
          </w:pPr>
        </w:pPrChange>
      </w:pPr>
    </w:p>
    <w:p w14:paraId="4BEA05BF" w14:textId="77777777" w:rsidR="004C29F1" w:rsidRPr="0089691F" w:rsidRDefault="0014233D" w:rsidP="00213FA6">
      <w:pPr>
        <w:pStyle w:val="Heading2"/>
        <w:numPr>
          <w:ilvl w:val="0"/>
          <w:numId w:val="0"/>
        </w:numPr>
        <w:rPr>
          <w:noProof w:val="0"/>
        </w:rPr>
      </w:pPr>
      <w:bookmarkStart w:id="341" w:name="_Toc236254858"/>
      <w:r w:rsidRPr="0089691F">
        <w:rPr>
          <w:noProof w:val="0"/>
        </w:rPr>
        <w:t>X.2 MADO Actor Options</w:t>
      </w:r>
      <w:bookmarkEnd w:id="341"/>
    </w:p>
    <w:p w14:paraId="1BB7793F" w14:textId="4520B1FF" w:rsidR="00A458C8" w:rsidRPr="0089691F" w:rsidRDefault="0014233D" w:rsidP="00213FA6">
      <w:pPr>
        <w:pStyle w:val="BodyText"/>
      </w:pPr>
      <w:r w:rsidRPr="0089691F">
        <w:t>Options that may be selected for each actor in this profile, if any, are listed in Table X.2-1. Dependencies between options, when applicable, are specified in notes.</w:t>
      </w:r>
    </w:p>
    <w:p w14:paraId="3E20B282" w14:textId="77777777" w:rsidR="004C29F1" w:rsidRPr="0089691F" w:rsidRDefault="0014233D" w:rsidP="00213FA6">
      <w:pPr>
        <w:pStyle w:val="TableTitle"/>
        <w:rPr>
          <w:rFonts w:eastAsia="Arial"/>
        </w:rPr>
      </w:pPr>
      <w:r w:rsidRPr="0089691F">
        <w:rPr>
          <w:rFonts w:eastAsia="Arial"/>
        </w:rPr>
        <w:t>Table X.2-1: MADO – Actors and Options</w:t>
      </w:r>
    </w:p>
    <w:tbl>
      <w:tblPr>
        <w:tblStyle w:val="afffffff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0"/>
        <w:gridCol w:w="3122"/>
        <w:gridCol w:w="3118"/>
      </w:tblGrid>
      <w:tr w:rsidR="004C29F1" w:rsidRPr="0089691F" w14:paraId="21BD6ECA" w14:textId="77777777" w:rsidTr="061A4AAB">
        <w:trPr>
          <w:cantSplit/>
          <w:tblHeader/>
        </w:trPr>
        <w:tc>
          <w:tcPr>
            <w:tcW w:w="3110" w:type="dxa"/>
            <w:shd w:val="clear" w:color="auto" w:fill="D9D9D9" w:themeFill="background1" w:themeFillShade="D9"/>
          </w:tcPr>
          <w:p w14:paraId="076CF913" w14:textId="77777777" w:rsidR="004C29F1" w:rsidRPr="0089691F" w:rsidRDefault="0014233D" w:rsidP="00213FA6">
            <w:pPr>
              <w:pStyle w:val="TableEntryHeader"/>
              <w:rPr>
                <w:rFonts w:eastAsia="Arial"/>
              </w:rPr>
            </w:pPr>
            <w:r w:rsidRPr="0089691F">
              <w:rPr>
                <w:rFonts w:eastAsia="Arial"/>
              </w:rPr>
              <w:t>Actor</w:t>
            </w:r>
          </w:p>
        </w:tc>
        <w:tc>
          <w:tcPr>
            <w:tcW w:w="3122" w:type="dxa"/>
            <w:shd w:val="clear" w:color="auto" w:fill="D9D9D9" w:themeFill="background1" w:themeFillShade="D9"/>
          </w:tcPr>
          <w:p w14:paraId="7A9C0B31" w14:textId="77777777" w:rsidR="004C29F1" w:rsidRPr="0089691F" w:rsidRDefault="0014233D" w:rsidP="00213FA6">
            <w:pPr>
              <w:pStyle w:val="TableEntryHeader"/>
              <w:rPr>
                <w:rFonts w:eastAsia="Arial"/>
              </w:rPr>
            </w:pPr>
            <w:r w:rsidRPr="0089691F">
              <w:rPr>
                <w:rFonts w:eastAsia="Arial"/>
              </w:rPr>
              <w:t>Option Name</w:t>
            </w:r>
          </w:p>
        </w:tc>
        <w:tc>
          <w:tcPr>
            <w:tcW w:w="3118" w:type="dxa"/>
            <w:shd w:val="clear" w:color="auto" w:fill="D9D9D9" w:themeFill="background1" w:themeFillShade="D9"/>
          </w:tcPr>
          <w:p w14:paraId="4F6646F8" w14:textId="77777777" w:rsidR="004C29F1" w:rsidRPr="0089691F" w:rsidRDefault="0014233D" w:rsidP="00213FA6">
            <w:pPr>
              <w:pStyle w:val="TableEntryHeader"/>
              <w:rPr>
                <w:rFonts w:eastAsia="Arial"/>
              </w:rPr>
            </w:pPr>
            <w:r w:rsidRPr="0089691F">
              <w:rPr>
                <w:rFonts w:eastAsia="Arial"/>
              </w:rPr>
              <w:t>Reference</w:t>
            </w:r>
          </w:p>
        </w:tc>
      </w:tr>
      <w:tr w:rsidR="004C29F1" w:rsidRPr="0089691F" w14:paraId="6BD50630" w14:textId="77777777" w:rsidTr="061A4AAB">
        <w:trPr>
          <w:cantSplit/>
        </w:trPr>
        <w:tc>
          <w:tcPr>
            <w:tcW w:w="3110" w:type="dxa"/>
          </w:tcPr>
          <w:p w14:paraId="7B4FF4ED" w14:textId="77777777" w:rsidR="004C29F1" w:rsidRPr="0089691F" w:rsidRDefault="0014233D" w:rsidP="00213FA6">
            <w:pPr>
              <w:pStyle w:val="TableEntry"/>
            </w:pPr>
            <w:r w:rsidRPr="0089691F">
              <w:t>Content Creator</w:t>
            </w:r>
          </w:p>
        </w:tc>
        <w:tc>
          <w:tcPr>
            <w:tcW w:w="3122" w:type="dxa"/>
          </w:tcPr>
          <w:p w14:paraId="4574151E" w14:textId="6C26DB62" w:rsidR="004C29F1" w:rsidRPr="0089691F" w:rsidRDefault="0014233D" w:rsidP="00213FA6">
            <w:pPr>
              <w:pStyle w:val="TableEntry"/>
            </w:pPr>
            <w:r w:rsidRPr="0089691F">
              <w:t xml:space="preserve">No </w:t>
            </w:r>
            <w:r w:rsidR="00CE371B" w:rsidRPr="0089691F">
              <w:t>o</w:t>
            </w:r>
            <w:r w:rsidRPr="0089691F">
              <w:t>ptions</w:t>
            </w:r>
            <w:r w:rsidR="00CE371B" w:rsidRPr="0089691F">
              <w:t xml:space="preserve"> defined</w:t>
            </w:r>
          </w:p>
        </w:tc>
        <w:tc>
          <w:tcPr>
            <w:tcW w:w="3118" w:type="dxa"/>
          </w:tcPr>
          <w:p w14:paraId="115B04D4" w14:textId="77777777" w:rsidR="004C29F1" w:rsidRPr="0089691F" w:rsidRDefault="0014233D" w:rsidP="00213FA6">
            <w:pPr>
              <w:pStyle w:val="TableEntry"/>
            </w:pPr>
            <w:r w:rsidRPr="0089691F">
              <w:t>N/A</w:t>
            </w:r>
          </w:p>
        </w:tc>
      </w:tr>
      <w:tr w:rsidR="002D2F12" w:rsidRPr="0089691F" w14:paraId="42D70D05" w14:textId="77777777" w:rsidTr="061A4AAB">
        <w:trPr>
          <w:cantSplit/>
        </w:trPr>
        <w:tc>
          <w:tcPr>
            <w:tcW w:w="3110" w:type="dxa"/>
            <w:vMerge w:val="restart"/>
          </w:tcPr>
          <w:p w14:paraId="665B6316" w14:textId="77777777" w:rsidR="002D2F12" w:rsidRPr="0089691F" w:rsidRDefault="002D2F12" w:rsidP="00213FA6">
            <w:pPr>
              <w:pStyle w:val="TableEntry"/>
            </w:pPr>
            <w:r w:rsidRPr="0089691F">
              <w:t>Imaging Document Consumer</w:t>
            </w:r>
          </w:p>
        </w:tc>
        <w:tc>
          <w:tcPr>
            <w:tcW w:w="3122" w:type="dxa"/>
          </w:tcPr>
          <w:p w14:paraId="5AF52260" w14:textId="77777777" w:rsidR="002D2F12" w:rsidRPr="0089691F" w:rsidRDefault="002D2F12" w:rsidP="00213FA6">
            <w:pPr>
              <w:pStyle w:val="TableEntry"/>
            </w:pPr>
            <w:r w:rsidRPr="0089691F">
              <w:t>DICOM KOS-based Imaging Study Manifest (Note 1)</w:t>
            </w:r>
          </w:p>
        </w:tc>
        <w:tc>
          <w:tcPr>
            <w:tcW w:w="3118" w:type="dxa"/>
          </w:tcPr>
          <w:p w14:paraId="09349F7C" w14:textId="4F0AA0CB" w:rsidR="002D2F12" w:rsidRPr="0089691F" w:rsidRDefault="002D2F12" w:rsidP="00213FA6">
            <w:pPr>
              <w:pStyle w:val="TableEntry"/>
            </w:pPr>
            <w:r w:rsidRPr="0089691F">
              <w:t>Section X.2.1</w:t>
            </w:r>
          </w:p>
        </w:tc>
      </w:tr>
      <w:tr w:rsidR="002D2F12" w:rsidRPr="0089691F" w14:paraId="7FD87479" w14:textId="77777777" w:rsidTr="061A4AAB">
        <w:trPr>
          <w:cantSplit/>
        </w:trPr>
        <w:tc>
          <w:tcPr>
            <w:tcW w:w="3110" w:type="dxa"/>
            <w:vMerge/>
          </w:tcPr>
          <w:p w14:paraId="4F1B62C4" w14:textId="77777777" w:rsidR="002D2F12" w:rsidRPr="0089691F" w:rsidRDefault="002D2F12" w:rsidP="00213FA6">
            <w:pPr>
              <w:pStyle w:val="TableEntry"/>
            </w:pPr>
          </w:p>
        </w:tc>
        <w:tc>
          <w:tcPr>
            <w:tcW w:w="3122" w:type="dxa"/>
          </w:tcPr>
          <w:p w14:paraId="68A8CCE5" w14:textId="53AFBC6E" w:rsidR="002D2F12" w:rsidRPr="0089691F" w:rsidRDefault="061A4AAB" w:rsidP="00213FA6">
            <w:pPr>
              <w:pStyle w:val="TableEntry"/>
            </w:pPr>
            <w:r w:rsidRPr="0089691F">
              <w:t>FHIR-Based Imaging Study Manifest (Note 1)</w:t>
            </w:r>
          </w:p>
        </w:tc>
        <w:tc>
          <w:tcPr>
            <w:tcW w:w="3118" w:type="dxa"/>
          </w:tcPr>
          <w:p w14:paraId="2EC96946" w14:textId="65C779AA" w:rsidR="002D2F12" w:rsidRPr="0089691F" w:rsidRDefault="002D2F12" w:rsidP="00213FA6">
            <w:pPr>
              <w:pStyle w:val="TableEntry"/>
            </w:pPr>
            <w:r w:rsidRPr="0089691F">
              <w:t>Section X.2.2</w:t>
            </w:r>
          </w:p>
        </w:tc>
      </w:tr>
      <w:tr w:rsidR="002D2F12" w:rsidRPr="0089691F" w14:paraId="477FFBDE" w14:textId="77777777" w:rsidTr="061A4AAB">
        <w:trPr>
          <w:cantSplit/>
        </w:trPr>
        <w:tc>
          <w:tcPr>
            <w:tcW w:w="3110" w:type="dxa"/>
            <w:vMerge/>
          </w:tcPr>
          <w:p w14:paraId="63AF79BF" w14:textId="77777777" w:rsidR="002D2F12" w:rsidRPr="0089691F" w:rsidRDefault="002D2F12" w:rsidP="00213FA6">
            <w:pPr>
              <w:pStyle w:val="TableEntry"/>
            </w:pPr>
          </w:p>
        </w:tc>
        <w:tc>
          <w:tcPr>
            <w:tcW w:w="3122" w:type="dxa"/>
          </w:tcPr>
          <w:p w14:paraId="5DDE6E99" w14:textId="5D772700" w:rsidR="002D2F12" w:rsidRPr="0089691F" w:rsidRDefault="00C57D86" w:rsidP="00213FA6">
            <w:pPr>
              <w:pStyle w:val="TableEntry"/>
            </w:pPr>
            <w:r w:rsidRPr="0089691F">
              <w:t xml:space="preserve">Rendered </w:t>
            </w:r>
            <w:r w:rsidR="0010749E" w:rsidRPr="0089691F">
              <w:t>Instances</w:t>
            </w:r>
          </w:p>
        </w:tc>
        <w:tc>
          <w:tcPr>
            <w:tcW w:w="3118" w:type="dxa"/>
          </w:tcPr>
          <w:p w14:paraId="13C5F9A1" w14:textId="77777777" w:rsidR="002D2F12" w:rsidRPr="0089691F" w:rsidRDefault="002D2F12" w:rsidP="00213FA6">
            <w:pPr>
              <w:pStyle w:val="TableEntry"/>
            </w:pPr>
            <w:r w:rsidRPr="0089691F">
              <w:t>Section X.2.</w:t>
            </w:r>
            <w:r w:rsidR="008B0961" w:rsidRPr="0089691F">
              <w:t>3</w:t>
            </w:r>
          </w:p>
          <w:p w14:paraId="3945D819" w14:textId="4FD48D3B" w:rsidR="00905A59" w:rsidRPr="0089691F" w:rsidRDefault="00905A59" w:rsidP="00213FA6">
            <w:pPr>
              <w:pStyle w:val="TableEntry"/>
            </w:pPr>
            <w:r w:rsidRPr="0089691F">
              <w:t>RAD TF-2: 4.107.4.0.5</w:t>
            </w:r>
          </w:p>
        </w:tc>
      </w:tr>
      <w:tr w:rsidR="002D2F12" w:rsidRPr="0089691F" w14:paraId="274AC8D9" w14:textId="4EBFF193" w:rsidTr="061A4AAB">
        <w:trPr>
          <w:cantSplit/>
        </w:trPr>
        <w:tc>
          <w:tcPr>
            <w:tcW w:w="3110" w:type="dxa"/>
          </w:tcPr>
          <w:p w14:paraId="46647E9D" w14:textId="79083893" w:rsidR="002D2F12" w:rsidRPr="0089691F" w:rsidRDefault="002D2F12" w:rsidP="00213FA6">
            <w:pPr>
              <w:pStyle w:val="TableEntry"/>
            </w:pPr>
            <w:r w:rsidRPr="0089691F">
              <w:t>Imaging Document Source</w:t>
            </w:r>
          </w:p>
        </w:tc>
        <w:tc>
          <w:tcPr>
            <w:tcW w:w="3122" w:type="dxa"/>
          </w:tcPr>
          <w:p w14:paraId="185A2AEC" w14:textId="30935A82" w:rsidR="002D2F12" w:rsidRPr="0089691F" w:rsidRDefault="002C17FE" w:rsidP="00213FA6">
            <w:pPr>
              <w:pStyle w:val="TableEntry"/>
            </w:pPr>
            <w:r w:rsidRPr="0089691F">
              <w:t xml:space="preserve">Rendered </w:t>
            </w:r>
            <w:r w:rsidR="0010749E" w:rsidRPr="0089691F">
              <w:t>Instance</w:t>
            </w:r>
            <w:r w:rsidRPr="0089691F">
              <w:t>s</w:t>
            </w:r>
          </w:p>
        </w:tc>
        <w:tc>
          <w:tcPr>
            <w:tcW w:w="3118" w:type="dxa"/>
          </w:tcPr>
          <w:p w14:paraId="362C0168" w14:textId="2003E859" w:rsidR="002D2F12" w:rsidRPr="0089691F" w:rsidRDefault="002D2F12" w:rsidP="00213FA6">
            <w:pPr>
              <w:pStyle w:val="TableEntry"/>
            </w:pPr>
            <w:r w:rsidRPr="0089691F">
              <w:t>Section X.2.3</w:t>
            </w:r>
          </w:p>
          <w:p w14:paraId="562D6A10" w14:textId="29BB2674" w:rsidR="002C17FE" w:rsidRPr="0089691F" w:rsidRDefault="002C17FE" w:rsidP="00213FA6">
            <w:pPr>
              <w:pStyle w:val="TableEntry"/>
            </w:pPr>
            <w:r w:rsidRPr="0089691F">
              <w:t>RAD TF-2: 4.107.4</w:t>
            </w:r>
            <w:r w:rsidR="00905A59" w:rsidRPr="0089691F">
              <w:t>.0.5</w:t>
            </w:r>
          </w:p>
        </w:tc>
      </w:tr>
    </w:tbl>
    <w:p w14:paraId="29A26F02" w14:textId="2AF50D08" w:rsidR="0009755C" w:rsidRPr="0089691F" w:rsidRDefault="0014233D" w:rsidP="009C5A30">
      <w:pPr>
        <w:pStyle w:val="Note"/>
      </w:pPr>
      <w:r w:rsidRPr="0089691F">
        <w:t xml:space="preserve">Note 1: </w:t>
      </w:r>
      <w:r w:rsidR="00800054" w:rsidRPr="0089691F">
        <w:t>A</w:t>
      </w:r>
      <w:r w:rsidRPr="0089691F">
        <w:t xml:space="preserve">t least one of these two options </w:t>
      </w:r>
      <w:r w:rsidR="006E5533" w:rsidRPr="0089691F">
        <w:t xml:space="preserve">SHALL </w:t>
      </w:r>
      <w:r w:rsidRPr="0089691F">
        <w:t>be supported.</w:t>
      </w:r>
    </w:p>
    <w:p w14:paraId="2F308F67" w14:textId="77777777" w:rsidR="004C29F1" w:rsidRPr="0089691F" w:rsidRDefault="0014233D" w:rsidP="00213FA6">
      <w:pPr>
        <w:pStyle w:val="Heading3"/>
        <w:numPr>
          <w:ilvl w:val="0"/>
          <w:numId w:val="0"/>
        </w:numPr>
        <w:rPr>
          <w:noProof w:val="0"/>
        </w:rPr>
      </w:pPr>
      <w:bookmarkStart w:id="342" w:name="_Toc236254859"/>
      <w:r w:rsidRPr="0089691F">
        <w:rPr>
          <w:noProof w:val="0"/>
        </w:rPr>
        <w:lastRenderedPageBreak/>
        <w:t>X.2.1 DICOM KOS-Based Imaging Study Manifest Option</w:t>
      </w:r>
      <w:bookmarkEnd w:id="342"/>
    </w:p>
    <w:p w14:paraId="4F44DD25" w14:textId="623E5B40" w:rsidR="004450CE" w:rsidRPr="0089691F" w:rsidRDefault="061A4AAB" w:rsidP="009C5A30">
      <w:pPr>
        <w:pStyle w:val="BodyText"/>
      </w:pPr>
      <w:r w:rsidRPr="0089691F">
        <w:t>This option involves using a DICOM encoding of the imaging study manifest (instead of an HL7 FHIR encoding).</w:t>
      </w:r>
    </w:p>
    <w:p w14:paraId="74FA3C67" w14:textId="17DCB030" w:rsidR="004C29F1" w:rsidRPr="0089691F" w:rsidRDefault="061A4AAB" w:rsidP="009C5A30">
      <w:pPr>
        <w:pStyle w:val="BodyText"/>
      </w:pPr>
      <w:r w:rsidRPr="0089691F">
        <w:t>A Document Consumer supporting this option shall consume imaging study manifests using the specification defined in IHE RAD TF-3: 6.X.2: MADO DICOM KOS-Based Imaging Study Content Definition. The imaging study manifest shall be encoded in the DICOM File Format specified in Section 7 “DICOM File Format” in DICOM PS3.10.</w:t>
      </w:r>
    </w:p>
    <w:p w14:paraId="3EEC4164" w14:textId="77777777" w:rsidR="004C29F1" w:rsidRPr="0089691F" w:rsidRDefault="0014233D" w:rsidP="00213FA6">
      <w:pPr>
        <w:pStyle w:val="Heading3"/>
        <w:numPr>
          <w:ilvl w:val="0"/>
          <w:numId w:val="0"/>
        </w:numPr>
        <w:rPr>
          <w:noProof w:val="0"/>
        </w:rPr>
      </w:pPr>
      <w:bookmarkStart w:id="343" w:name="_Toc236254860"/>
      <w:r w:rsidRPr="0089691F">
        <w:rPr>
          <w:noProof w:val="0"/>
        </w:rPr>
        <w:t>X.2.2 HL7 FHIR-Based Imaging Study Manifest Option</w:t>
      </w:r>
      <w:bookmarkEnd w:id="343"/>
    </w:p>
    <w:p w14:paraId="57080DBF" w14:textId="478BBF16" w:rsidR="002C17FE" w:rsidRPr="0089691F" w:rsidRDefault="061A4AAB" w:rsidP="009C5A30">
      <w:pPr>
        <w:pStyle w:val="BodyText"/>
      </w:pPr>
      <w:r w:rsidRPr="0089691F">
        <w:t>This option involves using an HL7 FHIR encoding of the imaging study manifest (instead of a DICOM encoding).</w:t>
      </w:r>
    </w:p>
    <w:p w14:paraId="09F19263" w14:textId="085FEE51" w:rsidR="006D1ACD" w:rsidRPr="0089691F" w:rsidRDefault="061A4AAB" w:rsidP="00636581">
      <w:pPr>
        <w:pStyle w:val="BodyText"/>
        <w:rPr>
          <w:rFonts w:ascii="Arial" w:eastAsia="Arial" w:hAnsi="Arial" w:cs="Arial"/>
          <w:b/>
          <w:bCs/>
        </w:rPr>
      </w:pPr>
      <w:r w:rsidRPr="0089691F">
        <w:t>A Document Consumer supporting this option shall consume imaging study manifests using the specification defined in IHE RAD TF-3: 6.X.3: MADO HL7 FHIR-Based Imaging Study Manifest Content Definition.</w:t>
      </w:r>
    </w:p>
    <w:p w14:paraId="6722994B" w14:textId="634F68BC" w:rsidR="004C29F1" w:rsidRPr="0089691F" w:rsidRDefault="0014233D">
      <w:pPr>
        <w:rPr>
          <w:rFonts w:ascii="Arial" w:eastAsia="Arial" w:hAnsi="Arial" w:cs="Arial"/>
          <w:b/>
          <w:bCs/>
        </w:rPr>
      </w:pPr>
      <w:r w:rsidRPr="0089691F">
        <w:rPr>
          <w:rFonts w:ascii="Arial" w:eastAsia="Arial" w:hAnsi="Arial" w:cs="Arial"/>
          <w:b/>
          <w:bCs/>
        </w:rPr>
        <w:t>X.2.</w:t>
      </w:r>
      <w:r w:rsidR="002C17FE" w:rsidRPr="0089691F">
        <w:rPr>
          <w:rFonts w:ascii="Arial" w:eastAsia="Arial" w:hAnsi="Arial" w:cs="Arial"/>
          <w:b/>
          <w:bCs/>
        </w:rPr>
        <w:t>3</w:t>
      </w:r>
      <w:r w:rsidRPr="0089691F">
        <w:rPr>
          <w:rFonts w:ascii="Arial" w:eastAsia="Arial" w:hAnsi="Arial" w:cs="Arial"/>
          <w:b/>
          <w:bCs/>
        </w:rPr>
        <w:t xml:space="preserve"> Rendered Instances Option</w:t>
      </w:r>
    </w:p>
    <w:p w14:paraId="17B586E3" w14:textId="34BBE53D" w:rsidR="00665AD5" w:rsidRPr="0089691F" w:rsidRDefault="00665AD5" w:rsidP="00636581">
      <w:pPr>
        <w:pStyle w:val="BodyText"/>
      </w:pPr>
      <w:r w:rsidRPr="0089691F">
        <w:t xml:space="preserve">This option </w:t>
      </w:r>
      <w:r w:rsidR="006E223D" w:rsidRPr="0089691F">
        <w:t>adds</w:t>
      </w:r>
      <w:r w:rsidRPr="0089691F">
        <w:t xml:space="preserve"> the exchange </w:t>
      </w:r>
      <w:r w:rsidR="00D878D9" w:rsidRPr="0089691F">
        <w:t xml:space="preserve">of </w:t>
      </w:r>
      <w:r w:rsidR="00410B66" w:rsidRPr="0089691F">
        <w:t xml:space="preserve">images </w:t>
      </w:r>
      <w:r w:rsidRPr="0089691F">
        <w:t>rendered (e.g.</w:t>
      </w:r>
      <w:r w:rsidR="0023045E" w:rsidRPr="0089691F">
        <w:t>,</w:t>
      </w:r>
      <w:r w:rsidRPr="0089691F">
        <w:t xml:space="preserve"> JPG) </w:t>
      </w:r>
      <w:r w:rsidR="00410B66" w:rsidRPr="0089691F">
        <w:t>from</w:t>
      </w:r>
      <w:r w:rsidRPr="0089691F">
        <w:t xml:space="preserve"> DICOM instances.</w:t>
      </w:r>
    </w:p>
    <w:p w14:paraId="355FBD52" w14:textId="2E233503" w:rsidR="004C29F1" w:rsidRPr="0089691F" w:rsidRDefault="0014233D" w:rsidP="00636581">
      <w:pPr>
        <w:pStyle w:val="BodyText"/>
      </w:pPr>
      <w:r w:rsidRPr="0089691F">
        <w:t>A</w:t>
      </w:r>
      <w:r w:rsidR="00A458C8" w:rsidRPr="0089691F">
        <w:t>n</w:t>
      </w:r>
      <w:r w:rsidRPr="0089691F">
        <w:t xml:space="preserve"> Imaging Document Consumer supporting this option shall be able to request and receive instances in a rendered format.</w:t>
      </w:r>
    </w:p>
    <w:p w14:paraId="45AC0B00" w14:textId="21080865" w:rsidR="004C29F1" w:rsidRPr="0089691F" w:rsidRDefault="0014233D" w:rsidP="00636581">
      <w:pPr>
        <w:pStyle w:val="BodyText"/>
      </w:pPr>
      <w:r w:rsidRPr="0089691F">
        <w:t>A</w:t>
      </w:r>
      <w:r w:rsidR="00A458C8" w:rsidRPr="0089691F">
        <w:t>n</w:t>
      </w:r>
      <w:r w:rsidRPr="0089691F">
        <w:t xml:space="preserve"> Imaging Document Source supporting this option shall be able to respond to requests for rendered instances and return them in a rendered format.</w:t>
      </w:r>
    </w:p>
    <w:p w14:paraId="742ED6AA" w14:textId="77777777" w:rsidR="004C29F1" w:rsidRPr="0089691F" w:rsidRDefault="0014233D" w:rsidP="00213FA6">
      <w:pPr>
        <w:pStyle w:val="Heading2"/>
        <w:numPr>
          <w:ilvl w:val="0"/>
          <w:numId w:val="0"/>
        </w:numPr>
        <w:rPr>
          <w:noProof w:val="0"/>
        </w:rPr>
      </w:pPr>
      <w:bookmarkStart w:id="344" w:name="_Toc236254861"/>
      <w:r w:rsidRPr="0089691F">
        <w:rPr>
          <w:noProof w:val="0"/>
        </w:rPr>
        <w:t>X.3 MADO Required Actor Groupings</w:t>
      </w:r>
      <w:bookmarkEnd w:id="344"/>
      <w:r w:rsidRPr="0089691F">
        <w:rPr>
          <w:noProof w:val="0"/>
        </w:rPr>
        <w:t xml:space="preserve"> </w:t>
      </w:r>
    </w:p>
    <w:p w14:paraId="43EE2587" w14:textId="77777777" w:rsidR="004C29F1" w:rsidRPr="0089691F" w:rsidRDefault="0014233D" w:rsidP="00213FA6">
      <w:pPr>
        <w:pStyle w:val="BodyText"/>
      </w:pPr>
      <w:r w:rsidRPr="0089691F">
        <w:t xml:space="preserve">An actor from this profile (Column 1) shall implement all of the required transactions and/or content modules in this profile </w:t>
      </w:r>
      <w:r w:rsidRPr="0089691F">
        <w:rPr>
          <w:b/>
          <w:bCs/>
          <w:i/>
          <w:iCs/>
        </w:rPr>
        <w:t>in addition to</w:t>
      </w:r>
      <w:r w:rsidRPr="0089691F">
        <w:t xml:space="preserve"> </w:t>
      </w:r>
      <w:r w:rsidRPr="0089691F">
        <w:rPr>
          <w:b/>
          <w:bCs/>
          <w:i/>
          <w:iCs/>
          <w:u w:val="single"/>
        </w:rPr>
        <w:t>all</w:t>
      </w:r>
      <w:r w:rsidRPr="0089691F">
        <w:t xml:space="preserve"> of the requirements for the grouped actor (Column 2). </w:t>
      </w:r>
    </w:p>
    <w:p w14:paraId="221239CB" w14:textId="77777777" w:rsidR="004C29F1" w:rsidRPr="0089691F" w:rsidRDefault="0014233D" w:rsidP="00213FA6">
      <w:pPr>
        <w:pStyle w:val="BodyText"/>
      </w:pPr>
      <w:r w:rsidRPr="0089691F">
        <w:t>In some cases, required groupings are defined as at least one of an enumerated set of possible actors; this is designated by merging column one into a single cell spanning multiple potential grouped actors. Notes are used to highlight this situation.</w:t>
      </w:r>
    </w:p>
    <w:p w14:paraId="303FDB6B" w14:textId="77777777" w:rsidR="004C29F1" w:rsidRPr="0089691F" w:rsidRDefault="0014233D" w:rsidP="00213FA6">
      <w:pPr>
        <w:pStyle w:val="BodyText"/>
      </w:pPr>
      <w:r w:rsidRPr="0089691F">
        <w:t>Section X.5 describes some optional groupings that may be of interest for security considerations and Section X.6 describes some optional groupings in other related profiles.</w:t>
      </w:r>
    </w:p>
    <w:p w14:paraId="1CD153F7" w14:textId="77777777" w:rsidR="004C29F1" w:rsidRPr="0089691F" w:rsidRDefault="0014233D" w:rsidP="00213FA6">
      <w:pPr>
        <w:pStyle w:val="TableTitle"/>
        <w:rPr>
          <w:rFonts w:eastAsia="Arial"/>
        </w:rPr>
      </w:pPr>
      <w:r w:rsidRPr="0089691F">
        <w:rPr>
          <w:rFonts w:eastAsia="Arial"/>
        </w:rPr>
        <w:t>Table X.3-1: MADO – Actor Groupings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3"/>
        <w:gridCol w:w="2734"/>
        <w:gridCol w:w="2368"/>
        <w:gridCol w:w="2045"/>
      </w:tblGrid>
      <w:tr w:rsidR="004C29F1" w:rsidRPr="0089691F" w14:paraId="13E50083" w14:textId="77777777">
        <w:trPr>
          <w:cantSplit/>
          <w:tblHeader/>
        </w:trPr>
        <w:tc>
          <w:tcPr>
            <w:tcW w:w="2203" w:type="dxa"/>
            <w:shd w:val="clear" w:color="auto" w:fill="D9D9D9"/>
          </w:tcPr>
          <w:p w14:paraId="258EF822" w14:textId="77777777" w:rsidR="004C29F1" w:rsidRPr="0089691F" w:rsidRDefault="0014233D" w:rsidP="00213FA6">
            <w:pPr>
              <w:pStyle w:val="TableEntryHeader"/>
              <w:rPr>
                <w:rFonts w:eastAsia="Arial"/>
              </w:rPr>
            </w:pPr>
            <w:bookmarkStart w:id="345" w:name="_heading=h.5stihl9efn1t" w:colFirst="0" w:colLast="0"/>
            <w:bookmarkEnd w:id="345"/>
            <w:r w:rsidRPr="0089691F">
              <w:rPr>
                <w:rFonts w:eastAsia="Arial"/>
              </w:rPr>
              <w:t>MADO Actor</w:t>
            </w:r>
          </w:p>
        </w:tc>
        <w:tc>
          <w:tcPr>
            <w:tcW w:w="2734" w:type="dxa"/>
            <w:shd w:val="clear" w:color="auto" w:fill="D9D9D9"/>
          </w:tcPr>
          <w:p w14:paraId="78D1FC2D" w14:textId="77777777" w:rsidR="004C29F1" w:rsidRPr="0089691F" w:rsidRDefault="0014233D" w:rsidP="00213FA6">
            <w:pPr>
              <w:pStyle w:val="TableEntryHeader"/>
              <w:rPr>
                <w:rFonts w:eastAsia="Arial"/>
              </w:rPr>
            </w:pPr>
            <w:r w:rsidRPr="0089691F">
              <w:rPr>
                <w:rFonts w:eastAsia="Arial"/>
              </w:rPr>
              <w:t>Actor(s) to be grouped with</w:t>
            </w:r>
          </w:p>
        </w:tc>
        <w:tc>
          <w:tcPr>
            <w:tcW w:w="2368" w:type="dxa"/>
            <w:shd w:val="clear" w:color="auto" w:fill="D9D9D9"/>
          </w:tcPr>
          <w:p w14:paraId="2AC443A8" w14:textId="77777777" w:rsidR="004C29F1" w:rsidRPr="0089691F" w:rsidRDefault="0014233D" w:rsidP="00213FA6">
            <w:pPr>
              <w:pStyle w:val="TableEntryHeader"/>
              <w:rPr>
                <w:rFonts w:eastAsia="Arial"/>
              </w:rPr>
            </w:pPr>
            <w:r w:rsidRPr="0089691F">
              <w:rPr>
                <w:rFonts w:eastAsia="Arial"/>
              </w:rPr>
              <w:t>Reference</w:t>
            </w:r>
          </w:p>
        </w:tc>
        <w:tc>
          <w:tcPr>
            <w:tcW w:w="2045" w:type="dxa"/>
            <w:shd w:val="clear" w:color="auto" w:fill="D9D9D9"/>
          </w:tcPr>
          <w:p w14:paraId="466460DE" w14:textId="77777777" w:rsidR="004C29F1" w:rsidRPr="0089691F" w:rsidRDefault="0014233D" w:rsidP="00213FA6">
            <w:pPr>
              <w:pStyle w:val="TableEntryHeader"/>
              <w:rPr>
                <w:rFonts w:eastAsia="Arial"/>
              </w:rPr>
            </w:pPr>
            <w:r w:rsidRPr="0089691F">
              <w:rPr>
                <w:rFonts w:eastAsia="Arial"/>
              </w:rPr>
              <w:t>Content Bindings Reference</w:t>
            </w:r>
          </w:p>
        </w:tc>
      </w:tr>
      <w:tr w:rsidR="004C29F1" w:rsidRPr="0089691F" w14:paraId="4C014912" w14:textId="77777777">
        <w:trPr>
          <w:cantSplit/>
        </w:trPr>
        <w:tc>
          <w:tcPr>
            <w:tcW w:w="2203" w:type="dxa"/>
          </w:tcPr>
          <w:p w14:paraId="53516F97" w14:textId="77777777" w:rsidR="004C29F1" w:rsidRPr="0089691F" w:rsidRDefault="0014233D" w:rsidP="00213FA6">
            <w:pPr>
              <w:pStyle w:val="TableEntry"/>
            </w:pPr>
            <w:r w:rsidRPr="0089691F">
              <w:t>Content Creator</w:t>
            </w:r>
          </w:p>
        </w:tc>
        <w:tc>
          <w:tcPr>
            <w:tcW w:w="2734" w:type="dxa"/>
          </w:tcPr>
          <w:p w14:paraId="7632D110" w14:textId="77777777" w:rsidR="004C29F1" w:rsidRPr="0089691F" w:rsidRDefault="0014233D" w:rsidP="00213FA6">
            <w:pPr>
              <w:pStyle w:val="TableEntry"/>
            </w:pPr>
            <w:r w:rsidRPr="0089691F">
              <w:t>ITI CT / Time Client</w:t>
            </w:r>
          </w:p>
        </w:tc>
        <w:tc>
          <w:tcPr>
            <w:tcW w:w="2368" w:type="dxa"/>
          </w:tcPr>
          <w:p w14:paraId="168B5185" w14:textId="77777777" w:rsidR="004C29F1" w:rsidRPr="0089691F" w:rsidRDefault="0014233D" w:rsidP="00213FA6">
            <w:pPr>
              <w:pStyle w:val="TableEntry"/>
            </w:pPr>
            <w:r w:rsidRPr="0089691F">
              <w:t>ITI TF-1: 7.1</w:t>
            </w:r>
          </w:p>
        </w:tc>
        <w:tc>
          <w:tcPr>
            <w:tcW w:w="2045" w:type="dxa"/>
          </w:tcPr>
          <w:p w14:paraId="79C314C9" w14:textId="77777777" w:rsidR="004C29F1" w:rsidRPr="0089691F" w:rsidRDefault="004C29F1" w:rsidP="00213FA6">
            <w:pPr>
              <w:pStyle w:val="TableEntry"/>
            </w:pPr>
          </w:p>
        </w:tc>
      </w:tr>
      <w:tr w:rsidR="004C29F1" w:rsidRPr="0089691F" w14:paraId="75D7766C" w14:textId="77777777">
        <w:trPr>
          <w:cantSplit/>
        </w:trPr>
        <w:tc>
          <w:tcPr>
            <w:tcW w:w="2203" w:type="dxa"/>
            <w:vMerge w:val="restart"/>
          </w:tcPr>
          <w:p w14:paraId="685D2083" w14:textId="77777777" w:rsidR="004C29F1" w:rsidRPr="0089691F" w:rsidRDefault="0014233D" w:rsidP="00213FA6">
            <w:pPr>
              <w:pStyle w:val="TableEntry"/>
            </w:pPr>
            <w:r w:rsidRPr="0089691F">
              <w:t xml:space="preserve">Imaging Document </w:t>
            </w:r>
            <w:r w:rsidRPr="0089691F">
              <w:lastRenderedPageBreak/>
              <w:t>Consumer</w:t>
            </w:r>
          </w:p>
        </w:tc>
        <w:tc>
          <w:tcPr>
            <w:tcW w:w="2734" w:type="dxa"/>
          </w:tcPr>
          <w:p w14:paraId="57B52DC9" w14:textId="77777777" w:rsidR="004C29F1" w:rsidRPr="0089691F" w:rsidRDefault="0014233D" w:rsidP="00213FA6">
            <w:pPr>
              <w:pStyle w:val="TableEntry"/>
            </w:pPr>
            <w:r w:rsidRPr="0089691F">
              <w:lastRenderedPageBreak/>
              <w:t>ITI CT / Time Client</w:t>
            </w:r>
          </w:p>
        </w:tc>
        <w:tc>
          <w:tcPr>
            <w:tcW w:w="2368" w:type="dxa"/>
          </w:tcPr>
          <w:p w14:paraId="5CAA5CF2" w14:textId="63465AD6" w:rsidR="004C29F1" w:rsidRPr="0089691F" w:rsidRDefault="00D12BAF" w:rsidP="00213FA6">
            <w:pPr>
              <w:pStyle w:val="TableEntry"/>
            </w:pPr>
            <w:r w:rsidRPr="0089691F">
              <w:t>ITI TF-1: 7.1</w:t>
            </w:r>
          </w:p>
        </w:tc>
        <w:tc>
          <w:tcPr>
            <w:tcW w:w="2045" w:type="dxa"/>
          </w:tcPr>
          <w:p w14:paraId="0EBCA375" w14:textId="77777777" w:rsidR="004C29F1" w:rsidRPr="0089691F" w:rsidRDefault="004C29F1" w:rsidP="00213FA6">
            <w:pPr>
              <w:pStyle w:val="TableEntry"/>
            </w:pPr>
          </w:p>
        </w:tc>
      </w:tr>
      <w:tr w:rsidR="004C29F1" w:rsidRPr="0089691F" w14:paraId="123BC113" w14:textId="77777777">
        <w:trPr>
          <w:cantSplit/>
        </w:trPr>
        <w:tc>
          <w:tcPr>
            <w:tcW w:w="2203" w:type="dxa"/>
            <w:vMerge/>
          </w:tcPr>
          <w:p w14:paraId="65E712E8" w14:textId="77777777" w:rsidR="004C29F1" w:rsidRPr="0089691F" w:rsidRDefault="004C29F1" w:rsidP="00213FA6">
            <w:pPr>
              <w:pStyle w:val="TableEntry"/>
            </w:pPr>
          </w:p>
        </w:tc>
        <w:tc>
          <w:tcPr>
            <w:tcW w:w="2734" w:type="dxa"/>
          </w:tcPr>
          <w:p w14:paraId="6CCD29EB" w14:textId="77777777" w:rsidR="004C29F1" w:rsidRPr="0089691F" w:rsidRDefault="0014233D" w:rsidP="00213FA6">
            <w:pPr>
              <w:pStyle w:val="TableEntry"/>
            </w:pPr>
            <w:r w:rsidRPr="0089691F">
              <w:t>ITI ATNA / Secure Node or Secure Application</w:t>
            </w:r>
          </w:p>
        </w:tc>
        <w:tc>
          <w:tcPr>
            <w:tcW w:w="2368" w:type="dxa"/>
          </w:tcPr>
          <w:p w14:paraId="15CDFBD5" w14:textId="1D17B38A" w:rsidR="004C29F1" w:rsidRPr="0089691F" w:rsidRDefault="00D12BAF" w:rsidP="00213FA6">
            <w:pPr>
              <w:pStyle w:val="TableEntry"/>
            </w:pPr>
            <w:r w:rsidRPr="0089691F">
              <w:t>ITI TF-1: 9.1</w:t>
            </w:r>
          </w:p>
        </w:tc>
        <w:tc>
          <w:tcPr>
            <w:tcW w:w="2045" w:type="dxa"/>
          </w:tcPr>
          <w:p w14:paraId="1A42DD98" w14:textId="77777777" w:rsidR="004C29F1" w:rsidRPr="0089691F" w:rsidRDefault="004C29F1" w:rsidP="00213FA6">
            <w:pPr>
              <w:pStyle w:val="TableEntry"/>
            </w:pPr>
          </w:p>
        </w:tc>
      </w:tr>
      <w:tr w:rsidR="004C29F1" w:rsidRPr="0089691F" w14:paraId="7167B311" w14:textId="77777777">
        <w:trPr>
          <w:cantSplit/>
        </w:trPr>
        <w:tc>
          <w:tcPr>
            <w:tcW w:w="2203" w:type="dxa"/>
            <w:vMerge w:val="restart"/>
          </w:tcPr>
          <w:p w14:paraId="196AB9DD" w14:textId="77777777" w:rsidR="004C29F1" w:rsidRPr="0089691F" w:rsidRDefault="0014233D" w:rsidP="00213FA6">
            <w:pPr>
              <w:pStyle w:val="TableEntry"/>
            </w:pPr>
            <w:r w:rsidRPr="0089691F">
              <w:t>Imaging Document Source</w:t>
            </w:r>
          </w:p>
        </w:tc>
        <w:tc>
          <w:tcPr>
            <w:tcW w:w="2734" w:type="dxa"/>
          </w:tcPr>
          <w:p w14:paraId="6724C5BC" w14:textId="77777777" w:rsidR="004C29F1" w:rsidRPr="0089691F" w:rsidRDefault="0014233D" w:rsidP="00213FA6">
            <w:pPr>
              <w:pStyle w:val="TableEntry"/>
            </w:pPr>
            <w:r w:rsidRPr="0089691F">
              <w:t>ITI CT / Time Client</w:t>
            </w:r>
          </w:p>
          <w:p w14:paraId="2E692376" w14:textId="65656D04" w:rsidR="00C21869" w:rsidRPr="0089691F" w:rsidRDefault="00C21869" w:rsidP="00213FA6">
            <w:pPr>
              <w:pStyle w:val="TableEntry"/>
            </w:pPr>
            <w:r w:rsidRPr="0089691F">
              <w:t>(Note 1)</w:t>
            </w:r>
          </w:p>
        </w:tc>
        <w:tc>
          <w:tcPr>
            <w:tcW w:w="2368" w:type="dxa"/>
          </w:tcPr>
          <w:p w14:paraId="6CC013A3" w14:textId="314F68E9" w:rsidR="004C29F1" w:rsidRPr="0089691F" w:rsidRDefault="00D12BAF" w:rsidP="00213FA6">
            <w:pPr>
              <w:pStyle w:val="TableEntry"/>
            </w:pPr>
            <w:r w:rsidRPr="0089691F">
              <w:t>ITI TF-1: 7.1</w:t>
            </w:r>
          </w:p>
          <w:p w14:paraId="128226FC" w14:textId="3548CD8E" w:rsidR="00033405" w:rsidRPr="0089691F" w:rsidRDefault="00033405" w:rsidP="00213FA6">
            <w:pPr>
              <w:pStyle w:val="TableEntry"/>
            </w:pPr>
            <w:r w:rsidRPr="0089691F">
              <w:t>RAD TF-3: 5.2 (</w:t>
            </w:r>
            <w:r w:rsidR="00C21869" w:rsidRPr="0089691F">
              <w:rPr>
                <w:szCs w:val="18"/>
              </w:rPr>
              <w:t>CP-RAD-565</w:t>
            </w:r>
            <w:r w:rsidRPr="0089691F">
              <w:t>)</w:t>
            </w:r>
          </w:p>
        </w:tc>
        <w:tc>
          <w:tcPr>
            <w:tcW w:w="2045" w:type="dxa"/>
          </w:tcPr>
          <w:p w14:paraId="261E3F1B" w14:textId="77777777" w:rsidR="004C29F1" w:rsidRPr="0089691F" w:rsidRDefault="004C29F1" w:rsidP="00213FA6">
            <w:pPr>
              <w:pStyle w:val="TableEntry"/>
            </w:pPr>
          </w:p>
        </w:tc>
      </w:tr>
      <w:tr w:rsidR="004C29F1" w:rsidRPr="0089691F" w14:paraId="259359A2" w14:textId="77777777">
        <w:trPr>
          <w:cantSplit/>
        </w:trPr>
        <w:tc>
          <w:tcPr>
            <w:tcW w:w="2203" w:type="dxa"/>
            <w:vMerge/>
          </w:tcPr>
          <w:p w14:paraId="324D7F39" w14:textId="77777777" w:rsidR="004C29F1" w:rsidRPr="0089691F" w:rsidRDefault="004C29F1" w:rsidP="00213FA6">
            <w:pPr>
              <w:pStyle w:val="TableEntry"/>
            </w:pPr>
          </w:p>
        </w:tc>
        <w:tc>
          <w:tcPr>
            <w:tcW w:w="2734" w:type="dxa"/>
          </w:tcPr>
          <w:p w14:paraId="621684B2" w14:textId="77777777" w:rsidR="004C29F1" w:rsidRPr="0089691F" w:rsidRDefault="0014233D" w:rsidP="00213FA6">
            <w:pPr>
              <w:pStyle w:val="TableEntry"/>
            </w:pPr>
            <w:r w:rsidRPr="0089691F">
              <w:t>ITI ATNA / Secure Node or Secure Application</w:t>
            </w:r>
          </w:p>
        </w:tc>
        <w:tc>
          <w:tcPr>
            <w:tcW w:w="2368" w:type="dxa"/>
          </w:tcPr>
          <w:p w14:paraId="14ED9C73" w14:textId="4E7879D3" w:rsidR="004C29F1" w:rsidRPr="0089691F" w:rsidRDefault="00D12BAF" w:rsidP="00213FA6">
            <w:pPr>
              <w:pStyle w:val="TableEntry"/>
            </w:pPr>
            <w:r w:rsidRPr="0089691F">
              <w:t>ITI TF-1: 9.1</w:t>
            </w:r>
          </w:p>
        </w:tc>
        <w:tc>
          <w:tcPr>
            <w:tcW w:w="2045" w:type="dxa"/>
          </w:tcPr>
          <w:p w14:paraId="7A979DF2" w14:textId="77777777" w:rsidR="004C29F1" w:rsidRPr="0089691F" w:rsidRDefault="004C29F1" w:rsidP="00213FA6">
            <w:pPr>
              <w:pStyle w:val="TableEntry"/>
            </w:pPr>
          </w:p>
        </w:tc>
      </w:tr>
    </w:tbl>
    <w:p w14:paraId="3FAD73C6" w14:textId="7EE682EB" w:rsidR="00C21869" w:rsidRPr="00BD54A0" w:rsidRDefault="061A4AAB" w:rsidP="00C21869">
      <w:pPr>
        <w:rPr>
          <w:rStyle w:val="TableEntryChar"/>
          <w:rPrChange w:id="346" w:author="Mary Jungers" w:date="2026-07-29T21:41:00Z" w16du:dateUtc="2026-07-30T02:41:00Z">
            <w:rPr>
              <w:sz w:val="18"/>
              <w:szCs w:val="18"/>
            </w:rPr>
          </w:rPrChange>
        </w:rPr>
      </w:pPr>
      <w:r w:rsidRPr="0089691F">
        <w:rPr>
          <w:rStyle w:val="NoteChar"/>
        </w:rPr>
        <w:t>Note 1: The Imaging Document Source, when grouped with the ITI CT / Time Client, is strongly recommended to implement the DICOM Timezone Option in the ITI CT Profile.</w:t>
      </w:r>
      <w:r w:rsidRPr="00BD54A0">
        <w:rPr>
          <w:rStyle w:val="TableEntryChar"/>
          <w:rPrChange w:id="347" w:author="Mary Jungers" w:date="2026-07-29T21:41:00Z" w16du:dateUtc="2026-07-30T02:41:00Z">
            <w:rPr>
              <w:sz w:val="18"/>
              <w:szCs w:val="18"/>
            </w:rPr>
          </w:rPrChange>
        </w:rPr>
        <w:t xml:space="preserve"> The DICOM Timezone Option mandates the Timezone Offset From UTC (0008,0201) attribute. This option is being introduced by CP-ITI-1329 and CP-RAD-565.</w:t>
      </w:r>
    </w:p>
    <w:p w14:paraId="25BC532C" w14:textId="77777777" w:rsidR="004C29F1" w:rsidRPr="0089691F" w:rsidRDefault="0014233D" w:rsidP="00213FA6">
      <w:pPr>
        <w:pStyle w:val="Heading2"/>
        <w:numPr>
          <w:ilvl w:val="0"/>
          <w:numId w:val="0"/>
        </w:numPr>
        <w:rPr>
          <w:noProof w:val="0"/>
        </w:rPr>
      </w:pPr>
      <w:bookmarkStart w:id="348" w:name="_Toc236254862"/>
      <w:r w:rsidRPr="0089691F">
        <w:rPr>
          <w:noProof w:val="0"/>
        </w:rPr>
        <w:t>X.4 MADO Overview</w:t>
      </w:r>
      <w:bookmarkEnd w:id="348"/>
    </w:p>
    <w:p w14:paraId="44CF7F0C" w14:textId="77777777" w:rsidR="004C29F1" w:rsidRPr="0089691F" w:rsidRDefault="0014233D" w:rsidP="00213FA6">
      <w:pPr>
        <w:pStyle w:val="Heading3"/>
        <w:keepNext w:val="0"/>
        <w:numPr>
          <w:ilvl w:val="0"/>
          <w:numId w:val="0"/>
        </w:numPr>
        <w:rPr>
          <w:noProof w:val="0"/>
        </w:rPr>
      </w:pPr>
      <w:bookmarkStart w:id="349" w:name="bookmark=id.86so269zqzo9" w:colFirst="0" w:colLast="0"/>
      <w:bookmarkStart w:id="350" w:name="_Toc236254863"/>
      <w:bookmarkEnd w:id="349"/>
      <w:r w:rsidRPr="0089691F">
        <w:rPr>
          <w:noProof w:val="0"/>
        </w:rPr>
        <w:t>X.4.1 Concepts</w:t>
      </w:r>
      <w:bookmarkEnd w:id="350"/>
    </w:p>
    <w:p w14:paraId="6749D4CF" w14:textId="1AD5DEE6" w:rsidR="004C29F1" w:rsidRPr="0089691F" w:rsidRDefault="0014233D">
      <w:pPr>
        <w:pStyle w:val="Heading4"/>
        <w:rPr>
          <w:noProof w:val="0"/>
        </w:rPr>
      </w:pPr>
      <w:r w:rsidRPr="0089691F">
        <w:rPr>
          <w:noProof w:val="0"/>
        </w:rPr>
        <w:t xml:space="preserve">X.4.1.1 Role of an </w:t>
      </w:r>
      <w:r w:rsidR="0004626B" w:rsidRPr="0089691F">
        <w:rPr>
          <w:noProof w:val="0"/>
        </w:rPr>
        <w:t>I</w:t>
      </w:r>
      <w:r w:rsidRPr="0089691F">
        <w:rPr>
          <w:noProof w:val="0"/>
        </w:rPr>
        <w:t>maging Study Manifest</w:t>
      </w:r>
    </w:p>
    <w:p w14:paraId="16760728" w14:textId="1A200551" w:rsidR="004C29F1" w:rsidRPr="0089691F" w:rsidRDefault="0014233D" w:rsidP="00213FA6">
      <w:pPr>
        <w:pStyle w:val="BodyText"/>
      </w:pPr>
      <w:r w:rsidRPr="0089691F">
        <w:t xml:space="preserve">An </w:t>
      </w:r>
      <w:r w:rsidR="0004626B" w:rsidRPr="0089691F">
        <w:t xml:space="preserve">imaging study manifest </w:t>
      </w:r>
      <w:r w:rsidRPr="0089691F">
        <w:t xml:space="preserve">is a document listing the key information about the content of a single imaging study. It acts as a summary for the actual imaging study that </w:t>
      </w:r>
      <w:r w:rsidR="00204B0E" w:rsidRPr="0089691F">
        <w:t xml:space="preserve">can be </w:t>
      </w:r>
      <w:r w:rsidRPr="0089691F">
        <w:t>large (typically megabyte or gigabyte size) and complex (hundreds of data elements). It includes location pointers to its i</w:t>
      </w:r>
      <w:r w:rsidR="00370CA8" w:rsidRPr="0089691F">
        <w:t>nstance</w:t>
      </w:r>
      <w:r w:rsidR="00061DDA" w:rsidRPr="0089691F">
        <w:t>s’</w:t>
      </w:r>
      <w:r w:rsidRPr="0089691F">
        <w:t xml:space="preserve"> content and organizes this information according to the well-established model of an imaging study </w:t>
      </w:r>
      <w:r w:rsidR="00331179" w:rsidRPr="0089691F">
        <w:t>containing</w:t>
      </w:r>
      <w:r w:rsidRPr="0089691F">
        <w:t xml:space="preserve"> one or more series</w:t>
      </w:r>
      <w:r w:rsidR="00370CA8" w:rsidRPr="0089691F">
        <w:t xml:space="preserve"> with </w:t>
      </w:r>
      <w:r w:rsidRPr="0089691F">
        <w:t xml:space="preserve">each </w:t>
      </w:r>
      <w:r w:rsidR="00370CA8" w:rsidRPr="0089691F">
        <w:t>series containing</w:t>
      </w:r>
      <w:r w:rsidR="00987272" w:rsidRPr="0089691F">
        <w:t xml:space="preserve"> one or more</w:t>
      </w:r>
      <w:r w:rsidRPr="0089691F">
        <w:t xml:space="preserve"> instances </w:t>
      </w:r>
      <w:r w:rsidR="00370CA8" w:rsidRPr="0089691F">
        <w:t>(</w:t>
      </w:r>
      <w:r w:rsidR="00061DDA" w:rsidRPr="0089691F">
        <w:t xml:space="preserve">e.g., </w:t>
      </w:r>
      <w:r w:rsidRPr="0089691F">
        <w:t>images</w:t>
      </w:r>
      <w:r w:rsidR="00370CA8" w:rsidRPr="0089691F">
        <w:t>)</w:t>
      </w:r>
      <w:r w:rsidRPr="0089691F">
        <w:t>.</w:t>
      </w:r>
    </w:p>
    <w:p w14:paraId="48FD49F8" w14:textId="7CC24BA0" w:rsidR="004C29F1" w:rsidRPr="0089691F" w:rsidRDefault="0014233D" w:rsidP="00213FA6">
      <w:pPr>
        <w:pStyle w:val="BodyText"/>
      </w:pPr>
      <w:r w:rsidRPr="0089691F">
        <w:t xml:space="preserve">The Content Creator produces an </w:t>
      </w:r>
      <w:r w:rsidR="0004626B" w:rsidRPr="0089691F">
        <w:t xml:space="preserve">imaging study manifest </w:t>
      </w:r>
      <w:r w:rsidRPr="0089691F">
        <w:t xml:space="preserve">that represents the shared content of an imaging study that is </w:t>
      </w:r>
      <w:r w:rsidR="002262A3" w:rsidRPr="0089691F">
        <w:t xml:space="preserve">made available </w:t>
      </w:r>
      <w:r w:rsidRPr="0089691F">
        <w:t>by the Imaging Document Source in the community</w:t>
      </w:r>
      <w:r w:rsidR="008D6576" w:rsidRPr="0089691F">
        <w:t xml:space="preserve">. </w:t>
      </w:r>
      <w:r w:rsidRPr="0089691F">
        <w:t xml:space="preserve">The </w:t>
      </w:r>
      <w:r w:rsidR="002262A3" w:rsidRPr="0089691F">
        <w:t xml:space="preserve">Content Creator </w:t>
      </w:r>
      <w:r w:rsidRPr="0089691F">
        <w:t xml:space="preserve">determines which part of the </w:t>
      </w:r>
      <w:r w:rsidR="006734C9" w:rsidRPr="0089691F">
        <w:t xml:space="preserve">local </w:t>
      </w:r>
      <w:r w:rsidRPr="0089691F">
        <w:t xml:space="preserve">imaging study to include in the </w:t>
      </w:r>
      <w:r w:rsidR="0004626B" w:rsidRPr="0089691F">
        <w:t xml:space="preserve">imaging study manifest </w:t>
      </w:r>
      <w:r w:rsidRPr="0089691F">
        <w:t>it publishes</w:t>
      </w:r>
      <w:r w:rsidR="008D6576" w:rsidRPr="0089691F">
        <w:t xml:space="preserve">. </w:t>
      </w:r>
      <w:r w:rsidRPr="0089691F">
        <w:t>This decision is based on local and community policies.</w:t>
      </w:r>
    </w:p>
    <w:p w14:paraId="524D5CCB" w14:textId="37D1E206" w:rsidR="004C29F1" w:rsidRPr="0089691F" w:rsidRDefault="0014233D" w:rsidP="00213FA6">
      <w:pPr>
        <w:pStyle w:val="BodyText"/>
      </w:pPr>
      <w:r w:rsidRPr="0089691F">
        <w:t xml:space="preserve">The MADO </w:t>
      </w:r>
      <w:r w:rsidR="00BB0CDC" w:rsidRPr="0089691F">
        <w:t xml:space="preserve">imaging study manifest </w:t>
      </w:r>
      <w:r w:rsidRPr="0089691F">
        <w:t xml:space="preserve">extends the definition of the XDS-I.b </w:t>
      </w:r>
      <w:r w:rsidR="00BB0CDC" w:rsidRPr="0089691F">
        <w:t>imaging study m</w:t>
      </w:r>
      <w:r w:rsidRPr="0089691F">
        <w:t>anifest by including key information about the content of the imaging study including attributes that describe the:</w:t>
      </w:r>
    </w:p>
    <w:p w14:paraId="7CEDBE65" w14:textId="09D8DA66" w:rsidR="004C29F1" w:rsidRPr="0089691F" w:rsidRDefault="0014233D" w:rsidP="00213FA6">
      <w:pPr>
        <w:pStyle w:val="ListBullet2"/>
      </w:pPr>
      <w:r w:rsidRPr="0089691F">
        <w:t>Modalit</w:t>
      </w:r>
      <w:r w:rsidR="00477DC6" w:rsidRPr="0089691F">
        <w:t>ies</w:t>
      </w:r>
    </w:p>
    <w:p w14:paraId="65EA670B" w14:textId="41A3277B" w:rsidR="00141BF0" w:rsidRPr="0089691F" w:rsidRDefault="00141BF0" w:rsidP="00213FA6">
      <w:pPr>
        <w:pStyle w:val="ListBullet2"/>
      </w:pPr>
      <w:r w:rsidRPr="0089691F">
        <w:t>Anatomic Region</w:t>
      </w:r>
      <w:r w:rsidR="00964222" w:rsidRPr="0089691F">
        <w:t>s</w:t>
      </w:r>
    </w:p>
    <w:p w14:paraId="360D462A" w14:textId="705AE21F" w:rsidR="00D16A46" w:rsidRPr="0089691F" w:rsidRDefault="00D16A46" w:rsidP="00213FA6">
      <w:pPr>
        <w:pStyle w:val="ListBullet2"/>
      </w:pPr>
      <w:r w:rsidRPr="0089691F">
        <w:t>Study Instance UID</w:t>
      </w:r>
      <w:r w:rsidR="008432D9" w:rsidRPr="0089691F">
        <w:t>s</w:t>
      </w:r>
    </w:p>
    <w:p w14:paraId="3A47B1E7" w14:textId="335F5CB9" w:rsidR="00D16A46" w:rsidRPr="0089691F" w:rsidRDefault="00D16A46" w:rsidP="00213FA6">
      <w:pPr>
        <w:pStyle w:val="ListBullet2"/>
      </w:pPr>
      <w:r w:rsidRPr="0089691F">
        <w:t>Accession Number</w:t>
      </w:r>
      <w:r w:rsidR="008432D9" w:rsidRPr="0089691F">
        <w:t>s</w:t>
      </w:r>
    </w:p>
    <w:p w14:paraId="466CDC06" w14:textId="48F240D3" w:rsidR="008432D9" w:rsidRPr="0089691F" w:rsidRDefault="008432D9" w:rsidP="00213FA6">
      <w:pPr>
        <w:pStyle w:val="ListBullet2"/>
      </w:pPr>
      <w:r w:rsidRPr="0089691F">
        <w:t>Placer Order Numbers</w:t>
      </w:r>
    </w:p>
    <w:p w14:paraId="3998FD76" w14:textId="17C0A6E0" w:rsidR="00964222" w:rsidRPr="0089691F" w:rsidRDefault="00964222" w:rsidP="00213FA6">
      <w:pPr>
        <w:pStyle w:val="ListBullet2"/>
      </w:pPr>
      <w:r w:rsidRPr="0089691F">
        <w:t>Procedure Codes</w:t>
      </w:r>
    </w:p>
    <w:p w14:paraId="42C2CD81" w14:textId="53A8E023" w:rsidR="00964222" w:rsidRPr="0089691F" w:rsidRDefault="00964222" w:rsidP="00213FA6">
      <w:pPr>
        <w:pStyle w:val="ListBullet2"/>
      </w:pPr>
      <w:r w:rsidRPr="0089691F">
        <w:t>Number of Study Related Series</w:t>
      </w:r>
    </w:p>
    <w:p w14:paraId="47AE230D" w14:textId="77777777" w:rsidR="004C29F1" w:rsidRPr="0089691F" w:rsidRDefault="0014233D" w:rsidP="00213FA6">
      <w:pPr>
        <w:pStyle w:val="ListBullet2"/>
      </w:pPr>
      <w:r w:rsidRPr="0089691F">
        <w:lastRenderedPageBreak/>
        <w:t>Series Number</w:t>
      </w:r>
    </w:p>
    <w:p w14:paraId="7E837506" w14:textId="77777777" w:rsidR="004C29F1" w:rsidRPr="0089691F" w:rsidRDefault="0014233D" w:rsidP="00213FA6">
      <w:pPr>
        <w:pStyle w:val="ListBullet2"/>
      </w:pPr>
      <w:r w:rsidRPr="0089691F">
        <w:t>Series Description</w:t>
      </w:r>
    </w:p>
    <w:p w14:paraId="4323D107" w14:textId="77777777" w:rsidR="003A1B18" w:rsidRPr="0089691F" w:rsidRDefault="0014233D" w:rsidP="00EB2D2C">
      <w:pPr>
        <w:pStyle w:val="ListBullet2"/>
      </w:pPr>
      <w:r w:rsidRPr="0089691F">
        <w:t>Series Date/Time</w:t>
      </w:r>
    </w:p>
    <w:p w14:paraId="791D568E" w14:textId="1CBD784E" w:rsidR="00964222" w:rsidRPr="0089691F" w:rsidRDefault="00D850A1" w:rsidP="00EB2D2C">
      <w:pPr>
        <w:pStyle w:val="ListBullet2"/>
      </w:pPr>
      <w:r w:rsidRPr="0089691F">
        <w:t xml:space="preserve">Number of Series Related Instances </w:t>
      </w:r>
    </w:p>
    <w:p w14:paraId="2A4BEA26" w14:textId="77777777" w:rsidR="004C29F1" w:rsidRPr="0089691F" w:rsidRDefault="0014233D" w:rsidP="00213FA6">
      <w:pPr>
        <w:pStyle w:val="ListBullet2"/>
      </w:pPr>
      <w:r w:rsidRPr="0089691F">
        <w:t>Instance Number</w:t>
      </w:r>
    </w:p>
    <w:p w14:paraId="729BB0FA" w14:textId="465A84A0" w:rsidR="00363127" w:rsidRPr="0089691F" w:rsidRDefault="0014233D" w:rsidP="00213FA6">
      <w:pPr>
        <w:pStyle w:val="ListBullet2"/>
      </w:pPr>
      <w:r w:rsidRPr="0089691F">
        <w:t>Number of Frames (i</w:t>
      </w:r>
      <w:r w:rsidR="00964222" w:rsidRPr="0089691F">
        <w:t>f a multi-frame</w:t>
      </w:r>
      <w:r w:rsidRPr="0089691F">
        <w:t xml:space="preserve"> instance) </w:t>
      </w:r>
    </w:p>
    <w:p w14:paraId="07BE71AE" w14:textId="5ACFFB6E" w:rsidR="004C29F1" w:rsidRPr="0089691F" w:rsidRDefault="00964222" w:rsidP="00213FA6">
      <w:pPr>
        <w:pStyle w:val="ListBullet2"/>
      </w:pPr>
      <w:r w:rsidRPr="0089691F">
        <w:t>Key Image Notes title code and optional description</w:t>
      </w:r>
      <w:r w:rsidR="0014233D" w:rsidRPr="0089691F">
        <w:t xml:space="preserve"> </w:t>
      </w:r>
      <w:r w:rsidRPr="0089691F">
        <w:t>flagging</w:t>
      </w:r>
      <w:r w:rsidR="0014233D" w:rsidRPr="0089691F">
        <w:t xml:space="preserve"> key image</w:t>
      </w:r>
      <w:r w:rsidRPr="0089691F">
        <w:t>s</w:t>
      </w:r>
    </w:p>
    <w:p w14:paraId="301BCD78" w14:textId="77777777" w:rsidR="004C29F1" w:rsidRPr="0089691F" w:rsidRDefault="0014233D" w:rsidP="009C5A30">
      <w:pPr>
        <w:pStyle w:val="BodyText"/>
        <w:keepNext/>
      </w:pPr>
      <w:r w:rsidRPr="0089691F">
        <w:t>These attributes can be used to identify the series/instances of the imaging study that are of interest and so optimize the instance retrieval to those series/instances instead of having to retrieve the whole study.</w:t>
      </w:r>
    </w:p>
    <w:p w14:paraId="35A64358" w14:textId="75C69CCE" w:rsidR="004C29F1" w:rsidRPr="0089691F" w:rsidRDefault="0014233D" w:rsidP="00213FA6">
      <w:pPr>
        <w:pStyle w:val="BodyText"/>
        <w:rPr>
          <w:color w:val="000000"/>
        </w:rPr>
      </w:pPr>
      <w:r w:rsidRPr="0089691F">
        <w:rPr>
          <w:color w:val="000000"/>
        </w:rPr>
        <w:t>Once the selected study, series, instance ha</w:t>
      </w:r>
      <w:r w:rsidR="009F44CC" w:rsidRPr="0089691F">
        <w:rPr>
          <w:color w:val="000000"/>
        </w:rPr>
        <w:t>ve</w:t>
      </w:r>
      <w:r w:rsidRPr="0089691F">
        <w:rPr>
          <w:color w:val="000000"/>
        </w:rPr>
        <w:t xml:space="preserve"> been identified, </w:t>
      </w:r>
      <w:r w:rsidRPr="0089691F">
        <w:t xml:space="preserve">the Imaging Document Consumer can retrieve </w:t>
      </w:r>
      <w:r w:rsidR="009F44CC" w:rsidRPr="0089691F">
        <w:t>this selection</w:t>
      </w:r>
      <w:r w:rsidRPr="0089691F">
        <w:t xml:space="preserve"> from an Imaging Document Source using a consistent mechanism, regardless of whether the imaging study </w:t>
      </w:r>
      <w:r w:rsidR="009F44CC" w:rsidRPr="0089691F">
        <w:t xml:space="preserve">manifest </w:t>
      </w:r>
      <w:r w:rsidRPr="0089691F">
        <w:t xml:space="preserve">is published to an </w:t>
      </w:r>
      <w:r w:rsidR="009F44CC" w:rsidRPr="0089691F">
        <w:t xml:space="preserve">MHD, </w:t>
      </w:r>
      <w:r w:rsidRPr="0089691F">
        <w:t>XDS.b</w:t>
      </w:r>
      <w:r w:rsidR="009F44CC" w:rsidRPr="0089691F">
        <w:t>, XDS-I.b</w:t>
      </w:r>
      <w:r w:rsidRPr="0089691F">
        <w:t xml:space="preserve"> or </w:t>
      </w:r>
      <w:r w:rsidR="009F44CC" w:rsidRPr="0089691F">
        <w:t>any other document sharing infrastructure</w:t>
      </w:r>
      <w:r w:rsidRPr="0089691F">
        <w:t>.</w:t>
      </w:r>
    </w:p>
    <w:p w14:paraId="46725D23" w14:textId="7B574ED3" w:rsidR="004C29F1" w:rsidRPr="0089691F" w:rsidRDefault="0014233D" w:rsidP="00213FA6">
      <w:pPr>
        <w:pStyle w:val="BodyText"/>
      </w:pPr>
      <w:r w:rsidRPr="0089691F">
        <w:t xml:space="preserve">The Imaging Document Consumer may </w:t>
      </w:r>
      <w:r w:rsidR="009F44CC" w:rsidRPr="0089691F">
        <w:t>interact with</w:t>
      </w:r>
      <w:r w:rsidRPr="0089691F">
        <w:t xml:space="preserve"> an Imaging Document Source located within the same community (See </w:t>
      </w:r>
      <w:r w:rsidR="00B84C3C" w:rsidRPr="0089691F">
        <w:t xml:space="preserve">Section </w:t>
      </w:r>
      <w:r w:rsidRPr="0089691F">
        <w:t xml:space="preserve">X.4.1.2) or </w:t>
      </w:r>
      <w:r w:rsidR="009F44CC" w:rsidRPr="0089691F">
        <w:t>with</w:t>
      </w:r>
      <w:r w:rsidRPr="0089691F">
        <w:t xml:space="preserve"> an Imaging Document Source located in a different community by grouping the MADO Profile with the XC-WADO Profile (See </w:t>
      </w:r>
      <w:r w:rsidR="00B84C3C" w:rsidRPr="0089691F">
        <w:t xml:space="preserve">Section </w:t>
      </w:r>
      <w:r w:rsidRPr="0089691F">
        <w:t>X.4.1.3).</w:t>
      </w:r>
    </w:p>
    <w:p w14:paraId="0DA67C33" w14:textId="77777777" w:rsidR="00393DDB" w:rsidRPr="0089691F" w:rsidRDefault="00393DDB" w:rsidP="00393DDB">
      <w:pPr>
        <w:pStyle w:val="BodyText"/>
      </w:pPr>
      <w:r w:rsidRPr="0089691F">
        <w:t>MADO defines two content formats (and corresponding encodings) for the imaging study manifest:</w:t>
      </w:r>
    </w:p>
    <w:p w14:paraId="46F75A43" w14:textId="5F77F048" w:rsidR="00393DDB" w:rsidRPr="0089691F" w:rsidRDefault="061A4AAB" w:rsidP="00393DDB">
      <w:pPr>
        <w:pStyle w:val="ListNumber2"/>
      </w:pPr>
      <w:r w:rsidRPr="0089691F">
        <w:t>DICOM KOS-Based (see TF-3: 6.X.2)</w:t>
      </w:r>
    </w:p>
    <w:p w14:paraId="1A4E9CDA" w14:textId="1749EF46" w:rsidR="00393DDB" w:rsidRPr="0089691F" w:rsidRDefault="061A4AAB" w:rsidP="00393DDB">
      <w:pPr>
        <w:pStyle w:val="ListNumber2"/>
      </w:pPr>
      <w:r w:rsidRPr="0089691F">
        <w:t>HL7 FHIR-Based (see TF-3: 6.X.3)</w:t>
      </w:r>
    </w:p>
    <w:p w14:paraId="33173BBC" w14:textId="5978B29D" w:rsidR="002348F1" w:rsidRPr="0089691F" w:rsidRDefault="00393DDB" w:rsidP="00213FA6">
      <w:pPr>
        <w:pStyle w:val="BodyText"/>
      </w:pPr>
      <w:r w:rsidRPr="0089691F">
        <w:t>In addition, it specifies a bi-directional mapping between the two formats for transformation purposes (see TF-3: 6.X.</w:t>
      </w:r>
      <w:r w:rsidR="00516158" w:rsidRPr="0089691F">
        <w:t>5</w:t>
      </w:r>
      <w:r w:rsidRPr="0089691F">
        <w:t>).</w:t>
      </w:r>
    </w:p>
    <w:p w14:paraId="2C6BDD36" w14:textId="6C1D9E05" w:rsidR="004C29F1" w:rsidRPr="0089691F" w:rsidRDefault="0014233D">
      <w:pPr>
        <w:pStyle w:val="Heading4"/>
        <w:rPr>
          <w:noProof w:val="0"/>
        </w:rPr>
      </w:pPr>
      <w:r w:rsidRPr="0089691F">
        <w:rPr>
          <w:noProof w:val="0"/>
        </w:rPr>
        <w:t xml:space="preserve">X.4.1.2 Intra-community </w:t>
      </w:r>
      <w:r w:rsidR="00AE47B1" w:rsidRPr="0089691F">
        <w:rPr>
          <w:noProof w:val="0"/>
        </w:rPr>
        <w:t>S</w:t>
      </w:r>
      <w:r w:rsidRPr="0089691F">
        <w:rPr>
          <w:noProof w:val="0"/>
        </w:rPr>
        <w:t xml:space="preserve">haring </w:t>
      </w:r>
      <w:r w:rsidR="00AE47B1" w:rsidRPr="0089691F">
        <w:rPr>
          <w:noProof w:val="0"/>
        </w:rPr>
        <w:t>I</w:t>
      </w:r>
      <w:r w:rsidRPr="0089691F">
        <w:rPr>
          <w:noProof w:val="0"/>
        </w:rPr>
        <w:t>nfrastructure</w:t>
      </w:r>
    </w:p>
    <w:p w14:paraId="41121DC2" w14:textId="2C536921" w:rsidR="004C29F1" w:rsidRPr="0089691F" w:rsidRDefault="061A4AAB" w:rsidP="00213FA6">
      <w:pPr>
        <w:pStyle w:val="BodyText"/>
      </w:pPr>
      <w:r w:rsidRPr="0089691F">
        <w:t>The MADO Profile assumes the Imaging Document Consumer is located within the same community as the Imaging Document Source.</w:t>
      </w:r>
    </w:p>
    <w:p w14:paraId="6F0C7DB4" w14:textId="031E6ACB" w:rsidR="004C29F1" w:rsidRPr="0089691F" w:rsidRDefault="061A4AAB" w:rsidP="00213FA6">
      <w:pPr>
        <w:pStyle w:val="BodyText"/>
      </w:pPr>
      <w:r w:rsidRPr="0089691F">
        <w:t xml:space="preserve">The Imaging Document Source may gain access to imaging studies information internally or from an </w:t>
      </w:r>
      <w:r w:rsidRPr="0089691F">
        <w:rPr>
          <w:color w:val="000000" w:themeColor="text1"/>
        </w:rPr>
        <w:t xml:space="preserve">Image Manager/Image Archive, via standard mechanisms such as the Retrieve Images [RAD-16] transaction. </w:t>
      </w:r>
    </w:p>
    <w:p w14:paraId="4D3F679D" w14:textId="31116253" w:rsidR="004C29F1" w:rsidRPr="0089691F" w:rsidRDefault="061A4AAB" w:rsidP="00213FA6">
      <w:pPr>
        <w:pStyle w:val="BodyText"/>
      </w:pPr>
      <w:r w:rsidRPr="0089691F">
        <w:t xml:space="preserve">Imaging Document Consumers use a WADO-RS transaction for instance retrieval from Imaging Document Sources (see RAD TF-2: 4.107). </w:t>
      </w:r>
    </w:p>
    <w:p w14:paraId="1476CA3B" w14:textId="4F91B580" w:rsidR="004C29F1" w:rsidRPr="0089691F" w:rsidRDefault="061A4AAB" w:rsidP="00213FA6">
      <w:pPr>
        <w:pStyle w:val="BodyText"/>
      </w:pPr>
      <w:r w:rsidRPr="0089691F">
        <w:t>The imaging study manifest supports two methods (see RAD TF-3: 6.X.2.14 Hierarchical Series Reference Macro) to determine the endpoint to access a series of the imaging study:</w:t>
      </w:r>
    </w:p>
    <w:p w14:paraId="2C38E4E5" w14:textId="0BBA0F67" w:rsidR="004C29F1" w:rsidRPr="0089691F" w:rsidRDefault="061A4AAB" w:rsidP="00777DE7">
      <w:pPr>
        <w:pStyle w:val="ListNumber2"/>
        <w:numPr>
          <w:ilvl w:val="0"/>
          <w:numId w:val="146"/>
        </w:numPr>
      </w:pPr>
      <w:r w:rsidRPr="0089691F">
        <w:lastRenderedPageBreak/>
        <w:t xml:space="preserve">Retrieve URL Method. The imaging study manifest contains a Retrieve URL that conveys a base URI for the endpoint that supports the WADO-RS instance retrieve service. Although the Retrieve Location UID is always required to be present in the imaging study manifest, if there is no look-up service available the Retrieve URL must be used. </w:t>
      </w:r>
    </w:p>
    <w:p w14:paraId="1DB1E628" w14:textId="0BBF7A9B" w:rsidR="004C29F1" w:rsidRPr="0089691F" w:rsidRDefault="061A4AAB" w:rsidP="00213FA6">
      <w:pPr>
        <w:pStyle w:val="ListNumber2"/>
      </w:pPr>
      <w:r w:rsidRPr="0089691F">
        <w:t>Retrieve Location UID Method. The imaging study manifest contains a Retrieve Location UID which is used as input to a look-up service that returns the base URI for the endpoint that supports the WADO-RS instance retrieve service. Such a look-up service is outside the scope of the MADO Profile and may consist of local configuration or a directory such as the IHE mCSD Profile.</w:t>
      </w:r>
    </w:p>
    <w:p w14:paraId="424BA8A0" w14:textId="69758C30" w:rsidR="00E3171A" w:rsidRPr="0089691F" w:rsidRDefault="061A4AAB" w:rsidP="009C5A30">
      <w:pPr>
        <w:pStyle w:val="Note"/>
      </w:pPr>
      <w:r w:rsidRPr="0089691F">
        <w:t xml:space="preserve">Note: If a study, series or instance is not available from a given endpoint, the implementation of the Imaging Document Consumer may choose to support the use of a configured value for a proxy endpoint and construct a new URL based on the UIDs of the study, series or instance. </w:t>
      </w:r>
    </w:p>
    <w:p w14:paraId="4CD75284" w14:textId="0BF30754" w:rsidR="004C29F1" w:rsidRPr="0089691F" w:rsidRDefault="061A4AAB" w:rsidP="00213FA6">
      <w:pPr>
        <w:pStyle w:val="BodyText"/>
      </w:pPr>
      <w:r w:rsidRPr="0089691F">
        <w:t>Imaging Document Consumers and Imaging Document Sources are configured at the time of deployment to use one of these two methods. This allows specific communities to use the addressing method of their choosing.</w:t>
      </w:r>
    </w:p>
    <w:p w14:paraId="7B855E74" w14:textId="0C3D00A1" w:rsidR="004C29F1" w:rsidRPr="0089691F" w:rsidRDefault="0014233D">
      <w:pPr>
        <w:pStyle w:val="Heading4"/>
        <w:rPr>
          <w:noProof w:val="0"/>
        </w:rPr>
      </w:pPr>
      <w:r w:rsidRPr="0089691F">
        <w:rPr>
          <w:noProof w:val="0"/>
        </w:rPr>
        <w:t xml:space="preserve">X.4.1.3 Cross-community </w:t>
      </w:r>
      <w:r w:rsidR="00AE47B1" w:rsidRPr="0089691F">
        <w:rPr>
          <w:noProof w:val="0"/>
        </w:rPr>
        <w:t>S</w:t>
      </w:r>
      <w:r w:rsidRPr="0089691F">
        <w:rPr>
          <w:noProof w:val="0"/>
        </w:rPr>
        <w:t xml:space="preserve">haring </w:t>
      </w:r>
      <w:r w:rsidR="00AE47B1" w:rsidRPr="0089691F">
        <w:rPr>
          <w:noProof w:val="0"/>
        </w:rPr>
        <w:t>I</w:t>
      </w:r>
      <w:r w:rsidRPr="0089691F">
        <w:rPr>
          <w:noProof w:val="0"/>
        </w:rPr>
        <w:t>nfrastructure</w:t>
      </w:r>
    </w:p>
    <w:p w14:paraId="46857370" w14:textId="2CFE767B" w:rsidR="004C29F1" w:rsidRPr="0089691F" w:rsidRDefault="0014233D" w:rsidP="00213FA6">
      <w:pPr>
        <w:pStyle w:val="BodyText"/>
      </w:pPr>
      <w:r w:rsidRPr="0089691F">
        <w:t>The Imaging Document Consumer located within one community may request instances of imaging studies from an Imaging Document Source located in a different community</w:t>
      </w:r>
      <w:r w:rsidR="008D6576" w:rsidRPr="0089691F">
        <w:t xml:space="preserve">. </w:t>
      </w:r>
      <w:r w:rsidRPr="0089691F">
        <w:t>Each community is served by initiating and responding gateways that interconnect the communities.</w:t>
      </w:r>
    </w:p>
    <w:p w14:paraId="08AA6DBA" w14:textId="46C11D34" w:rsidR="004C29F1" w:rsidRPr="0089691F" w:rsidRDefault="0014233D" w:rsidP="00213FA6">
      <w:pPr>
        <w:pStyle w:val="BodyText"/>
      </w:pPr>
      <w:r w:rsidRPr="0089691F">
        <w:t xml:space="preserve">Such an extension to the use of MADO in cross-community </w:t>
      </w:r>
      <w:r w:rsidR="003B6BC4" w:rsidRPr="0089691F">
        <w:t>environments</w:t>
      </w:r>
      <w:r w:rsidRPr="0089691F">
        <w:t xml:space="preserve"> </w:t>
      </w:r>
      <w:r w:rsidR="00206D2F" w:rsidRPr="0089691F">
        <w:t>may be achieved by</w:t>
      </w:r>
      <w:r w:rsidRPr="0089691F">
        <w:t xml:space="preserve"> grouping with the IHE XC-WADO Profile</w:t>
      </w:r>
      <w:r w:rsidR="008D6576" w:rsidRPr="0089691F">
        <w:t xml:space="preserve">. </w:t>
      </w:r>
      <w:r w:rsidRPr="0089691F">
        <w:t xml:space="preserve">This </w:t>
      </w:r>
      <w:r w:rsidR="00206D2F" w:rsidRPr="0089691F">
        <w:t xml:space="preserve">is done by </w:t>
      </w:r>
      <w:r w:rsidRPr="0089691F">
        <w:t xml:space="preserve">grouping actors from the two profiles. (See </w:t>
      </w:r>
      <w:hyperlink r:id="rId31">
        <w:r w:rsidRPr="0089691F">
          <w:rPr>
            <w:rStyle w:val="Hyperlink"/>
          </w:rPr>
          <w:t>XC-WADO</w:t>
        </w:r>
      </w:hyperlink>
      <w:r w:rsidRPr="0089691F">
        <w:t xml:space="preserve"> RAD</w:t>
      </w:r>
      <w:r w:rsidR="00F365BA" w:rsidRPr="0089691F">
        <w:t xml:space="preserve"> </w:t>
      </w:r>
      <w:r w:rsidRPr="0089691F">
        <w:t>TF-1: 58.4.2.1 Use Case #1: Image Set sharing between communities</w:t>
      </w:r>
      <w:r w:rsidR="006F1C0B" w:rsidRPr="0089691F">
        <w:t>.</w:t>
      </w:r>
      <w:r w:rsidRPr="0089691F">
        <w:t>)</w:t>
      </w:r>
    </w:p>
    <w:p w14:paraId="0D402A7A" w14:textId="02383D81" w:rsidR="004C29F1" w:rsidRPr="0089691F" w:rsidRDefault="0014233D" w:rsidP="00213FA6">
      <w:pPr>
        <w:pStyle w:val="BodyText"/>
      </w:pPr>
      <w:r w:rsidRPr="0089691F">
        <w:t>The formatting of the URL used in the [RAD-160</w:t>
      </w:r>
      <w:r w:rsidR="005330BE" w:rsidRPr="0089691F">
        <w:t>]</w:t>
      </w:r>
      <w:r w:rsidRPr="0089691F">
        <w:t xml:space="preserve"> WADO-RS transaction is specified by the XC-WADO Profile and supports communities that use different modes of addressing a) Retrieve URL based, and b) Retrieve Location UID based (see Section X.4.1.2).</w:t>
      </w:r>
    </w:p>
    <w:p w14:paraId="71AA3CBF" w14:textId="429C33D0" w:rsidR="004C29F1" w:rsidRPr="0089691F" w:rsidRDefault="0014233D" w:rsidP="00213FA6">
      <w:pPr>
        <w:pStyle w:val="BodyText"/>
      </w:pPr>
      <w:r w:rsidRPr="0089691F">
        <w:t xml:space="preserve">As a result, the Imaging Document Consumer can retrieve imaging studies from an Imaging Document Source using a consistent mechanism, regardless of whether the imaging study is published to an </w:t>
      </w:r>
      <w:r w:rsidR="007F59EB" w:rsidRPr="0089691F">
        <w:t xml:space="preserve">MHD or </w:t>
      </w:r>
      <w:r w:rsidRPr="0089691F">
        <w:t>XDS.b environment, or an XCA community</w:t>
      </w:r>
      <w:r w:rsidR="008D6576" w:rsidRPr="0089691F">
        <w:t xml:space="preserve">. </w:t>
      </w:r>
    </w:p>
    <w:p w14:paraId="2AE94E98" w14:textId="77777777" w:rsidR="004C29F1" w:rsidRPr="0089691F" w:rsidRDefault="0014233D">
      <w:pPr>
        <w:pStyle w:val="Heading4"/>
        <w:rPr>
          <w:noProof w:val="0"/>
        </w:rPr>
      </w:pPr>
      <w:bookmarkStart w:id="351" w:name="_heading=h.yhrz7pqrthzt" w:colFirst="0" w:colLast="0"/>
      <w:bookmarkEnd w:id="351"/>
      <w:r w:rsidRPr="0089691F">
        <w:rPr>
          <w:noProof w:val="0"/>
        </w:rPr>
        <w:t>X.4.1.4 Imaging Reports</w:t>
      </w:r>
    </w:p>
    <w:p w14:paraId="5378E393" w14:textId="00B6F59F" w:rsidR="004C29F1" w:rsidRPr="0089691F" w:rsidRDefault="0014233D" w:rsidP="00213FA6">
      <w:pPr>
        <w:pStyle w:val="BodyText"/>
      </w:pPr>
      <w:r w:rsidRPr="0089691F">
        <w:t xml:space="preserve">MADO focuses on retrieving DICOM Instances using RESTful services. Other imaging study-related documents, such as radiology reports in CDA or FHIR based formats are outside the scope of the MADO Profile and may be retrieved using the ITI MHD </w:t>
      </w:r>
      <w:r w:rsidR="003B6BC4" w:rsidRPr="0089691F">
        <w:t>a</w:t>
      </w:r>
      <w:r w:rsidRPr="0089691F">
        <w:t xml:space="preserve">ctors or the XDS.b </w:t>
      </w:r>
      <w:r w:rsidR="003B6BC4" w:rsidRPr="0089691F">
        <w:t>a</w:t>
      </w:r>
      <w:r w:rsidRPr="0089691F">
        <w:t>ctors.</w:t>
      </w:r>
    </w:p>
    <w:p w14:paraId="5FBF6DBF" w14:textId="798A3AC2" w:rsidR="004C29F1" w:rsidRPr="0089691F" w:rsidRDefault="0014233D">
      <w:pPr>
        <w:pStyle w:val="Heading4"/>
        <w:rPr>
          <w:noProof w:val="0"/>
        </w:rPr>
      </w:pPr>
      <w:r w:rsidRPr="0089691F">
        <w:rPr>
          <w:noProof w:val="0"/>
        </w:rPr>
        <w:t xml:space="preserve">X.4.1.5 </w:t>
      </w:r>
      <w:r w:rsidR="00C3768B" w:rsidRPr="0089691F">
        <w:rPr>
          <w:noProof w:val="0"/>
        </w:rPr>
        <w:t xml:space="preserve">Obtain the </w:t>
      </w:r>
      <w:r w:rsidR="002F41F5" w:rsidRPr="0089691F">
        <w:rPr>
          <w:noProof w:val="0"/>
        </w:rPr>
        <w:t>M</w:t>
      </w:r>
      <w:r w:rsidR="00C3768B" w:rsidRPr="0089691F">
        <w:rPr>
          <w:noProof w:val="0"/>
        </w:rPr>
        <w:t xml:space="preserve">anifests of </w:t>
      </w:r>
      <w:r w:rsidR="002F41F5" w:rsidRPr="0089691F">
        <w:rPr>
          <w:noProof w:val="0"/>
        </w:rPr>
        <w:t>I</w:t>
      </w:r>
      <w:r w:rsidR="00C3768B" w:rsidRPr="0089691F">
        <w:rPr>
          <w:noProof w:val="0"/>
        </w:rPr>
        <w:t xml:space="preserve">maging </w:t>
      </w:r>
      <w:r w:rsidR="002F41F5" w:rsidRPr="0089691F">
        <w:rPr>
          <w:noProof w:val="0"/>
        </w:rPr>
        <w:t>S</w:t>
      </w:r>
      <w:r w:rsidR="00C3768B" w:rsidRPr="0089691F">
        <w:rPr>
          <w:noProof w:val="0"/>
        </w:rPr>
        <w:t xml:space="preserve">tudies of </w:t>
      </w:r>
      <w:r w:rsidR="002F41F5" w:rsidRPr="0089691F">
        <w:rPr>
          <w:noProof w:val="0"/>
        </w:rPr>
        <w:t>I</w:t>
      </w:r>
      <w:r w:rsidR="00C3768B" w:rsidRPr="0089691F">
        <w:rPr>
          <w:noProof w:val="0"/>
        </w:rPr>
        <w:t>nterest</w:t>
      </w:r>
    </w:p>
    <w:p w14:paraId="5AFB58B9" w14:textId="31E23183" w:rsidR="00D66642" w:rsidRPr="0089691F" w:rsidRDefault="00D66642" w:rsidP="009C5A30">
      <w:pPr>
        <w:pStyle w:val="BodyText"/>
      </w:pPr>
      <w:r w:rsidRPr="0089691F">
        <w:t>The way in which a</w:t>
      </w:r>
      <w:r w:rsidR="000F75E5" w:rsidRPr="0089691F">
        <w:t>n</w:t>
      </w:r>
      <w:r w:rsidRPr="0089691F">
        <w:t xml:space="preserve"> </w:t>
      </w:r>
      <w:r w:rsidR="000F75E5" w:rsidRPr="0089691F">
        <w:t xml:space="preserve">imaging study </w:t>
      </w:r>
      <w:r w:rsidRPr="0089691F">
        <w:t>manifest is obtained using a document sharing infrastructure involves the following steps:</w:t>
      </w:r>
    </w:p>
    <w:p w14:paraId="77879768" w14:textId="2CE14294" w:rsidR="00D66642" w:rsidRPr="0089691F" w:rsidRDefault="00D66642" w:rsidP="009C5A30">
      <w:pPr>
        <w:pStyle w:val="ListNumber2"/>
        <w:numPr>
          <w:ilvl w:val="0"/>
          <w:numId w:val="136"/>
        </w:numPr>
      </w:pPr>
      <w:r w:rsidRPr="0089691F">
        <w:lastRenderedPageBreak/>
        <w:t xml:space="preserve">Discover one or more imaging study manifests by filtering them using search parameters for a selected patient - such as Modality, Anatomical Region, Study Date, and Time. These search parameters are further specified in RAD TF-3: </w:t>
      </w:r>
      <w:r w:rsidR="006A6DB3" w:rsidRPr="0089691F">
        <w:t>6</w:t>
      </w:r>
      <w:r w:rsidRPr="0089691F">
        <w:t>.X</w:t>
      </w:r>
      <w:r w:rsidR="006A6DB3" w:rsidRPr="0089691F">
        <w:t>.</w:t>
      </w:r>
      <w:r w:rsidR="00AE483B" w:rsidRPr="0089691F">
        <w:t>6</w:t>
      </w:r>
      <w:r w:rsidRPr="0089691F">
        <w:t xml:space="preserve"> Imaging Study Manifest Search Metadata.</w:t>
      </w:r>
    </w:p>
    <w:p w14:paraId="27C87615" w14:textId="142EC460" w:rsidR="00D66642" w:rsidRPr="0089691F" w:rsidRDefault="061A4AAB" w:rsidP="009C5A30">
      <w:pPr>
        <w:pStyle w:val="ListNumber2"/>
      </w:pPr>
      <w:r w:rsidRPr="0089691F">
        <w:t>Perform a selection among the entries of this initial list of matching imaging study manifests using the full set of document search metadata returned to identify the desired imaging study manifests and request the retrieval of the imaging study manifest(s) of interest.</w:t>
      </w:r>
    </w:p>
    <w:p w14:paraId="2573B58B" w14:textId="46FD20A2" w:rsidR="00E34BA5" w:rsidRPr="0089691F" w:rsidRDefault="00D66642" w:rsidP="009C5A30">
      <w:pPr>
        <w:pStyle w:val="BodyText"/>
      </w:pPr>
      <w:r w:rsidRPr="0089691F">
        <w:t xml:space="preserve">These steps are beyond the scope of MADO but could </w:t>
      </w:r>
      <w:r w:rsidR="00D20BB5" w:rsidRPr="0089691F">
        <w:t xml:space="preserve">be </w:t>
      </w:r>
      <w:r w:rsidRPr="0089691F">
        <w:t>accomplished using IHE Profiles such as MHD, XDS</w:t>
      </w:r>
      <w:r w:rsidR="001C7E18" w:rsidRPr="0089691F">
        <w:t>.b</w:t>
      </w:r>
      <w:r w:rsidRPr="0089691F">
        <w:t>, XDS-I.b (</w:t>
      </w:r>
      <w:r w:rsidR="0023045E" w:rsidRPr="0089691F">
        <w:t>s</w:t>
      </w:r>
      <w:r w:rsidRPr="0089691F">
        <w:t xml:space="preserve">ee </w:t>
      </w:r>
      <w:r w:rsidR="00326247" w:rsidRPr="0089691F">
        <w:t xml:space="preserve">Section </w:t>
      </w:r>
      <w:r w:rsidRPr="0089691F">
        <w:t>X.6).</w:t>
      </w:r>
    </w:p>
    <w:p w14:paraId="32946B95" w14:textId="47544260" w:rsidR="00E34BA5" w:rsidRPr="0089691F" w:rsidRDefault="00E34BA5" w:rsidP="00F365BA">
      <w:pPr>
        <w:pStyle w:val="BodyText"/>
      </w:pPr>
      <w:r w:rsidRPr="0089691F">
        <w:t>As an example, the Imaging Document Consumer c</w:t>
      </w:r>
      <w:r w:rsidR="005B49C0" w:rsidRPr="0089691F">
        <w:t>ould</w:t>
      </w:r>
      <w:r w:rsidRPr="0089691F">
        <w:t xml:space="preserve"> </w:t>
      </w:r>
      <w:r w:rsidR="00D92C45" w:rsidRPr="0089691F">
        <w:t xml:space="preserve">be </w:t>
      </w:r>
      <w:r w:rsidRPr="0089691F">
        <w:t>group</w:t>
      </w:r>
      <w:r w:rsidR="005B49C0" w:rsidRPr="0089691F">
        <w:t>ed</w:t>
      </w:r>
      <w:r w:rsidRPr="0089691F">
        <w:t xml:space="preserve"> with the MHD Document Consumer that is the initiator of the </w:t>
      </w:r>
      <w:r w:rsidR="005B49C0" w:rsidRPr="0089691F">
        <w:t>imaging study manifest d</w:t>
      </w:r>
      <w:r w:rsidRPr="0089691F">
        <w:t>iscovery and retrieval and communicates with the MHD Document Responder. The MHD Document Consumer uses the Find Document References [ITI-67] and Retrieve Document [ITI-68] transactions to find and</w:t>
      </w:r>
      <w:r w:rsidR="005B49C0" w:rsidRPr="0089691F">
        <w:t xml:space="preserve"> </w:t>
      </w:r>
      <w:r w:rsidRPr="0089691F">
        <w:t>retrieve</w:t>
      </w:r>
      <w:r w:rsidR="005B49C0" w:rsidRPr="0089691F">
        <w:t xml:space="preserve"> the</w:t>
      </w:r>
      <w:r w:rsidRPr="0089691F">
        <w:t xml:space="preserve"> imaging study manifests. The MHD Document Consumer then provides this information to the Imaging Document Consumer.</w:t>
      </w:r>
    </w:p>
    <w:p w14:paraId="2D1DBE4B" w14:textId="18FFA0D6" w:rsidR="004C29F1" w:rsidRPr="0089691F" w:rsidRDefault="0014233D">
      <w:pPr>
        <w:pStyle w:val="Heading4"/>
        <w:rPr>
          <w:noProof w:val="0"/>
        </w:rPr>
      </w:pPr>
      <w:r w:rsidRPr="0089691F">
        <w:rPr>
          <w:noProof w:val="0"/>
        </w:rPr>
        <w:t xml:space="preserve">X.4.1.6 Selecting a </w:t>
      </w:r>
      <w:r w:rsidR="00AE47B1" w:rsidRPr="0089691F">
        <w:rPr>
          <w:noProof w:val="0"/>
        </w:rPr>
        <w:t>S</w:t>
      </w:r>
      <w:r w:rsidRPr="0089691F">
        <w:rPr>
          <w:noProof w:val="0"/>
        </w:rPr>
        <w:t xml:space="preserve">ubset of an </w:t>
      </w:r>
      <w:r w:rsidR="00AE47B1" w:rsidRPr="0089691F">
        <w:rPr>
          <w:noProof w:val="0"/>
        </w:rPr>
        <w:t>I</w:t>
      </w:r>
      <w:r w:rsidRPr="0089691F">
        <w:rPr>
          <w:noProof w:val="0"/>
        </w:rPr>
        <w:t xml:space="preserve">maging </w:t>
      </w:r>
      <w:r w:rsidR="00AE47B1" w:rsidRPr="0089691F">
        <w:rPr>
          <w:noProof w:val="0"/>
        </w:rPr>
        <w:t>S</w:t>
      </w:r>
      <w:r w:rsidRPr="0089691F">
        <w:rPr>
          <w:noProof w:val="0"/>
        </w:rPr>
        <w:t>tudy</w:t>
      </w:r>
    </w:p>
    <w:p w14:paraId="7844A3CD" w14:textId="77D9BFF0" w:rsidR="00605357" w:rsidRPr="0089691F" w:rsidRDefault="00605357" w:rsidP="009C5A30">
      <w:pPr>
        <w:pStyle w:val="BodyText"/>
      </w:pPr>
      <w:r w:rsidRPr="0089691F">
        <w:t xml:space="preserve">Imaging studies can be very </w:t>
      </w:r>
      <w:r w:rsidR="00234302" w:rsidRPr="0089691F">
        <w:t>large,</w:t>
      </w:r>
      <w:r w:rsidRPr="0089691F">
        <w:t xml:space="preserve"> and it is not always necessary, or desirable, to retrieve an entire imaging study, particularly if bandwidth is limited. It is therefore useful to be able to obtain study metadata first to allow </w:t>
      </w:r>
      <w:r w:rsidR="000C3BD0" w:rsidRPr="0089691F">
        <w:t>for a more selective retrieval, e.g., a particular series or instance or frame.</w:t>
      </w:r>
    </w:p>
    <w:p w14:paraId="555F654F" w14:textId="4644BC36" w:rsidR="000C3BD0" w:rsidRPr="0089691F" w:rsidRDefault="00F65A84" w:rsidP="009C5A30">
      <w:pPr>
        <w:pStyle w:val="BodyText"/>
      </w:pPr>
      <w:r w:rsidRPr="0089691F">
        <w:t>Though knowledge of the URL endpoint for a</w:t>
      </w:r>
      <w:r w:rsidR="00605357" w:rsidRPr="0089691F">
        <w:t>n</w:t>
      </w:r>
      <w:r w:rsidRPr="0089691F">
        <w:t xml:space="preserve"> </w:t>
      </w:r>
      <w:r w:rsidR="00FE59C1" w:rsidRPr="0089691F">
        <w:t>imaging s</w:t>
      </w:r>
      <w:r w:rsidRPr="0089691F">
        <w:t xml:space="preserve">tudy allows the use of QIDO or WADO metadata resource requests for any component of the entire </w:t>
      </w:r>
      <w:r w:rsidR="00FE59C1" w:rsidRPr="0089691F">
        <w:t>imaging s</w:t>
      </w:r>
      <w:r w:rsidRPr="0089691F">
        <w:t>tudy,</w:t>
      </w:r>
      <w:r w:rsidR="00BC2414" w:rsidRPr="0089691F">
        <w:t xml:space="preserve"> </w:t>
      </w:r>
      <w:r w:rsidRPr="0089691F">
        <w:t xml:space="preserve">specific query keys may not be supported or the amount of metadata available excessive, so a selected subset of metadata made available </w:t>
      </w:r>
      <w:r w:rsidR="000C3BD0" w:rsidRPr="0089691F">
        <w:t>via</w:t>
      </w:r>
      <w:r w:rsidRPr="0089691F">
        <w:t xml:space="preserve"> </w:t>
      </w:r>
      <w:r w:rsidR="000C3BD0" w:rsidRPr="0089691F">
        <w:t>an</w:t>
      </w:r>
      <w:r w:rsidRPr="0089691F">
        <w:t xml:space="preserve"> imaging study manifest</w:t>
      </w:r>
      <w:r w:rsidR="000C3BD0" w:rsidRPr="0089691F">
        <w:t xml:space="preserve"> </w:t>
      </w:r>
      <w:r w:rsidR="004D3905" w:rsidRPr="0089691F">
        <w:t>is a convenient alternative</w:t>
      </w:r>
      <w:r w:rsidRPr="0089691F">
        <w:t>.</w:t>
      </w:r>
    </w:p>
    <w:p w14:paraId="27F4DC86" w14:textId="182D8D0A" w:rsidR="004C29F1" w:rsidRPr="0089691F" w:rsidRDefault="0014233D" w:rsidP="00F365BA">
      <w:pPr>
        <w:pStyle w:val="BodyText"/>
      </w:pPr>
      <w:r w:rsidRPr="0089691F">
        <w:t xml:space="preserve">The subset is typically based on selection metadata that describes the series and the instances in the </w:t>
      </w:r>
      <w:r w:rsidR="00FE59C1" w:rsidRPr="0089691F">
        <w:t xml:space="preserve">imaging </w:t>
      </w:r>
      <w:r w:rsidRPr="0089691F">
        <w:t xml:space="preserve">study. </w:t>
      </w:r>
      <w:r w:rsidR="004E2AFE" w:rsidRPr="0089691F">
        <w:t>(See the selection metadata or key information specified for the content of the imaging study listed in the middle of Section X.4.1.1)</w:t>
      </w:r>
    </w:p>
    <w:p w14:paraId="77BCB99F" w14:textId="26F43AA2" w:rsidR="004C29F1" w:rsidRPr="0089691F" w:rsidRDefault="0014233D" w:rsidP="00F365BA">
      <w:pPr>
        <w:pStyle w:val="BodyText"/>
      </w:pPr>
      <w:bookmarkStart w:id="352" w:name="_heading=h.dvz75p4r523n" w:colFirst="0" w:colLast="0"/>
      <w:bookmarkEnd w:id="352"/>
      <w:r w:rsidRPr="0089691F">
        <w:t xml:space="preserve">This selection metadata is obtained by the Imaging Document Consumer from the MADO </w:t>
      </w:r>
      <w:r w:rsidR="000F75E5" w:rsidRPr="0089691F">
        <w:t>i</w:t>
      </w:r>
      <w:r w:rsidRPr="0089691F">
        <w:t xml:space="preserve">maging </w:t>
      </w:r>
      <w:r w:rsidR="000F75E5" w:rsidRPr="0089691F">
        <w:t>s</w:t>
      </w:r>
      <w:r w:rsidRPr="0089691F">
        <w:t xml:space="preserve">tudy </w:t>
      </w:r>
      <w:r w:rsidR="000F75E5" w:rsidRPr="0089691F">
        <w:t>m</w:t>
      </w:r>
      <w:r w:rsidRPr="0089691F">
        <w:t xml:space="preserve">anifest (See </w:t>
      </w:r>
      <w:r w:rsidR="003B5F9D" w:rsidRPr="0089691F">
        <w:t>S</w:t>
      </w:r>
      <w:r w:rsidRPr="0089691F">
        <w:t xml:space="preserve">ection X.4.1.1 Role of an </w:t>
      </w:r>
      <w:r w:rsidR="000F75E5" w:rsidRPr="0089691F">
        <w:t>I</w:t>
      </w:r>
      <w:r w:rsidRPr="0089691F">
        <w:t xml:space="preserve">maging Study Manifest) and </w:t>
      </w:r>
      <w:r w:rsidR="000C3BD0" w:rsidRPr="0089691F">
        <w:t>made available to</w:t>
      </w:r>
      <w:r w:rsidRPr="0089691F">
        <w:t xml:space="preserve"> the user </w:t>
      </w:r>
      <w:r w:rsidR="003E04FE" w:rsidRPr="0089691F">
        <w:t>or an application (e.g.</w:t>
      </w:r>
      <w:r w:rsidR="0023045E" w:rsidRPr="0089691F">
        <w:t>,</w:t>
      </w:r>
      <w:r w:rsidR="003E04FE" w:rsidRPr="0089691F">
        <w:t xml:space="preserve"> Hanging </w:t>
      </w:r>
      <w:r w:rsidR="00470F11" w:rsidRPr="0089691F">
        <w:t>P</w:t>
      </w:r>
      <w:r w:rsidR="003E04FE" w:rsidRPr="0089691F">
        <w:t xml:space="preserve">rotocols) </w:t>
      </w:r>
      <w:r w:rsidRPr="0089691F">
        <w:t>to select their subset of interest.</w:t>
      </w:r>
    </w:p>
    <w:p w14:paraId="1E2A0AC4" w14:textId="77777777" w:rsidR="004C29F1" w:rsidRPr="0089691F" w:rsidRDefault="0014233D">
      <w:pPr>
        <w:pStyle w:val="Heading4"/>
        <w:rPr>
          <w:noProof w:val="0"/>
        </w:rPr>
      </w:pPr>
      <w:r w:rsidRPr="0089691F">
        <w:rPr>
          <w:noProof w:val="0"/>
        </w:rPr>
        <w:t>X.4.1.7 Launching a Remote Image Display</w:t>
      </w:r>
    </w:p>
    <w:p w14:paraId="63008C37" w14:textId="52FE5ED4" w:rsidR="001D7920" w:rsidRPr="0089691F" w:rsidRDefault="001D7920" w:rsidP="009C5A30">
      <w:pPr>
        <w:pStyle w:val="BodyText"/>
        <w:rPr>
          <w:rFonts w:ascii="Arial" w:hAnsi="Arial" w:cs="Arial"/>
          <w:b/>
          <w:bCs/>
        </w:rPr>
      </w:pPr>
      <w:r w:rsidRPr="0089691F">
        <w:t xml:space="preserve">Some </w:t>
      </w:r>
      <w:r w:rsidR="00044757" w:rsidRPr="0089691F">
        <w:t>i</w:t>
      </w:r>
      <w:r w:rsidRPr="0089691F">
        <w:t xml:space="preserve">maging </w:t>
      </w:r>
      <w:r w:rsidR="00044757" w:rsidRPr="0089691F">
        <w:t>s</w:t>
      </w:r>
      <w:r w:rsidRPr="0089691F">
        <w:t xml:space="preserve">ources may </w:t>
      </w:r>
      <w:r w:rsidR="00044757" w:rsidRPr="0089691F">
        <w:t xml:space="preserve">provide </w:t>
      </w:r>
      <w:r w:rsidRPr="0089691F">
        <w:t xml:space="preserve">remote viewers that can be launched. This is intended to allow image access to </w:t>
      </w:r>
      <w:r w:rsidR="00044757" w:rsidRPr="0089691F">
        <w:t xml:space="preserve">imaging </w:t>
      </w:r>
      <w:r w:rsidRPr="0089691F">
        <w:t>consumers that are unable to process DICOM instances but have an off</w:t>
      </w:r>
      <w:r w:rsidR="00044757" w:rsidRPr="0089691F">
        <w:t>-</w:t>
      </w:r>
      <w:r w:rsidRPr="0089691F">
        <w:t>the</w:t>
      </w:r>
      <w:r w:rsidR="00044757" w:rsidRPr="0089691F">
        <w:t>-</w:t>
      </w:r>
      <w:r w:rsidRPr="0089691F">
        <w:t xml:space="preserve">shelf browser. The </w:t>
      </w:r>
      <w:r w:rsidR="00810A2D" w:rsidRPr="0089691F">
        <w:t>C</w:t>
      </w:r>
      <w:r w:rsidRPr="0089691F">
        <w:t xml:space="preserve">ontent </w:t>
      </w:r>
      <w:r w:rsidR="00810A2D" w:rsidRPr="0089691F">
        <w:t>C</w:t>
      </w:r>
      <w:r w:rsidRPr="0089691F">
        <w:t xml:space="preserve">reator needs to be aware of this viewer and signals its </w:t>
      </w:r>
      <w:r w:rsidR="00810A2D" w:rsidRPr="0089691F">
        <w:t>availability</w:t>
      </w:r>
      <w:r w:rsidRPr="0089691F">
        <w:t xml:space="preserve"> by including a</w:t>
      </w:r>
      <w:r w:rsidR="00810A2D" w:rsidRPr="0089691F">
        <w:t xml:space="preserve"> complete URL in an imaging study manifest.</w:t>
      </w:r>
    </w:p>
    <w:p w14:paraId="7711A5D5" w14:textId="169D89BE" w:rsidR="00293672" w:rsidRPr="0089691F" w:rsidRDefault="00293672" w:rsidP="009C5A30">
      <w:pPr>
        <w:pStyle w:val="BodyText"/>
      </w:pPr>
      <w:r w:rsidRPr="0089691F">
        <w:t xml:space="preserve">An Imaging Document Consumer may invoke or launch an image display viewer on a remote </w:t>
      </w:r>
      <w:r w:rsidRPr="0089691F">
        <w:lastRenderedPageBreak/>
        <w:t xml:space="preserve">server, using </w:t>
      </w:r>
      <w:r w:rsidR="00044757" w:rsidRPr="0089691F">
        <w:t>the</w:t>
      </w:r>
      <w:r w:rsidRPr="0089691F">
        <w:t xml:space="preserve"> complete URL</w:t>
      </w:r>
      <w:r w:rsidR="00810A2D" w:rsidRPr="0089691F">
        <w:t>, to view the imaging study associated with the corresponding imaging study manifest</w:t>
      </w:r>
      <w:r w:rsidRPr="0089691F">
        <w:t xml:space="preserve">. </w:t>
      </w:r>
    </w:p>
    <w:p w14:paraId="7B13E066" w14:textId="77A55943" w:rsidR="00293672" w:rsidRPr="0089691F" w:rsidRDefault="00293672" w:rsidP="009C5A30">
      <w:pPr>
        <w:pStyle w:val="BodyText"/>
      </w:pPr>
      <w:r w:rsidRPr="0089691F">
        <w:t xml:space="preserve">The structure and content of the complete URL (in both </w:t>
      </w:r>
      <w:r w:rsidR="000F75E5" w:rsidRPr="0089691F">
        <w:t xml:space="preserve">imaging study </w:t>
      </w:r>
      <w:r w:rsidRPr="0089691F">
        <w:t xml:space="preserve">manifest formats) is not constrained by this Profile. This is intended to offer the flexibility to support a variety of remote image display implementations. The use of </w:t>
      </w:r>
      <w:r w:rsidR="002E2670" w:rsidRPr="0089691F">
        <w:t xml:space="preserve">a </w:t>
      </w:r>
      <w:r w:rsidRPr="0089691F">
        <w:t xml:space="preserve">URL </w:t>
      </w:r>
      <w:r w:rsidR="002E2670" w:rsidRPr="0089691F">
        <w:t xml:space="preserve">as </w:t>
      </w:r>
      <w:r w:rsidRPr="0089691F">
        <w:t>specified by the Invoke Image Display (IID Profile – See RAD TF-1: 35) is recommended (</w:t>
      </w:r>
      <w:r w:rsidR="0023045E" w:rsidRPr="0089691F">
        <w:t>s</w:t>
      </w:r>
      <w:r w:rsidRPr="0089691F">
        <w:t xml:space="preserve">ee </w:t>
      </w:r>
      <w:r w:rsidR="00326247" w:rsidRPr="0089691F">
        <w:t xml:space="preserve">Section </w:t>
      </w:r>
      <w:r w:rsidRPr="0089691F">
        <w:t>X.6).</w:t>
      </w:r>
    </w:p>
    <w:p w14:paraId="4494AB5B" w14:textId="5FF0FDC8" w:rsidR="00293672" w:rsidRPr="0089691F" w:rsidRDefault="00293672" w:rsidP="009C5A30">
      <w:pPr>
        <w:pStyle w:val="BodyText"/>
      </w:pPr>
      <w:r w:rsidRPr="0089691F">
        <w:t xml:space="preserve">The URL is intended to invoke the remote image display for the viewing of the Study to which the imaging study manifest corresponds (Study Instance UID). </w:t>
      </w:r>
    </w:p>
    <w:p w14:paraId="739E8279" w14:textId="5F653A51" w:rsidR="003C1CA5" w:rsidRPr="0089691F" w:rsidRDefault="003C1CA5" w:rsidP="003C1CA5">
      <w:pPr>
        <w:pStyle w:val="BodyText"/>
      </w:pPr>
      <w:r w:rsidRPr="0089691F">
        <w:t>It is the responsibility of the server that hosts the image display application to control and perform an audit trail of the access to images. Both access control and audit trail specifications are outside the scope of the MADO Profile (</w:t>
      </w:r>
      <w:ins w:id="353" w:author="Mary Jungers" w:date="2026-07-29T19:49:00Z" w16du:dateUtc="2026-07-30T00:49:00Z">
        <w:r w:rsidR="00C76FD1" w:rsidRPr="0089691F">
          <w:t>s</w:t>
        </w:r>
      </w:ins>
      <w:del w:id="354" w:author="Mary Jungers" w:date="2026-07-29T19:49:00Z" w16du:dateUtc="2026-07-30T00:49:00Z">
        <w:r w:rsidRPr="0089691F" w:rsidDel="00C76FD1">
          <w:delText>S</w:delText>
        </w:r>
      </w:del>
      <w:r w:rsidRPr="0089691F">
        <w:t>ee further discussion in Section X.5 Security Considerations).</w:t>
      </w:r>
    </w:p>
    <w:p w14:paraId="230049BB" w14:textId="27A980F9" w:rsidR="003C1CA5" w:rsidRPr="0089691F" w:rsidRDefault="003C1CA5" w:rsidP="003C1CA5">
      <w:pPr>
        <w:pStyle w:val="BodyText"/>
      </w:pPr>
      <w:r w:rsidRPr="0089691F">
        <w:t>It is the responsibility of the Content Creator creating Imaging Manifests to include a Display URL for a server able to display all instances identified in the imaging manifest</w:t>
      </w:r>
      <w:r w:rsidR="0089691F">
        <w:t xml:space="preserve">. </w:t>
      </w:r>
      <w:r w:rsidRPr="0089691F">
        <w:t>If instances in the manifest are distributed across multiple sources and a single viewer is not capable to display all of them, then the content creator will not include such a Display URL.</w:t>
      </w:r>
    </w:p>
    <w:p w14:paraId="23D2CDE7" w14:textId="5D194274" w:rsidR="00C71B0E" w:rsidRPr="0089691F" w:rsidRDefault="003C1CA5" w:rsidP="003C1CA5">
      <w:pPr>
        <w:pStyle w:val="BodyText"/>
      </w:pPr>
      <w:r w:rsidRPr="0089691F">
        <w:t>Imaging Document Consumers should understand that the longevity and reachability of Display URI and Retrieve URL conveyed in the manifest may be affected by such factors as infrastructure changes, proxy configurations, TLS certificate rotation, and access control policies. This profile does not provide explicit guidance on URL lifecycle management. Note that use of the Retrieve Location UID (0040,E011) as a unique identifier of the source may be an alternative for deriving the destination URL when the URL stability cannot be guaranteed.</w:t>
      </w:r>
    </w:p>
    <w:p w14:paraId="47F4C2CC" w14:textId="77777777" w:rsidR="004C29F1" w:rsidRPr="0089691F" w:rsidRDefault="0014233D" w:rsidP="00213FA6">
      <w:pPr>
        <w:pStyle w:val="Heading3"/>
        <w:keepNext w:val="0"/>
        <w:numPr>
          <w:ilvl w:val="0"/>
          <w:numId w:val="0"/>
        </w:numPr>
        <w:rPr>
          <w:noProof w:val="0"/>
        </w:rPr>
      </w:pPr>
      <w:bookmarkStart w:id="355" w:name="_Toc236254864"/>
      <w:r w:rsidRPr="0089691F">
        <w:rPr>
          <w:noProof w:val="0"/>
        </w:rPr>
        <w:t>X.4.2 Use Cases</w:t>
      </w:r>
      <w:bookmarkEnd w:id="355"/>
    </w:p>
    <w:p w14:paraId="13E1DEFC" w14:textId="77777777" w:rsidR="004C29F1" w:rsidRPr="0089691F" w:rsidRDefault="0014233D" w:rsidP="00213FA6">
      <w:pPr>
        <w:pStyle w:val="Heading4"/>
        <w:rPr>
          <w:noProof w:val="0"/>
        </w:rPr>
      </w:pPr>
      <w:r w:rsidRPr="0089691F">
        <w:rPr>
          <w:noProof w:val="0"/>
        </w:rPr>
        <w:t>X.4.2.1 Use Case #1: DICOM Instances Retrieval</w:t>
      </w:r>
    </w:p>
    <w:p w14:paraId="5B3418FA" w14:textId="77777777" w:rsidR="004C29F1" w:rsidRPr="0089691F" w:rsidRDefault="0014233D">
      <w:pPr>
        <w:pStyle w:val="Heading5"/>
        <w:rPr>
          <w:noProof w:val="0"/>
        </w:rPr>
      </w:pPr>
      <w:r w:rsidRPr="0089691F">
        <w:rPr>
          <w:noProof w:val="0"/>
        </w:rPr>
        <w:t>X.4.2.1.1 DICOM Instances Retrieval Use Case Description</w:t>
      </w:r>
    </w:p>
    <w:p w14:paraId="78AF07D5" w14:textId="77777777" w:rsidR="004C29F1" w:rsidRPr="0089691F" w:rsidRDefault="0014233D" w:rsidP="00F365BA">
      <w:pPr>
        <w:pStyle w:val="BodyText"/>
      </w:pPr>
      <w:bookmarkStart w:id="356" w:name="_heading=h.9eh286lc24i3" w:colFirst="0" w:colLast="0"/>
      <w:bookmarkEnd w:id="356"/>
      <w:r w:rsidRPr="0089691F">
        <w:t>This use case focuses on the retrieve of the DICOM encoded instances which can be displayed or processed.</w:t>
      </w:r>
    </w:p>
    <w:p w14:paraId="50BF6D3A" w14:textId="0C928A81" w:rsidR="007015A6" w:rsidRPr="0089691F" w:rsidRDefault="007015A6" w:rsidP="007015A6">
      <w:pPr>
        <w:pStyle w:val="ListBullet2"/>
      </w:pPr>
      <w:r w:rsidRPr="0089691F">
        <w:t xml:space="preserve">The application (e.g., Electronic Patient Record, PACS) presents the descriptive information of the study content to the clinician, as available in the selected </w:t>
      </w:r>
      <w:r w:rsidR="000F75E5" w:rsidRPr="0089691F">
        <w:t>i</w:t>
      </w:r>
      <w:r w:rsidRPr="0089691F">
        <w:t xml:space="preserve">maging </w:t>
      </w:r>
      <w:r w:rsidR="000F75E5" w:rsidRPr="0089691F">
        <w:t>s</w:t>
      </w:r>
      <w:r w:rsidRPr="0089691F">
        <w:t xml:space="preserve">tudy </w:t>
      </w:r>
      <w:r w:rsidR="000F75E5" w:rsidRPr="0089691F">
        <w:t>m</w:t>
      </w:r>
      <w:r w:rsidRPr="0089691F">
        <w:t>anifest.</w:t>
      </w:r>
    </w:p>
    <w:p w14:paraId="5ACE313F" w14:textId="77777777" w:rsidR="007015A6" w:rsidRPr="0089691F" w:rsidRDefault="007015A6" w:rsidP="007015A6">
      <w:pPr>
        <w:pStyle w:val="ListBullet2"/>
      </w:pPr>
      <w:r w:rsidRPr="0089691F">
        <w:t>From this descriptive information, the clinician selects one or more series of images or specific images of interest and requests their retrieval.</w:t>
      </w:r>
    </w:p>
    <w:p w14:paraId="33441C4C" w14:textId="35D36C06" w:rsidR="007015A6" w:rsidRPr="0089691F" w:rsidRDefault="007015A6" w:rsidP="007015A6">
      <w:pPr>
        <w:pStyle w:val="ListBullet2"/>
      </w:pPr>
      <w:r w:rsidRPr="0089691F">
        <w:t xml:space="preserve">The images are retrieved from the system where they are stored (PACS, VNA) using the location identified in the </w:t>
      </w:r>
      <w:r w:rsidR="000F75E5" w:rsidRPr="0089691F">
        <w:t>i</w:t>
      </w:r>
      <w:r w:rsidRPr="0089691F">
        <w:t xml:space="preserve">maging </w:t>
      </w:r>
      <w:r w:rsidR="000F75E5" w:rsidRPr="0089691F">
        <w:t>s</w:t>
      </w:r>
      <w:r w:rsidRPr="0089691F">
        <w:t xml:space="preserve">tudy </w:t>
      </w:r>
      <w:r w:rsidR="000F75E5" w:rsidRPr="0089691F">
        <w:t>m</w:t>
      </w:r>
      <w:r w:rsidRPr="0089691F">
        <w:t>anifest</w:t>
      </w:r>
      <w:r w:rsidR="00E55AC6" w:rsidRPr="0089691F">
        <w:t>. The system is</w:t>
      </w:r>
      <w:r w:rsidRPr="0089691F">
        <w:t xml:space="preserve"> acting as an Imaging Document Source. </w:t>
      </w:r>
    </w:p>
    <w:p w14:paraId="56FE645A" w14:textId="77777777" w:rsidR="007015A6" w:rsidRPr="0089691F" w:rsidRDefault="007015A6" w:rsidP="007015A6">
      <w:pPr>
        <w:pStyle w:val="ListBullet2"/>
      </w:pPr>
      <w:r w:rsidRPr="0089691F">
        <w:lastRenderedPageBreak/>
        <w:t>These images may be displayed to the clinician, processed by an application or imported into a local PACS.</w:t>
      </w:r>
    </w:p>
    <w:p w14:paraId="3ED59643" w14:textId="77777777" w:rsidR="004C29F1" w:rsidRPr="0089691F" w:rsidRDefault="004C29F1">
      <w:pPr>
        <w:pBdr>
          <w:top w:val="nil"/>
          <w:left w:val="nil"/>
          <w:bottom w:val="nil"/>
          <w:right w:val="nil"/>
          <w:between w:val="nil"/>
        </w:pBdr>
      </w:pPr>
    </w:p>
    <w:p w14:paraId="22F25BE3" w14:textId="77777777" w:rsidR="004C29F1" w:rsidRPr="0089691F" w:rsidRDefault="0014233D">
      <w:pPr>
        <w:pStyle w:val="Heading5"/>
        <w:rPr>
          <w:noProof w:val="0"/>
        </w:rPr>
      </w:pPr>
      <w:r w:rsidRPr="0089691F">
        <w:rPr>
          <w:noProof w:val="0"/>
        </w:rPr>
        <w:t>X.4.2.1.2 Instance Retrieval Process Flow</w:t>
      </w:r>
    </w:p>
    <w:p w14:paraId="46BBDB3F" w14:textId="44E85E04" w:rsidR="004C29F1" w:rsidRPr="0089691F" w:rsidRDefault="007015A6" w:rsidP="009C5A30">
      <w:pPr>
        <w:pStyle w:val="BodyText"/>
        <w:jc w:val="center"/>
      </w:pPr>
      <w:r w:rsidRPr="0089691F">
        <w:drawing>
          <wp:inline distT="0" distB="0" distL="0" distR="0" wp14:anchorId="7156C3CA" wp14:editId="62792376">
            <wp:extent cx="4450433" cy="3606705"/>
            <wp:effectExtent l="0" t="0" r="7620" b="0"/>
            <wp:docPr id="172059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913" name="Picture 17205913"/>
                    <pic:cNvPicPr/>
                  </pic:nvPicPr>
                  <pic:blipFill>
                    <a:blip r:embed="rId32">
                      <a:extLst>
                        <a:ext uri="{28A0092B-C50C-407E-A947-70E740481C1C}">
                          <a14:useLocalDpi xmlns:a14="http://schemas.microsoft.com/office/drawing/2010/main" val="0"/>
                        </a:ext>
                      </a:extLst>
                    </a:blip>
                    <a:stretch>
                      <a:fillRect/>
                    </a:stretch>
                  </pic:blipFill>
                  <pic:spPr>
                    <a:xfrm>
                      <a:off x="0" y="0"/>
                      <a:ext cx="4513458" cy="3657782"/>
                    </a:xfrm>
                    <a:prstGeom prst="rect">
                      <a:avLst/>
                    </a:prstGeom>
                  </pic:spPr>
                </pic:pic>
              </a:graphicData>
            </a:graphic>
          </wp:inline>
        </w:drawing>
      </w:r>
    </w:p>
    <w:p w14:paraId="2FD6DA2D" w14:textId="5E7352F4" w:rsidR="004C29F1" w:rsidRPr="0089691F" w:rsidRDefault="0014233D" w:rsidP="00213FA6">
      <w:pPr>
        <w:pStyle w:val="FigureTitle"/>
        <w:rPr>
          <w:rFonts w:eastAsia="Arial"/>
        </w:rPr>
      </w:pPr>
      <w:r w:rsidRPr="0089691F">
        <w:rPr>
          <w:rFonts w:eastAsia="Arial"/>
        </w:rPr>
        <w:t>Figure X.4.2.</w:t>
      </w:r>
      <w:r w:rsidR="00050216" w:rsidRPr="0089691F">
        <w:rPr>
          <w:rFonts w:eastAsia="Arial"/>
        </w:rPr>
        <w:t>1.</w:t>
      </w:r>
      <w:r w:rsidRPr="0089691F">
        <w:rPr>
          <w:rFonts w:eastAsia="Arial"/>
        </w:rPr>
        <w:t>2-1: Basic Process Flow in MADO Profile</w:t>
      </w:r>
    </w:p>
    <w:p w14:paraId="607CC577" w14:textId="2DF2166D" w:rsidR="004C29F1" w:rsidRPr="0089691F" w:rsidDel="00C76FD1" w:rsidRDefault="0014233D" w:rsidP="00213FA6">
      <w:pPr>
        <w:pStyle w:val="BodyText"/>
        <w:rPr>
          <w:del w:id="357" w:author="Mary Jungers" w:date="2026-07-29T19:49:00Z" w16du:dateUtc="2026-07-30T00:49:00Z"/>
        </w:rPr>
      </w:pPr>
      <w:r w:rsidRPr="0089691F">
        <w:t>The text in Figure X.4.2</w:t>
      </w:r>
      <w:r w:rsidR="00050216" w:rsidRPr="0089691F">
        <w:t>.1</w:t>
      </w:r>
      <w:r w:rsidRPr="0089691F">
        <w:t>.2-2 was used to generate the diagram in Figure X.4.2.</w:t>
      </w:r>
      <w:r w:rsidR="00050216" w:rsidRPr="0089691F">
        <w:t>1.</w:t>
      </w:r>
      <w:r w:rsidRPr="0089691F">
        <w:t>2-1. Readers will generally find the diagram more informative. The text is included here to facilitate editing.</w:t>
      </w:r>
    </w:p>
    <w:p w14:paraId="27AE891E" w14:textId="2C80FADA" w:rsidR="00F365BA" w:rsidRPr="0089691F" w:rsidDel="00C76FD1" w:rsidRDefault="00F365BA" w:rsidP="00213FA6">
      <w:pPr>
        <w:pStyle w:val="BodyText"/>
        <w:rPr>
          <w:del w:id="358" w:author="Mary Jungers" w:date="2026-07-29T19:49:00Z" w16du:dateUtc="2026-07-30T00:49:00Z"/>
        </w:rPr>
      </w:pPr>
    </w:p>
    <w:p w14:paraId="7942BAD6" w14:textId="6463BCDD" w:rsidR="00F365BA" w:rsidRPr="0089691F" w:rsidDel="00C76FD1" w:rsidRDefault="00F365BA" w:rsidP="00213FA6">
      <w:pPr>
        <w:pStyle w:val="BodyText"/>
        <w:rPr>
          <w:del w:id="359" w:author="Mary Jungers" w:date="2026-07-29T19:49:00Z" w16du:dateUtc="2026-07-30T00:49:00Z"/>
        </w:rPr>
      </w:pPr>
    </w:p>
    <w:p w14:paraId="210760A9" w14:textId="5E8E9629" w:rsidR="00F365BA" w:rsidRPr="0089691F" w:rsidDel="00C76FD1" w:rsidRDefault="00F365BA" w:rsidP="00213FA6">
      <w:pPr>
        <w:pStyle w:val="BodyText"/>
        <w:rPr>
          <w:del w:id="360" w:author="Mary Jungers" w:date="2026-07-29T19:49:00Z" w16du:dateUtc="2026-07-30T00:49:00Z"/>
        </w:rPr>
      </w:pPr>
    </w:p>
    <w:p w14:paraId="731417B4" w14:textId="77777777" w:rsidR="00F365BA" w:rsidRPr="0089691F" w:rsidRDefault="00F365BA" w:rsidP="00213FA6">
      <w:pPr>
        <w:pStyle w:val="BodyText"/>
      </w:pPr>
    </w:p>
    <w:p w14:paraId="7E06A8D8" w14:textId="77777777" w:rsidR="00F365BA" w:rsidRPr="0089691F" w:rsidRDefault="00F365BA" w:rsidP="00213FA6">
      <w:pPr>
        <w:pStyle w:val="BodyText"/>
      </w:pPr>
    </w:p>
    <w:p w14:paraId="4FCD9453" w14:textId="77777777" w:rsidR="00F365BA" w:rsidRPr="0089691F" w:rsidRDefault="00F365BA" w:rsidP="00213FA6">
      <w:pPr>
        <w:pStyle w:val="BodyText"/>
      </w:pPr>
    </w:p>
    <w:p w14:paraId="646EC151" w14:textId="77777777" w:rsidR="00F365BA" w:rsidRPr="0089691F" w:rsidRDefault="00F365BA" w:rsidP="00213FA6">
      <w:pPr>
        <w:pStyle w:val="BodyText"/>
      </w:pPr>
    </w:p>
    <w:p w14:paraId="2CD67F63" w14:textId="77777777" w:rsidR="00F365BA" w:rsidRPr="0089691F" w:rsidRDefault="00F365BA" w:rsidP="00213FA6">
      <w:pPr>
        <w:pStyle w:val="BodyText"/>
      </w:pPr>
    </w:p>
    <w:p w14:paraId="6E1B2D06" w14:textId="77777777" w:rsidR="00F365BA" w:rsidRPr="0089691F" w:rsidRDefault="00F365BA" w:rsidP="00213FA6">
      <w:pPr>
        <w:pStyle w:val="BodyText"/>
      </w:pPr>
    </w:p>
    <w:p w14:paraId="5DA80655" w14:textId="77777777" w:rsidR="00F365BA" w:rsidRPr="0089691F" w:rsidRDefault="00F365BA" w:rsidP="00213FA6">
      <w:pPr>
        <w:pStyle w:val="BodyText"/>
      </w:pPr>
    </w:p>
    <w:p w14:paraId="21060B0E" w14:textId="77777777" w:rsidR="00F365BA" w:rsidRPr="0089691F" w:rsidRDefault="00F365BA" w:rsidP="00213FA6">
      <w:pPr>
        <w:pStyle w:val="BodyText"/>
      </w:pPr>
    </w:p>
    <w:p w14:paraId="2DB04D42" w14:textId="77777777" w:rsidR="004C29F1" w:rsidRPr="0089691F" w:rsidRDefault="004C29F1">
      <w:pPr>
        <w:pBdr>
          <w:top w:val="nil"/>
          <w:left w:val="nil"/>
          <w:bottom w:val="nil"/>
          <w:right w:val="nil"/>
          <w:between w:val="nil"/>
        </w:pBdr>
        <w:rPr>
          <w:color w:val="000000"/>
        </w:rPr>
      </w:pPr>
      <w:bookmarkStart w:id="361" w:name="_heading=h.cas0dubp1wv8" w:colFirst="0" w:colLast="0"/>
      <w:bookmarkEnd w:id="361"/>
    </w:p>
    <w:p w14:paraId="36D3DBAE" w14:textId="77777777" w:rsidR="007015A6" w:rsidRPr="0089691F" w:rsidRDefault="0014233D"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lastRenderedPageBreak/>
        <w:t>@startuml</w:t>
      </w:r>
      <w:r w:rsidR="007015A6" w:rsidRPr="0089691F">
        <w:rPr>
          <w:rFonts w:ascii="Courier New" w:eastAsia="Courier New" w:hAnsi="Courier New" w:cs="Courier New"/>
          <w:color w:val="000000"/>
          <w:sz w:val="18"/>
          <w:szCs w:val="18"/>
        </w:rPr>
        <w:t xml:space="preserve"> Basic Process Flow in MADO </w:t>
      </w:r>
    </w:p>
    <w:p w14:paraId="789F7B73"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participant "Imaging Document Consumer" as IDC   </w:t>
      </w:r>
    </w:p>
    <w:p w14:paraId="194FD16F"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participant "Imaging Document Source" as IDS </w:t>
      </w:r>
    </w:p>
    <w:p w14:paraId="26223D1B"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 Get and Select study/series/instance uids == </w:t>
      </w:r>
    </w:p>
    <w:p w14:paraId="0A8F0DFA"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IDC-&gt;IDC: //Access Imaging Study Manifest// </w:t>
      </w:r>
    </w:p>
    <w:p w14:paraId="2D17E924"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alt study level </w:t>
      </w:r>
    </w:p>
    <w:p w14:paraId="0957E233"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IDC-&gt;IDC: Select Study references </w:t>
      </w:r>
    </w:p>
    <w:p w14:paraId="0B8D6305"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else series level </w:t>
      </w:r>
    </w:p>
    <w:p w14:paraId="4A1C7BE6"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IDC-&gt;IDC: Select Series references </w:t>
      </w:r>
    </w:p>
    <w:p w14:paraId="41CA1287"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else instance level </w:t>
      </w:r>
    </w:p>
    <w:p w14:paraId="00359512"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IDC-&gt;IDC: Select Image references </w:t>
      </w:r>
    </w:p>
    <w:p w14:paraId="22A486B8"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end </w:t>
      </w:r>
    </w:p>
    <w:p w14:paraId="1CD0F6A5"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 Get Instances ==  </w:t>
      </w:r>
    </w:p>
    <w:p w14:paraId="1792E9D7"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IDC-&gt;IDS: WADO-RS Retrieve [RAD-107] for study/series/instances </w:t>
      </w:r>
    </w:p>
    <w:p w14:paraId="7A21A509"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activate IDS  </w:t>
      </w:r>
    </w:p>
    <w:p w14:paraId="77C5327E"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IDS--&gt;IDC: Return instances</w:t>
      </w:r>
    </w:p>
    <w:p w14:paraId="632EFF16"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IDC-&gt;IDC: //Process instances //   </w:t>
      </w:r>
    </w:p>
    <w:p w14:paraId="1CFCDDD0" w14:textId="77777777" w:rsidR="007015A6"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deactivate IDS </w:t>
      </w:r>
    </w:p>
    <w:p w14:paraId="2ADBB616" w14:textId="07C96BF6" w:rsidR="004C29F1" w:rsidRPr="0089691F" w:rsidRDefault="007015A6" w:rsidP="007015A6">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@enduml</w:t>
      </w:r>
    </w:p>
    <w:p w14:paraId="49E532E6" w14:textId="678BC708" w:rsidR="004C29F1" w:rsidRPr="0089691F" w:rsidRDefault="0014233D" w:rsidP="00213FA6">
      <w:pPr>
        <w:pStyle w:val="FigureTitle"/>
        <w:rPr>
          <w:rFonts w:eastAsia="Arial"/>
        </w:rPr>
      </w:pPr>
      <w:r w:rsidRPr="0089691F">
        <w:rPr>
          <w:rFonts w:eastAsia="Arial"/>
        </w:rPr>
        <w:t>Figure X.4.2.</w:t>
      </w:r>
      <w:r w:rsidR="00050216" w:rsidRPr="0089691F">
        <w:rPr>
          <w:rFonts w:eastAsia="Arial"/>
        </w:rPr>
        <w:t>1.</w:t>
      </w:r>
      <w:r w:rsidRPr="0089691F">
        <w:rPr>
          <w:rFonts w:eastAsia="Arial"/>
        </w:rPr>
        <w:t>2-2: Basic Process Flow in MADO Profile Pseudocode</w:t>
      </w:r>
    </w:p>
    <w:p w14:paraId="08AC94D3" w14:textId="77777777" w:rsidR="004C29F1" w:rsidRPr="0089691F" w:rsidRDefault="0014233D">
      <w:pPr>
        <w:pStyle w:val="Heading4"/>
        <w:rPr>
          <w:noProof w:val="0"/>
        </w:rPr>
      </w:pPr>
      <w:r w:rsidRPr="0089691F">
        <w:rPr>
          <w:noProof w:val="0"/>
        </w:rPr>
        <w:t>X.4.2.2 Use Case #2: Key DICOM Instances Retrieval</w:t>
      </w:r>
    </w:p>
    <w:p w14:paraId="5FD62902" w14:textId="77777777" w:rsidR="004C29F1" w:rsidRPr="0089691F" w:rsidRDefault="0014233D">
      <w:pPr>
        <w:pStyle w:val="Heading5"/>
        <w:rPr>
          <w:noProof w:val="0"/>
        </w:rPr>
      </w:pPr>
      <w:r w:rsidRPr="0089691F">
        <w:rPr>
          <w:noProof w:val="0"/>
        </w:rPr>
        <w:t>X.4.2.2.1 Key Instances Retrieval Use Case Description</w:t>
      </w:r>
    </w:p>
    <w:p w14:paraId="35F02112" w14:textId="5C0F271D" w:rsidR="004C29F1" w:rsidRPr="0089691F" w:rsidRDefault="0014233D" w:rsidP="00213FA6">
      <w:pPr>
        <w:pStyle w:val="BodyText"/>
      </w:pPr>
      <w:r w:rsidRPr="0089691F">
        <w:t xml:space="preserve">This use case focuses on the retrieve of the DICOM encoded instances that are flagged as key images, which can be displayed or processed. This </w:t>
      </w:r>
      <w:del w:id="362" w:author="Mary Jungers" w:date="2026-07-29T19:51:00Z" w16du:dateUtc="2026-07-30T00:51:00Z">
        <w:r w:rsidRPr="0089691F" w:rsidDel="00C76FD1">
          <w:delText>avoids to</w:delText>
        </w:r>
      </w:del>
      <w:ins w:id="363" w:author="Mary Jungers" w:date="2026-07-29T19:51:00Z" w16du:dateUtc="2026-07-30T00:51:00Z">
        <w:r w:rsidR="00C76FD1" w:rsidRPr="0089691F">
          <w:t>avoids</w:t>
        </w:r>
      </w:ins>
      <w:r w:rsidRPr="0089691F">
        <w:t xml:space="preserve"> selectively retriev</w:t>
      </w:r>
      <w:ins w:id="364" w:author="Mary Jungers" w:date="2026-07-29T19:51:00Z" w16du:dateUtc="2026-07-30T00:51:00Z">
        <w:r w:rsidR="00C76FD1" w:rsidRPr="0089691F">
          <w:t>ing</w:t>
        </w:r>
      </w:ins>
      <w:del w:id="365" w:author="Mary Jungers" w:date="2026-07-29T19:51:00Z" w16du:dateUtc="2026-07-30T00:51:00Z">
        <w:r w:rsidRPr="0089691F" w:rsidDel="00C76FD1">
          <w:delText xml:space="preserve">e </w:delText>
        </w:r>
      </w:del>
      <w:ins w:id="366" w:author="Mary Jungers" w:date="2026-07-29T19:51:00Z" w16du:dateUtc="2026-07-30T00:51:00Z">
        <w:r w:rsidR="00C76FD1" w:rsidRPr="0089691F">
          <w:t xml:space="preserve"> </w:t>
        </w:r>
      </w:ins>
      <w:r w:rsidRPr="0089691F">
        <w:t>all DICOM Key Object Selection instances to identify which images have been flagged as key by one or more Key Image Note (IHE KIN Profile, See RAD TF-1: 8).</w:t>
      </w:r>
    </w:p>
    <w:p w14:paraId="3FF814CF" w14:textId="77777777" w:rsidR="00F1101A" w:rsidRPr="0089691F" w:rsidRDefault="00F1101A" w:rsidP="00F1101A">
      <w:pPr>
        <w:pStyle w:val="ListBullet2"/>
      </w:pPr>
      <w:r w:rsidRPr="0089691F">
        <w:t>This use case starts the same as Use Case #1: DICOM Instances Retrieval.</w:t>
      </w:r>
    </w:p>
    <w:p w14:paraId="2B431BFF" w14:textId="0AF0B5A1" w:rsidR="00F1101A" w:rsidRPr="0089691F" w:rsidRDefault="00F1101A" w:rsidP="00F1101A">
      <w:pPr>
        <w:pStyle w:val="ListBullet2"/>
      </w:pPr>
      <w:r w:rsidRPr="0089691F">
        <w:t xml:space="preserve">The </w:t>
      </w:r>
      <w:r w:rsidR="000F75E5" w:rsidRPr="0089691F">
        <w:t xml:space="preserve">imaging study </w:t>
      </w:r>
      <w:r w:rsidRPr="0089691F">
        <w:t>manifest indicates that some images in the imaging study have been flagged by the acquiring radiologist (in a K</w:t>
      </w:r>
      <w:r w:rsidR="00E55AC6" w:rsidRPr="0089691F">
        <w:t xml:space="preserve">ey </w:t>
      </w:r>
      <w:r w:rsidRPr="0089691F">
        <w:t>O</w:t>
      </w:r>
      <w:r w:rsidR="00E55AC6" w:rsidRPr="0089691F">
        <w:t xml:space="preserve">bject </w:t>
      </w:r>
      <w:r w:rsidRPr="0089691F">
        <w:t>S</w:t>
      </w:r>
      <w:r w:rsidR="00E55AC6" w:rsidRPr="0089691F">
        <w:t>election or KOS</w:t>
      </w:r>
      <w:r w:rsidRPr="0089691F">
        <w:t>) as being of significant interest expressed by a code (e.g., “Of Interest”, “For Surgery”, “For Referring Provider”) and optionally with a free format comment (e.g., “Tumor visible near the spine”).</w:t>
      </w:r>
    </w:p>
    <w:p w14:paraId="4895D476" w14:textId="12CE80B6" w:rsidR="00F1101A" w:rsidRPr="0089691F" w:rsidRDefault="00E55AC6" w:rsidP="00F1101A">
      <w:pPr>
        <w:pStyle w:val="ListBullet2"/>
      </w:pPr>
      <w:r w:rsidRPr="0089691F">
        <w:t>Based on the above information, t</w:t>
      </w:r>
      <w:r w:rsidR="00F1101A" w:rsidRPr="0089691F">
        <w:t xml:space="preserve">he clinician requests that only those images </w:t>
      </w:r>
      <w:r w:rsidRPr="0089691F">
        <w:t xml:space="preserve">flagged as significant by one or more KOS object(s) </w:t>
      </w:r>
      <w:r w:rsidR="00F1101A" w:rsidRPr="0089691F">
        <w:t>be retrieved.</w:t>
      </w:r>
    </w:p>
    <w:p w14:paraId="37049001" w14:textId="78A17457" w:rsidR="00F1101A" w:rsidRPr="0089691F" w:rsidRDefault="00F1101A" w:rsidP="00F1101A">
      <w:pPr>
        <w:pStyle w:val="ListBullet2"/>
      </w:pPr>
      <w:r w:rsidRPr="0089691F">
        <w:t xml:space="preserve">The application retrieves the selected KOS and then the images from the system where they are stored (PACS, VNA) using the location identified in the </w:t>
      </w:r>
      <w:r w:rsidR="000F75E5" w:rsidRPr="0089691F">
        <w:t>i</w:t>
      </w:r>
      <w:r w:rsidRPr="0089691F">
        <w:t xml:space="preserve">maging </w:t>
      </w:r>
      <w:r w:rsidR="000F75E5" w:rsidRPr="0089691F">
        <w:t>s</w:t>
      </w:r>
      <w:r w:rsidRPr="0089691F">
        <w:t xml:space="preserve">tudy </w:t>
      </w:r>
      <w:r w:rsidR="000F75E5" w:rsidRPr="0089691F">
        <w:t>m</w:t>
      </w:r>
      <w:r w:rsidRPr="0089691F">
        <w:t xml:space="preserve">anifest. </w:t>
      </w:r>
    </w:p>
    <w:p w14:paraId="451547BC" w14:textId="77777777" w:rsidR="00F1101A" w:rsidRPr="0089691F" w:rsidRDefault="00F1101A" w:rsidP="00F1101A">
      <w:pPr>
        <w:pStyle w:val="ListBullet2"/>
      </w:pPr>
      <w:r w:rsidRPr="0089691F">
        <w:t>The application displays the images to the clinician or processes them.</w:t>
      </w:r>
    </w:p>
    <w:p w14:paraId="40897400" w14:textId="77777777" w:rsidR="004C29F1" w:rsidRPr="0089691F" w:rsidRDefault="0014233D">
      <w:pPr>
        <w:pStyle w:val="Heading5"/>
        <w:rPr>
          <w:noProof w:val="0"/>
        </w:rPr>
      </w:pPr>
      <w:r w:rsidRPr="0089691F">
        <w:rPr>
          <w:noProof w:val="0"/>
        </w:rPr>
        <w:lastRenderedPageBreak/>
        <w:t>X.4.2.2.2 Key Instances Retrieval Process Flow</w:t>
      </w:r>
    </w:p>
    <w:p w14:paraId="7434033B" w14:textId="4D49E951" w:rsidR="004C29F1" w:rsidRPr="0089691F" w:rsidRDefault="00302AE5" w:rsidP="009C5A30">
      <w:pPr>
        <w:pStyle w:val="BodyText"/>
        <w:jc w:val="center"/>
        <w:rPr>
          <w:i/>
          <w:iCs/>
        </w:rPr>
      </w:pPr>
      <w:r w:rsidRPr="0089691F">
        <w:drawing>
          <wp:inline distT="0" distB="0" distL="0" distR="0" wp14:anchorId="3C9E3E57" wp14:editId="3D066062">
            <wp:extent cx="4891410" cy="4540632"/>
            <wp:effectExtent l="0" t="0" r="4445" b="0"/>
            <wp:docPr id="127132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28887" name=""/>
                    <pic:cNvPicPr/>
                  </pic:nvPicPr>
                  <pic:blipFill>
                    <a:blip r:embed="rId33"/>
                    <a:stretch>
                      <a:fillRect/>
                    </a:stretch>
                  </pic:blipFill>
                  <pic:spPr>
                    <a:xfrm>
                      <a:off x="0" y="0"/>
                      <a:ext cx="4922860" cy="4569826"/>
                    </a:xfrm>
                    <a:prstGeom prst="rect">
                      <a:avLst/>
                    </a:prstGeom>
                  </pic:spPr>
                </pic:pic>
              </a:graphicData>
            </a:graphic>
          </wp:inline>
        </w:drawing>
      </w:r>
    </w:p>
    <w:p w14:paraId="0A6CE978" w14:textId="4361E95E" w:rsidR="004C29F1" w:rsidRPr="0089691F" w:rsidRDefault="0014233D" w:rsidP="00213FA6">
      <w:pPr>
        <w:pStyle w:val="FigureTitle"/>
        <w:rPr>
          <w:rFonts w:eastAsia="Arial"/>
        </w:rPr>
      </w:pPr>
      <w:r w:rsidRPr="0089691F">
        <w:rPr>
          <w:rFonts w:eastAsia="Arial"/>
        </w:rPr>
        <w:t>Figure X.4.2.2</w:t>
      </w:r>
      <w:r w:rsidR="00960F2E" w:rsidRPr="0089691F">
        <w:rPr>
          <w:rFonts w:eastAsia="Arial"/>
        </w:rPr>
        <w:t>.2</w:t>
      </w:r>
      <w:r w:rsidRPr="0089691F">
        <w:rPr>
          <w:rFonts w:eastAsia="Arial"/>
        </w:rPr>
        <w:t>-1: Key Instances Retrieval Flow</w:t>
      </w:r>
    </w:p>
    <w:p w14:paraId="0F455DD0" w14:textId="14D1E250" w:rsidR="004C29F1" w:rsidRPr="0089691F" w:rsidRDefault="0014233D" w:rsidP="00213FA6">
      <w:pPr>
        <w:pStyle w:val="BodyText"/>
      </w:pPr>
      <w:r w:rsidRPr="0089691F">
        <w:t>The text in Figure X.4.2.2</w:t>
      </w:r>
      <w:r w:rsidR="00960F2E" w:rsidRPr="0089691F">
        <w:t>.2</w:t>
      </w:r>
      <w:r w:rsidRPr="0089691F">
        <w:t>-2 was used to generate the diagram in Figure X.4.2.2</w:t>
      </w:r>
      <w:r w:rsidR="00960F2E" w:rsidRPr="0089691F">
        <w:t>.2</w:t>
      </w:r>
      <w:r w:rsidRPr="0089691F">
        <w:t>-1. Readers will generally find the diagram more informative. The text is included here to facilitate editing.</w:t>
      </w:r>
    </w:p>
    <w:p w14:paraId="732CB765" w14:textId="77777777" w:rsidR="004C29F1" w:rsidRPr="0089691F" w:rsidRDefault="004C29F1">
      <w:pPr>
        <w:pBdr>
          <w:top w:val="nil"/>
          <w:left w:val="nil"/>
          <w:bottom w:val="nil"/>
          <w:right w:val="nil"/>
          <w:between w:val="nil"/>
        </w:pBdr>
        <w:rPr>
          <w:color w:val="000000"/>
        </w:rPr>
      </w:pPr>
    </w:p>
    <w:p w14:paraId="72D287F5" w14:textId="77777777" w:rsidR="006E5533" w:rsidRPr="0089691F" w:rsidRDefault="006E5533">
      <w:pPr>
        <w:pBdr>
          <w:top w:val="nil"/>
          <w:left w:val="nil"/>
          <w:bottom w:val="nil"/>
          <w:right w:val="nil"/>
          <w:between w:val="nil"/>
        </w:pBdr>
        <w:rPr>
          <w:color w:val="000000"/>
        </w:rPr>
      </w:pPr>
    </w:p>
    <w:p w14:paraId="1DC81D45" w14:textId="77777777" w:rsidR="006E5533" w:rsidRPr="0089691F" w:rsidRDefault="006E5533">
      <w:pPr>
        <w:pBdr>
          <w:top w:val="nil"/>
          <w:left w:val="nil"/>
          <w:bottom w:val="nil"/>
          <w:right w:val="nil"/>
          <w:between w:val="nil"/>
        </w:pBdr>
        <w:rPr>
          <w:color w:val="000000"/>
        </w:rPr>
      </w:pPr>
    </w:p>
    <w:p w14:paraId="2CCBE4DA" w14:textId="77777777" w:rsidR="006E5533" w:rsidRPr="0089691F" w:rsidRDefault="006E5533">
      <w:pPr>
        <w:pBdr>
          <w:top w:val="nil"/>
          <w:left w:val="nil"/>
          <w:bottom w:val="nil"/>
          <w:right w:val="nil"/>
          <w:between w:val="nil"/>
        </w:pBdr>
        <w:rPr>
          <w:color w:val="000000"/>
        </w:rPr>
      </w:pPr>
    </w:p>
    <w:p w14:paraId="5F915301" w14:textId="77777777" w:rsidR="006E5533" w:rsidRPr="0089691F" w:rsidRDefault="006E5533">
      <w:pPr>
        <w:pBdr>
          <w:top w:val="nil"/>
          <w:left w:val="nil"/>
          <w:bottom w:val="nil"/>
          <w:right w:val="nil"/>
          <w:between w:val="nil"/>
        </w:pBdr>
        <w:rPr>
          <w:color w:val="000000"/>
        </w:rPr>
      </w:pPr>
    </w:p>
    <w:p w14:paraId="2D72CF48" w14:textId="77777777" w:rsidR="006E5533" w:rsidRPr="0089691F" w:rsidRDefault="006E5533">
      <w:pPr>
        <w:pBdr>
          <w:top w:val="nil"/>
          <w:left w:val="nil"/>
          <w:bottom w:val="nil"/>
          <w:right w:val="nil"/>
          <w:between w:val="nil"/>
        </w:pBdr>
        <w:rPr>
          <w:color w:val="000000"/>
        </w:rPr>
      </w:pPr>
    </w:p>
    <w:p w14:paraId="4D88AE01" w14:textId="77777777" w:rsidR="006E5533" w:rsidRPr="0089691F" w:rsidRDefault="006E5533">
      <w:pPr>
        <w:pBdr>
          <w:top w:val="nil"/>
          <w:left w:val="nil"/>
          <w:bottom w:val="nil"/>
          <w:right w:val="nil"/>
          <w:between w:val="nil"/>
        </w:pBdr>
        <w:rPr>
          <w:color w:val="000000"/>
        </w:rPr>
      </w:pPr>
    </w:p>
    <w:p w14:paraId="01B0CF81" w14:textId="77777777" w:rsidR="006E5533" w:rsidRPr="0089691F" w:rsidRDefault="006E5533">
      <w:pPr>
        <w:pBdr>
          <w:top w:val="nil"/>
          <w:left w:val="nil"/>
          <w:bottom w:val="nil"/>
          <w:right w:val="nil"/>
          <w:between w:val="nil"/>
        </w:pBdr>
        <w:rPr>
          <w:color w:val="000000"/>
        </w:rPr>
      </w:pPr>
    </w:p>
    <w:p w14:paraId="5659103F" w14:textId="77777777" w:rsidR="008F5CA3" w:rsidRPr="0089691F" w:rsidRDefault="0014233D"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@startuml</w:t>
      </w:r>
      <w:r w:rsidR="008F5CA3" w:rsidRPr="0089691F">
        <w:rPr>
          <w:rFonts w:ascii="Courier New" w:eastAsia="Courier New" w:hAnsi="Courier New" w:cs="Courier New"/>
          <w:color w:val="000000"/>
          <w:sz w:val="18"/>
          <w:szCs w:val="18"/>
        </w:rPr>
        <w:t xml:space="preserve"> Key Instance Retrieval Process Flow </w:t>
      </w:r>
    </w:p>
    <w:p w14:paraId="31D122AB"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participant "Imaging Document Consumer" as IDC   </w:t>
      </w:r>
    </w:p>
    <w:p w14:paraId="3F2BD589"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participant "Imaging Document Source" as IDS </w:t>
      </w:r>
    </w:p>
    <w:p w14:paraId="0FABB354"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 Select Key Image Note == </w:t>
      </w:r>
    </w:p>
    <w:p w14:paraId="490B46BA"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IDC-&gt;IDC: //Access descriptive information//\n//from Imaging Study Manifest// </w:t>
      </w:r>
    </w:p>
    <w:p w14:paraId="50A523AA"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IDC-&gt;IDC: //Present KOS/KIN Titles of Key//\n//Images and optional descriptions//\n//for user selection// </w:t>
      </w:r>
    </w:p>
    <w:p w14:paraId="6A55FF48"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IDC-&gt;IDC: //Select required KOS/KIN//</w:t>
      </w:r>
    </w:p>
    <w:p w14:paraId="002F54C9"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 Get Key Image Note and Select study/series/instance uids for Key Images == </w:t>
      </w:r>
    </w:p>
    <w:p w14:paraId="32D45E84"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IDC-&gt;IDS: WADO-RS Retrieve [RAD-107] to retrieve KOS/KIN Instance</w:t>
      </w:r>
    </w:p>
    <w:p w14:paraId="183AA9FA"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activate IDS  </w:t>
      </w:r>
    </w:p>
    <w:p w14:paraId="1D978A47"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IDS--&gt;IDC: Return KOS/KIN Instance</w:t>
      </w:r>
    </w:p>
    <w:p w14:paraId="59A090F2"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IDC-&gt;IDC: //Get Study/Series/Instance UIDs//\n//of Key Images from KOS/KIN//</w:t>
      </w:r>
    </w:p>
    <w:p w14:paraId="7FE574DE"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deactivate IDS </w:t>
      </w:r>
    </w:p>
    <w:p w14:paraId="20C16A80"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 Get Key Images == </w:t>
      </w:r>
    </w:p>
    <w:p w14:paraId="371F8219"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IDC-&gt;IDS: WADO-RS Retrieve [RAD-107] to retrieve Key Image Instances </w:t>
      </w:r>
    </w:p>
    <w:p w14:paraId="4ECECB81"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activate IDS  </w:t>
      </w:r>
    </w:p>
    <w:p w14:paraId="6E61E635"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IDS--&gt;IDC: Return Key Image Instances</w:t>
      </w:r>
    </w:p>
    <w:p w14:paraId="3CC970FF"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 xml:space="preserve">IDC-&gt;IDC: //Process Key Images// </w:t>
      </w:r>
    </w:p>
    <w:p w14:paraId="1700B64A" w14:textId="77777777" w:rsidR="008F5CA3" w:rsidRPr="0089691F" w:rsidRDefault="008F5CA3" w:rsidP="008F5CA3">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deactivate IDS</w:t>
      </w:r>
    </w:p>
    <w:p w14:paraId="2E854D08" w14:textId="1D26C22D" w:rsidR="004C29F1" w:rsidRPr="0089691F" w:rsidRDefault="008F5CA3" w:rsidP="00F1101A">
      <w:pPr>
        <w:pBdr>
          <w:top w:val="single" w:sz="4" w:space="1" w:color="000000"/>
          <w:left w:val="single" w:sz="4" w:space="1" w:color="000000"/>
          <w:bottom w:val="single" w:sz="4" w:space="1" w:color="000000"/>
          <w:right w:val="single" w:sz="4" w:space="1" w:color="000000"/>
          <w:between w:val="nil"/>
        </w:pBdr>
        <w:spacing w:before="0"/>
        <w:rPr>
          <w:rFonts w:ascii="Courier New" w:eastAsia="Courier New" w:hAnsi="Courier New" w:cs="Courier New"/>
          <w:color w:val="000000"/>
          <w:sz w:val="18"/>
          <w:szCs w:val="18"/>
        </w:rPr>
      </w:pPr>
      <w:r w:rsidRPr="0089691F">
        <w:rPr>
          <w:rFonts w:ascii="Courier New" w:eastAsia="Courier New" w:hAnsi="Courier New" w:cs="Courier New"/>
          <w:color w:val="000000"/>
          <w:sz w:val="18"/>
          <w:szCs w:val="18"/>
        </w:rPr>
        <w:t>@enduml</w:t>
      </w:r>
    </w:p>
    <w:p w14:paraId="4AE8EFA4" w14:textId="419D0A65" w:rsidR="004C29F1" w:rsidRPr="0089691F" w:rsidRDefault="0014233D" w:rsidP="00213FA6">
      <w:pPr>
        <w:pStyle w:val="FigureTitle"/>
        <w:rPr>
          <w:rFonts w:eastAsia="Arial"/>
        </w:rPr>
      </w:pPr>
      <w:r w:rsidRPr="0089691F">
        <w:rPr>
          <w:rFonts w:eastAsia="Arial"/>
        </w:rPr>
        <w:t>Figure X.4.2.2</w:t>
      </w:r>
      <w:r w:rsidR="00960F2E" w:rsidRPr="0089691F">
        <w:rPr>
          <w:rFonts w:eastAsia="Arial"/>
        </w:rPr>
        <w:t>.2</w:t>
      </w:r>
      <w:r w:rsidRPr="0089691F">
        <w:rPr>
          <w:rFonts w:eastAsia="Arial"/>
        </w:rPr>
        <w:t>-2: Key Instances Retrieval Flow Pseudocode</w:t>
      </w:r>
    </w:p>
    <w:p w14:paraId="21650D18" w14:textId="77777777" w:rsidR="004C29F1" w:rsidRPr="0089691F" w:rsidRDefault="0014233D">
      <w:pPr>
        <w:pStyle w:val="Heading4"/>
        <w:rPr>
          <w:noProof w:val="0"/>
        </w:rPr>
      </w:pPr>
      <w:r w:rsidRPr="0089691F">
        <w:rPr>
          <w:noProof w:val="0"/>
        </w:rPr>
        <w:t>X.4.2.3 Use Case #3: Invoke Remote Image Display</w:t>
      </w:r>
    </w:p>
    <w:p w14:paraId="3CB42484" w14:textId="77777777" w:rsidR="004C29F1" w:rsidRPr="0089691F" w:rsidRDefault="0014233D">
      <w:pPr>
        <w:pStyle w:val="Heading5"/>
        <w:rPr>
          <w:noProof w:val="0"/>
        </w:rPr>
      </w:pPr>
      <w:r w:rsidRPr="0089691F">
        <w:rPr>
          <w:noProof w:val="0"/>
        </w:rPr>
        <w:t>X.4.2.3.1 Invoke Remote Image Display Use Case Description</w:t>
      </w:r>
    </w:p>
    <w:p w14:paraId="65E9AAC7" w14:textId="786493E3" w:rsidR="004C29F1" w:rsidRPr="0089691F" w:rsidRDefault="0014233D" w:rsidP="009C5A30">
      <w:pPr>
        <w:pStyle w:val="BodyText"/>
      </w:pPr>
      <w:r w:rsidRPr="0089691F">
        <w:t xml:space="preserve">This use case focuses on the </w:t>
      </w:r>
      <w:r w:rsidR="003E3289" w:rsidRPr="0089691F">
        <w:t>launching of a display application on a remote server having access to the imaging study corresponding to the imaging study manifest. Such a remote viewer</w:t>
      </w:r>
      <w:r w:rsidRPr="0089691F">
        <w:t xml:space="preserve"> only need</w:t>
      </w:r>
      <w:r w:rsidR="003E3289" w:rsidRPr="0089691F">
        <w:t>s</w:t>
      </w:r>
      <w:r w:rsidRPr="0089691F">
        <w:t xml:space="preserve"> an off-the-shelf browser to be </w:t>
      </w:r>
      <w:r w:rsidR="00524E8E" w:rsidRPr="0089691F">
        <w:t xml:space="preserve">launched and </w:t>
      </w:r>
      <w:r w:rsidRPr="0089691F">
        <w:t xml:space="preserve">display </w:t>
      </w:r>
      <w:r w:rsidR="00524E8E" w:rsidRPr="0089691F">
        <w:t xml:space="preserve">the images from the study </w:t>
      </w:r>
      <w:r w:rsidRPr="0089691F">
        <w:t xml:space="preserve">(no need for a </w:t>
      </w:r>
      <w:r w:rsidR="00524E8E" w:rsidRPr="0089691F">
        <w:t xml:space="preserve">local </w:t>
      </w:r>
      <w:r w:rsidRPr="0089691F">
        <w:t xml:space="preserve">DICOM viewer). </w:t>
      </w:r>
      <w:r w:rsidR="006D7BE8" w:rsidRPr="0089691F">
        <w:t xml:space="preserve">In this example Invoke Image Display </w:t>
      </w:r>
      <w:r w:rsidR="00C90687" w:rsidRPr="0089691F">
        <w:t xml:space="preserve">[RAD-106] </w:t>
      </w:r>
      <w:r w:rsidR="006D7BE8" w:rsidRPr="0089691F">
        <w:t xml:space="preserve">is being used </w:t>
      </w:r>
      <w:r w:rsidR="00CD50BF" w:rsidRPr="0089691F">
        <w:t xml:space="preserve">to </w:t>
      </w:r>
      <w:r w:rsidR="006D7BE8" w:rsidRPr="0089691F">
        <w:t xml:space="preserve">launch the remote viewer but other </w:t>
      </w:r>
      <w:r w:rsidR="006207D8" w:rsidRPr="0089691F">
        <w:t>methods</w:t>
      </w:r>
      <w:r w:rsidR="00CD50BF" w:rsidRPr="0089691F">
        <w:t xml:space="preserve"> may be used</w:t>
      </w:r>
      <w:r w:rsidR="006D7BE8" w:rsidRPr="0089691F">
        <w:t>.</w:t>
      </w:r>
    </w:p>
    <w:p w14:paraId="21E41E43" w14:textId="77777777" w:rsidR="007C7E1D" w:rsidRPr="0089691F" w:rsidRDefault="007C7E1D" w:rsidP="007C7E1D">
      <w:pPr>
        <w:pStyle w:val="ListBullet2"/>
      </w:pPr>
      <w:bookmarkStart w:id="367" w:name="_heading=h.ll4y0f4lc4jg" w:colFirst="0" w:colLast="0"/>
      <w:bookmarkEnd w:id="367"/>
      <w:r w:rsidRPr="0089691F">
        <w:t>This use case starts the same as Use Case #1: DICOM Instances Retrieval.</w:t>
      </w:r>
    </w:p>
    <w:p w14:paraId="4769A863" w14:textId="21819CB8" w:rsidR="007C7E1D" w:rsidRPr="0089691F" w:rsidRDefault="007C7E1D" w:rsidP="007C7E1D">
      <w:pPr>
        <w:pStyle w:val="ListBullet2"/>
      </w:pPr>
      <w:r w:rsidRPr="0089691F">
        <w:t xml:space="preserve">The </w:t>
      </w:r>
      <w:r w:rsidR="000F75E5" w:rsidRPr="0089691F">
        <w:t xml:space="preserve">imaging study </w:t>
      </w:r>
      <w:r w:rsidRPr="0089691F">
        <w:t xml:space="preserve">manifest indicates that the imaging study can be viewed remotely via </w:t>
      </w:r>
      <w:r w:rsidR="00524E8E" w:rsidRPr="0089691F">
        <w:t xml:space="preserve">a Display </w:t>
      </w:r>
      <w:r w:rsidRPr="0089691F">
        <w:t>URL link through a local browser.</w:t>
      </w:r>
    </w:p>
    <w:p w14:paraId="3B6DB2B6" w14:textId="77777777" w:rsidR="007C7E1D" w:rsidRPr="0089691F" w:rsidRDefault="007C7E1D" w:rsidP="007C7E1D">
      <w:pPr>
        <w:pStyle w:val="ListBullet2"/>
      </w:pPr>
      <w:r w:rsidRPr="0089691F">
        <w:t>The clinician chooses to invoke the remote viewing application.</w:t>
      </w:r>
    </w:p>
    <w:p w14:paraId="7A6DB44C" w14:textId="2CCECF3A" w:rsidR="007C7E1D" w:rsidRPr="0089691F" w:rsidRDefault="007C7E1D" w:rsidP="007C7E1D">
      <w:pPr>
        <w:pStyle w:val="ListBullet2"/>
      </w:pPr>
      <w:r w:rsidRPr="0089691F">
        <w:t>The clinician interacts with the remote viewing application to navigate among the series and instances of the imaging study as desired</w:t>
      </w:r>
      <w:r w:rsidR="00524E8E" w:rsidRPr="0089691F">
        <w:t>,</w:t>
      </w:r>
      <w:r w:rsidRPr="0089691F">
        <w:t xml:space="preserve"> using the remote viewer user interface.</w:t>
      </w:r>
    </w:p>
    <w:p w14:paraId="78EF36E9" w14:textId="6A01894B" w:rsidR="004C29F1" w:rsidRPr="0089691F" w:rsidRDefault="0014233D">
      <w:pPr>
        <w:pStyle w:val="Heading5"/>
        <w:rPr>
          <w:noProof w:val="0"/>
        </w:rPr>
      </w:pPr>
      <w:r w:rsidRPr="0089691F">
        <w:rPr>
          <w:noProof w:val="0"/>
        </w:rPr>
        <w:lastRenderedPageBreak/>
        <w:t>X.4.2.3.2 Invoke Remote Image Display Process Flow</w:t>
      </w:r>
    </w:p>
    <w:p w14:paraId="0C1A7034" w14:textId="1468B18B" w:rsidR="004C29F1" w:rsidRPr="0089691F" w:rsidRDefault="002F3500" w:rsidP="009C5A30">
      <w:pPr>
        <w:pStyle w:val="BodyText"/>
        <w:jc w:val="center"/>
      </w:pPr>
      <w:r w:rsidRPr="0089691F">
        <w:drawing>
          <wp:inline distT="0" distB="0" distL="0" distR="0" wp14:anchorId="321CCF13" wp14:editId="45B0EDDF">
            <wp:extent cx="6352978" cy="3462291"/>
            <wp:effectExtent l="0" t="0" r="0" b="5080"/>
            <wp:docPr id="170837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75433" name=""/>
                    <pic:cNvPicPr/>
                  </pic:nvPicPr>
                  <pic:blipFill>
                    <a:blip r:embed="rId34"/>
                    <a:stretch>
                      <a:fillRect/>
                    </a:stretch>
                  </pic:blipFill>
                  <pic:spPr>
                    <a:xfrm>
                      <a:off x="0" y="0"/>
                      <a:ext cx="6379124" cy="3476540"/>
                    </a:xfrm>
                    <a:prstGeom prst="rect">
                      <a:avLst/>
                    </a:prstGeom>
                  </pic:spPr>
                </pic:pic>
              </a:graphicData>
            </a:graphic>
          </wp:inline>
        </w:drawing>
      </w:r>
    </w:p>
    <w:p w14:paraId="6D4F1FFA" w14:textId="3C0A2E74" w:rsidR="004C29F1" w:rsidRPr="0089691F" w:rsidRDefault="0014233D" w:rsidP="00213FA6">
      <w:pPr>
        <w:pStyle w:val="FigureTitle"/>
        <w:rPr>
          <w:rFonts w:eastAsia="Arial"/>
        </w:rPr>
      </w:pPr>
      <w:r w:rsidRPr="0089691F">
        <w:rPr>
          <w:rFonts w:eastAsia="Arial"/>
        </w:rPr>
        <w:t>Figure X.4.2.3</w:t>
      </w:r>
      <w:r w:rsidR="00960F2E" w:rsidRPr="0089691F">
        <w:rPr>
          <w:rFonts w:eastAsia="Arial"/>
        </w:rPr>
        <w:t>.2</w:t>
      </w:r>
      <w:r w:rsidRPr="0089691F">
        <w:rPr>
          <w:rFonts w:eastAsia="Arial"/>
        </w:rPr>
        <w:t>-1: Invoke Remote Image Display Process Flow</w:t>
      </w:r>
    </w:p>
    <w:p w14:paraId="0F8AB6A7" w14:textId="3A4D9E38" w:rsidR="004C29F1" w:rsidRPr="0089691F" w:rsidRDefault="0014233D" w:rsidP="00213FA6">
      <w:pPr>
        <w:pStyle w:val="BodyText"/>
      </w:pPr>
      <w:r w:rsidRPr="0089691F">
        <w:t>The text in Figure X.4.2.3</w:t>
      </w:r>
      <w:r w:rsidR="00960F2E" w:rsidRPr="0089691F">
        <w:t>.2</w:t>
      </w:r>
      <w:r w:rsidRPr="0089691F">
        <w:t>-2 was used to generate the diagram in Figure X.4.2.3</w:t>
      </w:r>
      <w:r w:rsidR="00960F2E" w:rsidRPr="0089691F">
        <w:t>.2</w:t>
      </w:r>
      <w:r w:rsidRPr="0089691F">
        <w:t>-1. Readers will generally find the diagram more informative. The text is included here to facilitate editing.</w:t>
      </w:r>
    </w:p>
    <w:p w14:paraId="4BCE526C" w14:textId="77777777" w:rsidR="006E5533" w:rsidRPr="0089691F" w:rsidRDefault="006E5533" w:rsidP="00213FA6">
      <w:pPr>
        <w:pStyle w:val="BodyText"/>
      </w:pPr>
    </w:p>
    <w:p w14:paraId="6BBA398D" w14:textId="77777777" w:rsidR="006E5533" w:rsidRPr="0089691F" w:rsidRDefault="006E5533" w:rsidP="00213FA6">
      <w:pPr>
        <w:pStyle w:val="BodyText"/>
      </w:pPr>
    </w:p>
    <w:p w14:paraId="7F8304F9" w14:textId="77777777" w:rsidR="006E5533" w:rsidRPr="0089691F" w:rsidRDefault="006E5533" w:rsidP="00213FA6">
      <w:pPr>
        <w:pStyle w:val="BodyText"/>
      </w:pPr>
    </w:p>
    <w:p w14:paraId="71E22A35" w14:textId="77777777" w:rsidR="006E5533" w:rsidRPr="0089691F" w:rsidRDefault="006E5533" w:rsidP="00213FA6">
      <w:pPr>
        <w:pStyle w:val="BodyText"/>
      </w:pPr>
    </w:p>
    <w:p w14:paraId="4D94B7E6" w14:textId="77777777" w:rsidR="006E5533" w:rsidRPr="0089691F" w:rsidRDefault="006E5533" w:rsidP="00213FA6">
      <w:pPr>
        <w:pStyle w:val="BodyText"/>
      </w:pPr>
    </w:p>
    <w:p w14:paraId="41AF2045" w14:textId="77777777" w:rsidR="006E5533" w:rsidRPr="0089691F" w:rsidRDefault="006E5533" w:rsidP="00213FA6">
      <w:pPr>
        <w:pStyle w:val="BodyText"/>
      </w:pPr>
    </w:p>
    <w:p w14:paraId="5A0CD2C0" w14:textId="77777777" w:rsidR="006E5533" w:rsidRPr="0089691F" w:rsidRDefault="006E5533" w:rsidP="00213FA6">
      <w:pPr>
        <w:pStyle w:val="BodyText"/>
      </w:pPr>
    </w:p>
    <w:p w14:paraId="43A78B66" w14:textId="77777777" w:rsidR="006E5533" w:rsidRPr="0089691F" w:rsidRDefault="006E5533" w:rsidP="00213FA6">
      <w:pPr>
        <w:pStyle w:val="BodyText"/>
      </w:pPr>
    </w:p>
    <w:p w14:paraId="12C14A91" w14:textId="77777777" w:rsidR="006E5533" w:rsidRPr="0089691F" w:rsidRDefault="006E5533" w:rsidP="00213FA6">
      <w:pPr>
        <w:pStyle w:val="BodyText"/>
      </w:pPr>
    </w:p>
    <w:p w14:paraId="5A6AB83E" w14:textId="77777777" w:rsidR="006E5533" w:rsidRPr="0089691F" w:rsidRDefault="006E5533" w:rsidP="00213FA6">
      <w:pPr>
        <w:pStyle w:val="BodyText"/>
      </w:pPr>
    </w:p>
    <w:p w14:paraId="3F9160FE" w14:textId="77777777" w:rsidR="006E5533" w:rsidRPr="0089691F" w:rsidRDefault="006E5533" w:rsidP="00213FA6">
      <w:pPr>
        <w:pStyle w:val="BodyText"/>
      </w:pPr>
    </w:p>
    <w:p w14:paraId="14FCAD98" w14:textId="77777777" w:rsidR="006E5533" w:rsidRPr="0089691F" w:rsidRDefault="006E5533" w:rsidP="00213FA6">
      <w:pPr>
        <w:pStyle w:val="BodyText"/>
      </w:pPr>
    </w:p>
    <w:p w14:paraId="578DEFAC" w14:textId="77777777" w:rsidR="004C29F1" w:rsidRPr="0089691F" w:rsidRDefault="004C29F1">
      <w:pPr>
        <w:spacing w:before="0"/>
        <w:rPr>
          <w:rFonts w:ascii="Courier New" w:eastAsia="Courier New" w:hAnsi="Courier New" w:cs="Courier New"/>
          <w:sz w:val="21"/>
          <w:szCs w:val="21"/>
        </w:rPr>
      </w:pPr>
    </w:p>
    <w:p w14:paraId="2161832F" w14:textId="77777777" w:rsidR="00FC2AFE" w:rsidRPr="0089691F" w:rsidRDefault="0014233D"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@startuml</w:t>
      </w:r>
      <w:r w:rsidR="00FC2AFE" w:rsidRPr="0089691F">
        <w:rPr>
          <w:rFonts w:ascii="Courier New" w:eastAsia="Courier New" w:hAnsi="Courier New" w:cs="Courier New"/>
          <w:sz w:val="18"/>
          <w:szCs w:val="18"/>
        </w:rPr>
        <w:t xml:space="preserve"> Invoke Remote Image Display Process Flow </w:t>
      </w:r>
    </w:p>
    <w:p w14:paraId="4D8B7170" w14:textId="001EDDA7" w:rsidR="00A3330A" w:rsidRPr="0089691F" w:rsidRDefault="00A3330A"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skinparam BoxPadding 40</w:t>
      </w:r>
    </w:p>
    <w:p w14:paraId="34F2680F"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box "Grouped"</w:t>
      </w:r>
    </w:p>
    <w:p w14:paraId="528ED3F3"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participant "Imaging Document Consumer" as IDC  </w:t>
      </w:r>
    </w:p>
    <w:p w14:paraId="4C65FC93"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participant "Image Display Invoker" as IDI </w:t>
      </w:r>
    </w:p>
    <w:p w14:paraId="7F97716F"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end box</w:t>
      </w:r>
    </w:p>
    <w:p w14:paraId="6FE7ADF3"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box "Grouped"</w:t>
      </w:r>
    </w:p>
    <w:p w14:paraId="26094295"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participant "Imaging Document Source" as IDS </w:t>
      </w:r>
    </w:p>
    <w:p w14:paraId="4C4C18FB"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participant "Image Display" as ID</w:t>
      </w:r>
    </w:p>
    <w:p w14:paraId="1E6740A2"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end box</w:t>
      </w:r>
    </w:p>
    <w:p w14:paraId="7A274C75"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 Get server-side viewer URL == </w:t>
      </w:r>
    </w:p>
    <w:p w14:paraId="50AD1AE4"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IDC-&gt;IDC: //Access Imaging Study Manifest// </w:t>
      </w:r>
    </w:p>
    <w:p w14:paraId="1BED765F"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IDC-&gt;IDC: //User is aware that a remote viewer//\n//may be invoked and chooses to//\n//launch it// </w:t>
      </w:r>
    </w:p>
    <w:p w14:paraId="7FE2D04F"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IDC-&gt;IDC: //Get server-side Display URL//\n//from Imaging Study Manifest// </w:t>
      </w:r>
    </w:p>
    <w:p w14:paraId="3B5E5093"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 Launch server-side viewer using URL == </w:t>
      </w:r>
    </w:p>
    <w:p w14:paraId="2C45E435"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IDC--&gt;IDI: //User passes Display URL to request//\n//launch of remote image display//\n//application// </w:t>
      </w:r>
    </w:p>
    <w:p w14:paraId="10507FB4"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activate IDI </w:t>
      </w:r>
    </w:p>
    <w:p w14:paraId="28B5FEC3" w14:textId="77777777" w:rsidR="002F3500"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activate ID</w:t>
      </w:r>
    </w:p>
    <w:p w14:paraId="7B3FC393" w14:textId="29B72D0C" w:rsidR="00FC2AFE" w:rsidRPr="0089691F" w:rsidRDefault="002F3500"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IDI-&gt;IDI: //Request Display of Study Images//</w:t>
      </w:r>
      <w:r w:rsidR="00FC2AFE" w:rsidRPr="0089691F">
        <w:rPr>
          <w:rFonts w:ascii="Courier New" w:eastAsia="Courier New" w:hAnsi="Courier New" w:cs="Courier New"/>
          <w:sz w:val="18"/>
          <w:szCs w:val="18"/>
        </w:rPr>
        <w:t xml:space="preserve"> </w:t>
      </w:r>
    </w:p>
    <w:p w14:paraId="583EDE87" w14:textId="44D6A601"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IDI-&gt;ID: Invoke Image Display [RAD-106]</w:t>
      </w:r>
    </w:p>
    <w:p w14:paraId="7EEBD242"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ID-&gt;ID: //Display Study Images//  </w:t>
      </w:r>
    </w:p>
    <w:p w14:paraId="37EE196D"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deactivate ID </w:t>
      </w:r>
    </w:p>
    <w:p w14:paraId="4452305B" w14:textId="77777777" w:rsidR="00FC2AFE" w:rsidRPr="0089691F" w:rsidRDefault="00FC2AFE" w:rsidP="00FC2AFE">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sz w:val="18"/>
          <w:szCs w:val="18"/>
        </w:rPr>
      </w:pPr>
      <w:r w:rsidRPr="0089691F">
        <w:rPr>
          <w:rFonts w:ascii="Courier New" w:eastAsia="Courier New" w:hAnsi="Courier New" w:cs="Courier New"/>
          <w:sz w:val="18"/>
          <w:szCs w:val="18"/>
        </w:rPr>
        <w:t xml:space="preserve">deactivate IDI </w:t>
      </w:r>
    </w:p>
    <w:p w14:paraId="15DF4C58" w14:textId="243CC706" w:rsidR="004C29F1" w:rsidRPr="0089691F" w:rsidRDefault="00FC2AFE" w:rsidP="007C7E1D">
      <w:pPr>
        <w:pBdr>
          <w:top w:val="single" w:sz="4" w:space="1" w:color="000000"/>
          <w:left w:val="single" w:sz="4" w:space="4" w:color="000000"/>
          <w:bottom w:val="single" w:sz="4" w:space="1" w:color="000000"/>
          <w:right w:val="single" w:sz="4" w:space="4" w:color="000000"/>
        </w:pBdr>
        <w:spacing w:before="0"/>
        <w:rPr>
          <w:rFonts w:ascii="Courier New" w:eastAsia="Courier New" w:hAnsi="Courier New" w:cs="Courier New"/>
          <w:color w:val="000000"/>
          <w:sz w:val="18"/>
          <w:szCs w:val="18"/>
        </w:rPr>
      </w:pPr>
      <w:r w:rsidRPr="0089691F">
        <w:rPr>
          <w:rFonts w:ascii="Courier New" w:eastAsia="Courier New" w:hAnsi="Courier New" w:cs="Courier New"/>
          <w:sz w:val="18"/>
          <w:szCs w:val="18"/>
        </w:rPr>
        <w:t>@enduml</w:t>
      </w:r>
    </w:p>
    <w:p w14:paraId="068C2B41" w14:textId="4DBFCDA7" w:rsidR="004C29F1" w:rsidRPr="0089691F" w:rsidRDefault="0014233D" w:rsidP="008742F1">
      <w:pPr>
        <w:pStyle w:val="FigureTitle"/>
      </w:pPr>
      <w:r w:rsidRPr="0089691F">
        <w:rPr>
          <w:rFonts w:eastAsia="Arial"/>
        </w:rPr>
        <w:t>Figure X.4.2.3</w:t>
      </w:r>
      <w:r w:rsidR="00960F2E" w:rsidRPr="0089691F">
        <w:rPr>
          <w:rFonts w:eastAsia="Arial"/>
        </w:rPr>
        <w:t>.2</w:t>
      </w:r>
      <w:r w:rsidRPr="0089691F">
        <w:rPr>
          <w:rFonts w:eastAsia="Arial"/>
        </w:rPr>
        <w:t>-2: Invoke Remote Image Display Process Pseudocode</w:t>
      </w:r>
    </w:p>
    <w:p w14:paraId="4A640E5E" w14:textId="77777777" w:rsidR="004C29F1" w:rsidRPr="0089691F" w:rsidRDefault="0014233D" w:rsidP="00213FA6">
      <w:pPr>
        <w:pStyle w:val="Heading2"/>
        <w:numPr>
          <w:ilvl w:val="0"/>
          <w:numId w:val="0"/>
        </w:numPr>
        <w:rPr>
          <w:noProof w:val="0"/>
        </w:rPr>
      </w:pPr>
      <w:bookmarkStart w:id="368" w:name="_Toc236254865"/>
      <w:r w:rsidRPr="0089691F">
        <w:rPr>
          <w:noProof w:val="0"/>
        </w:rPr>
        <w:t>X.5 MADO Security Considerations</w:t>
      </w:r>
      <w:bookmarkEnd w:id="368"/>
    </w:p>
    <w:p w14:paraId="5B5FC3C1" w14:textId="157C22A8" w:rsidR="00F365BA" w:rsidRPr="0089691F" w:rsidRDefault="00F365BA" w:rsidP="00F365BA">
      <w:pPr>
        <w:pStyle w:val="BodyText"/>
      </w:pPr>
      <w:r w:rsidRPr="0089691F">
        <w:t>The images and other study data being exchanged in this profile contain PHI which requires appropriate privacy and security measures.</w:t>
      </w:r>
    </w:p>
    <w:p w14:paraId="39A6EF55" w14:textId="33CA5ADD" w:rsidR="00F365BA" w:rsidRPr="0089691F" w:rsidRDefault="00F365BA" w:rsidP="00F365BA">
      <w:pPr>
        <w:pStyle w:val="BodyText"/>
      </w:pPr>
      <w:r w:rsidRPr="0089691F">
        <w:t>The imaging study manifest contains three types of information with different security challenges:</w:t>
      </w:r>
    </w:p>
    <w:p w14:paraId="53B261AF" w14:textId="293C6773" w:rsidR="00F365BA" w:rsidRPr="0089691F" w:rsidRDefault="00F365BA" w:rsidP="00F365BA">
      <w:pPr>
        <w:pStyle w:val="ListBullet2"/>
      </w:pPr>
      <w:r w:rsidRPr="0089691F">
        <w:t xml:space="preserve">Patient </w:t>
      </w:r>
      <w:r w:rsidRPr="0089691F">
        <w:rPr>
          <w:color w:val="000000" w:themeColor="text1"/>
        </w:rPr>
        <w:t>identifying information, which must be treated as PHI.</w:t>
      </w:r>
    </w:p>
    <w:p w14:paraId="783A98CF" w14:textId="65D8D71A" w:rsidR="00F365BA" w:rsidRPr="0089691F" w:rsidRDefault="00F365BA" w:rsidP="00F365BA">
      <w:pPr>
        <w:pStyle w:val="ListBullet2"/>
      </w:pPr>
      <w:r w:rsidRPr="0089691F">
        <w:t xml:space="preserve">Imaging </w:t>
      </w:r>
      <w:r w:rsidRPr="0089691F">
        <w:rPr>
          <w:color w:val="000000" w:themeColor="text1"/>
        </w:rPr>
        <w:t>study descriptive information (see X.4.1.1 Role of an Imaging Study Manifest).</w:t>
      </w:r>
    </w:p>
    <w:p w14:paraId="00FA2039" w14:textId="59986E7A" w:rsidR="00F365BA" w:rsidRPr="0089691F" w:rsidRDefault="00F365BA" w:rsidP="00F365BA">
      <w:pPr>
        <w:pStyle w:val="ListBullet2"/>
      </w:pPr>
      <w:r w:rsidRPr="0089691F">
        <w:t xml:space="preserve">Location </w:t>
      </w:r>
      <w:r w:rsidRPr="0089691F">
        <w:rPr>
          <w:color w:val="000000" w:themeColor="text1"/>
        </w:rPr>
        <w:t>information needed to build the URL to which the retrieve transaction of each series will be directed (see X.4.1.2 Intra-community sharing infrastructure).</w:t>
      </w:r>
    </w:p>
    <w:p w14:paraId="2C286740" w14:textId="5941B2EE" w:rsidR="00F365BA" w:rsidRPr="0089691F" w:rsidRDefault="00F365BA" w:rsidP="00F365BA">
      <w:pPr>
        <w:pStyle w:val="BodyText"/>
      </w:pPr>
      <w:r w:rsidRPr="0089691F">
        <w:t>The creator of the imaging study manifest determines which part of the imaging study to include in the imaging study manifest it publishes. This decision may be based in part on local and community security policies.</w:t>
      </w:r>
    </w:p>
    <w:p w14:paraId="7B87F700" w14:textId="2DDC182B" w:rsidR="004C29F1" w:rsidRPr="0089691F" w:rsidRDefault="0014233D" w:rsidP="00213FA6">
      <w:pPr>
        <w:pStyle w:val="BodyText"/>
      </w:pPr>
      <w:r w:rsidRPr="0089691F">
        <w:t xml:space="preserve">The MADO Profile has similar security considerations to other IHE profiles that are based on HTTP or REST. See </w:t>
      </w:r>
      <w:hyperlink r:id="rId35" w:anchor="z.8-mobile-security-considerations">
        <w:r w:rsidRPr="0089691F">
          <w:rPr>
            <w:rStyle w:val="Hyperlink"/>
          </w:rPr>
          <w:t>ITI TF-2: Appendix Z.8</w:t>
        </w:r>
      </w:hyperlink>
      <w:r w:rsidRPr="0089691F">
        <w:t xml:space="preserve"> for recommendations for secure transportation, authentication, authorization, and securing patient identifiers in URLs. Implementers are encouraged to review that section for applicability to their product environment.</w:t>
      </w:r>
    </w:p>
    <w:p w14:paraId="2A1BA673" w14:textId="77777777" w:rsidR="004C29F1" w:rsidRPr="0089691F" w:rsidRDefault="0014233D" w:rsidP="00213FA6">
      <w:pPr>
        <w:pStyle w:val="BodyText"/>
      </w:pPr>
      <w:r w:rsidRPr="0089691F">
        <w:lastRenderedPageBreak/>
        <w:t>Implementers may also consider implementing Cross-Origin Resource Sharing (CORS) (</w:t>
      </w:r>
      <w:hyperlink r:id="rId36">
        <w:r w:rsidRPr="0089691F">
          <w:rPr>
            <w:rStyle w:val="Hyperlink"/>
          </w:rPr>
          <w:t>https://www.w3.org/TR/cors/</w:t>
        </w:r>
      </w:hyperlink>
      <w:r w:rsidRPr="0089691F">
        <w:t>) support to allow browser-based clients to retrieve information from distributed sources (for example, queries are performed on server A, and instances are downloaded from server B).</w:t>
      </w:r>
    </w:p>
    <w:p w14:paraId="01CD4F64" w14:textId="77777777" w:rsidR="004C29F1" w:rsidRPr="0089691F" w:rsidRDefault="0014233D" w:rsidP="00213FA6">
      <w:pPr>
        <w:pStyle w:val="BodyText"/>
      </w:pPr>
      <w:r w:rsidRPr="0089691F">
        <w:t>Deployments should consider whether or not:</w:t>
      </w:r>
    </w:p>
    <w:p w14:paraId="3C6B58FD" w14:textId="77777777" w:rsidR="004C29F1" w:rsidRPr="0089691F" w:rsidRDefault="0014233D" w:rsidP="00213FA6">
      <w:pPr>
        <w:pStyle w:val="ListBullet2"/>
      </w:pPr>
      <w:r w:rsidRPr="0089691F">
        <w:t>The Imaging Document Consumer performs user authentication to access patient data.</w:t>
      </w:r>
    </w:p>
    <w:p w14:paraId="7D41BB73" w14:textId="77777777" w:rsidR="004C29F1" w:rsidRPr="0089691F" w:rsidRDefault="0014233D" w:rsidP="00213FA6">
      <w:pPr>
        <w:pStyle w:val="ListBullet2"/>
      </w:pPr>
      <w:r w:rsidRPr="0089691F">
        <w:t>The Imaging Document Source uses credentials or tokens supplied by the Imaging Document Consumer in the WADO-RS Retrieve transaction.</w:t>
      </w:r>
    </w:p>
    <w:p w14:paraId="5DC11DF1" w14:textId="77777777" w:rsidR="004C29F1" w:rsidRPr="0089691F" w:rsidRDefault="0014233D" w:rsidP="00213FA6">
      <w:pPr>
        <w:pStyle w:val="ListBullet2"/>
      </w:pPr>
      <w:r w:rsidRPr="0089691F">
        <w:t>The Imaging Document Consumer or the Imaging Document Source (or both) records access in an audit log.</w:t>
      </w:r>
    </w:p>
    <w:p w14:paraId="13A681D9" w14:textId="77777777" w:rsidR="004C29F1" w:rsidRPr="0089691F" w:rsidRDefault="0014233D" w:rsidP="00213FA6">
      <w:pPr>
        <w:pStyle w:val="BodyText"/>
      </w:pPr>
      <w:r w:rsidRPr="0089691F">
        <w:t xml:space="preserve">This profile does not define how the Imaging Document Consumer supplies credentials to the Imaging Document Source to provide the user with a seamless "single sign-on" experience. The HTTP GET URL transaction allows for a range of authentication mechanisms, including use of mTLS authentication, digest authentication, client certificate-based authentication, provision of a SAML assertion in an authentication header, or other mechanisms suitable for stateless atomic transactions. </w:t>
      </w:r>
    </w:p>
    <w:p w14:paraId="34D9FF93" w14:textId="77D99FC1" w:rsidR="00F365BA" w:rsidRPr="0089691F" w:rsidRDefault="0014233D" w:rsidP="00213FA6">
      <w:pPr>
        <w:pStyle w:val="BodyText"/>
        <w:rPr>
          <w:color w:val="000000"/>
        </w:rPr>
      </w:pPr>
      <w:r w:rsidRPr="0089691F">
        <w:t xml:space="preserve">The user authentication and authorization methods are outside the scope of the MADO Profile. Implementers should consider implementing the IHE ITI Profile such as </w:t>
      </w:r>
      <w:hyperlink r:id="rId37">
        <w:r w:rsidRPr="0089691F">
          <w:rPr>
            <w:rStyle w:val="Hyperlink"/>
          </w:rPr>
          <w:t>Internet User Authorization</w:t>
        </w:r>
      </w:hyperlink>
      <w:r w:rsidRPr="0089691F">
        <w:rPr>
          <w:color w:val="000000"/>
        </w:rPr>
        <w:t xml:space="preserve"> (</w:t>
      </w:r>
      <w:r w:rsidRPr="0089691F">
        <w:t>IUA)</w:t>
      </w:r>
      <w:r w:rsidR="00F365BA" w:rsidRPr="0089691F">
        <w:t xml:space="preserve"> alongside the WADO-RS transaction</w:t>
      </w:r>
      <w:r w:rsidR="00F365BA" w:rsidRPr="0089691F">
        <w:rPr>
          <w:color w:val="000000"/>
        </w:rPr>
        <w:t>.</w:t>
      </w:r>
    </w:p>
    <w:p w14:paraId="4A2D509D" w14:textId="77777777" w:rsidR="004C29F1" w:rsidRPr="0089691F" w:rsidRDefault="0014233D" w:rsidP="00F365BA">
      <w:pPr>
        <w:pStyle w:val="BodyText"/>
      </w:pPr>
      <w:r w:rsidRPr="0089691F">
        <w:t>Implementations should also consider how availability and integrity will be protected, including intentional attacks such as maliciously crafted queries that interfere with service availability.</w:t>
      </w:r>
    </w:p>
    <w:p w14:paraId="3F4ED2CA" w14:textId="3021C2D3" w:rsidR="004C29F1" w:rsidRPr="0089691F" w:rsidRDefault="0014233D" w:rsidP="00F365BA">
      <w:pPr>
        <w:pStyle w:val="BodyText"/>
      </w:pPr>
      <w:r w:rsidRPr="0089691F">
        <w:t>The WADO-RS transactions may include in their response a URL specifying where the corresponding instances can be retrieved. In the absence of protection, such as TLS, a malicious attacker may intercept the response and rewrite these URLs to a location of suspect origin. An Imaging Document Consumer should verify that any received URL is valid and corresponds to a known secure location</w:t>
      </w:r>
      <w:r w:rsidR="00ED65E4" w:rsidRPr="0089691F">
        <w:t xml:space="preserve"> (for example a whitelisting service may be used to secure URLs)</w:t>
      </w:r>
      <w:r w:rsidRPr="0089691F">
        <w:t>.</w:t>
      </w:r>
    </w:p>
    <w:p w14:paraId="4DF96088" w14:textId="77777777" w:rsidR="004C29F1" w:rsidRPr="0089691F" w:rsidRDefault="0014233D" w:rsidP="00213FA6">
      <w:pPr>
        <w:pStyle w:val="Heading2"/>
        <w:numPr>
          <w:ilvl w:val="0"/>
          <w:numId w:val="0"/>
        </w:numPr>
        <w:rPr>
          <w:noProof w:val="0"/>
        </w:rPr>
      </w:pPr>
      <w:bookmarkStart w:id="369" w:name="_Toc236254866"/>
      <w:r w:rsidRPr="0089691F">
        <w:rPr>
          <w:noProof w:val="0"/>
        </w:rPr>
        <w:t>X.6 MADO Cross Profile Considerations</w:t>
      </w:r>
      <w:bookmarkEnd w:id="369"/>
    </w:p>
    <w:p w14:paraId="25D9B29A" w14:textId="51EF098F" w:rsidR="004A4825" w:rsidRPr="0089691F" w:rsidRDefault="004A4825" w:rsidP="004A4825">
      <w:pPr>
        <w:pStyle w:val="BodyText"/>
      </w:pPr>
      <w:r w:rsidRPr="0089691F">
        <w:t xml:space="preserve">This section describes optional groupings with other related profiles. It provides general guidance on the implications of such groupings and </w:t>
      </w:r>
      <w:r w:rsidR="006207D8" w:rsidRPr="0089691F">
        <w:t>when needed</w:t>
      </w:r>
      <w:r w:rsidRPr="0089691F">
        <w:t xml:space="preserve">, it specifies precise requirements on how they </w:t>
      </w:r>
      <w:r w:rsidR="006207D8" w:rsidRPr="0089691F">
        <w:t>are</w:t>
      </w:r>
      <w:r w:rsidRPr="0089691F">
        <w:t xml:space="preserve"> grouped.</w:t>
      </w:r>
    </w:p>
    <w:p w14:paraId="37183DAA" w14:textId="25BC23FE" w:rsidR="00AF2E5F" w:rsidRPr="0089691F" w:rsidRDefault="00E058CF" w:rsidP="009C5A30">
      <w:pPr>
        <w:pStyle w:val="Heading3"/>
        <w:numPr>
          <w:ilvl w:val="0"/>
          <w:numId w:val="0"/>
        </w:numPr>
        <w:rPr>
          <w:noProof w:val="0"/>
        </w:rPr>
      </w:pPr>
      <w:bookmarkStart w:id="370" w:name="_Toc236254867"/>
      <w:r w:rsidRPr="0089691F">
        <w:rPr>
          <w:noProof w:val="0"/>
        </w:rPr>
        <w:t xml:space="preserve">X.6.1 ITI MHD – Mobile </w:t>
      </w:r>
      <w:r w:rsidR="00F54D32" w:rsidRPr="0089691F">
        <w:rPr>
          <w:noProof w:val="0"/>
        </w:rPr>
        <w:t xml:space="preserve">Access to </w:t>
      </w:r>
      <w:r w:rsidRPr="0089691F">
        <w:rPr>
          <w:noProof w:val="0"/>
        </w:rPr>
        <w:t>Health Document</w:t>
      </w:r>
      <w:r w:rsidR="00F54D32" w:rsidRPr="0089691F">
        <w:rPr>
          <w:noProof w:val="0"/>
        </w:rPr>
        <w:t>s</w:t>
      </w:r>
      <w:bookmarkEnd w:id="370"/>
    </w:p>
    <w:p w14:paraId="0FA0DC58" w14:textId="4A7CCA18" w:rsidR="007C167B" w:rsidRPr="0089691F" w:rsidRDefault="00A30576" w:rsidP="009C5A30">
      <w:pPr>
        <w:pStyle w:val="BodyText"/>
      </w:pPr>
      <w:r w:rsidRPr="0089691F">
        <w:t xml:space="preserve">ITI </w:t>
      </w:r>
      <w:r w:rsidR="00D109C4" w:rsidRPr="0089691F">
        <w:t>MHD document sharing infrastructure</w:t>
      </w:r>
      <w:r w:rsidR="00DB07BB" w:rsidRPr="0089691F">
        <w:t>s</w:t>
      </w:r>
      <w:r w:rsidR="00D109C4" w:rsidRPr="0089691F">
        <w:t xml:space="preserve"> can be used to </w:t>
      </w:r>
      <w:r w:rsidRPr="0089691F">
        <w:t>distribute</w:t>
      </w:r>
      <w:r w:rsidR="00D109C4" w:rsidRPr="0089691F">
        <w:t xml:space="preserve"> imaging study manifests</w:t>
      </w:r>
      <w:r w:rsidRPr="0089691F">
        <w:t>.</w:t>
      </w:r>
      <w:r w:rsidR="00EC5979" w:rsidRPr="0089691F">
        <w:t xml:space="preserve"> </w:t>
      </w:r>
      <w:r w:rsidR="00265214" w:rsidRPr="0089691F">
        <w:t>In this context:</w:t>
      </w:r>
    </w:p>
    <w:p w14:paraId="1B18394B" w14:textId="77777777" w:rsidR="006C6BC8" w:rsidRPr="0089691F" w:rsidRDefault="00E23E47" w:rsidP="006C6BC8">
      <w:pPr>
        <w:pStyle w:val="ListBullet2"/>
      </w:pPr>
      <w:r w:rsidRPr="0089691F">
        <w:lastRenderedPageBreak/>
        <w:t xml:space="preserve">A Document Source in the MHD Profile </w:t>
      </w:r>
      <w:r w:rsidR="00C32E38" w:rsidRPr="0089691F">
        <w:t>can</w:t>
      </w:r>
      <w:r w:rsidRPr="0089691F">
        <w:t xml:space="preserve"> be grouped with a Content Creator to create and publish an imaging study manifest. </w:t>
      </w:r>
      <w:r w:rsidR="006C6BC8" w:rsidRPr="0089691F">
        <w:t>In this case, the MHD Document Source will use the MHD Envelope as specified in IHE RAD TF-3: 6.X.4</w:t>
      </w:r>
    </w:p>
    <w:p w14:paraId="3E88E3E3" w14:textId="24CC4612" w:rsidR="00A30576" w:rsidRPr="0089691F" w:rsidRDefault="00C32E38" w:rsidP="00777DE7">
      <w:pPr>
        <w:pStyle w:val="ListBullet2"/>
      </w:pPr>
      <w:r w:rsidRPr="0089691F">
        <w:t>A</w:t>
      </w:r>
      <w:r w:rsidR="00E23E47" w:rsidRPr="0089691F">
        <w:t xml:space="preserve"> Document Consumer in the MHD profile </w:t>
      </w:r>
      <w:r w:rsidRPr="0089691F">
        <w:t>can</w:t>
      </w:r>
      <w:r w:rsidR="00E23E47" w:rsidRPr="0089691F">
        <w:t xml:space="preserve"> be grouped with a Imaging Document Consumer to access imaging study manifest</w:t>
      </w:r>
      <w:r w:rsidRPr="0089691F">
        <w:t>s</w:t>
      </w:r>
      <w:r w:rsidR="00E23E47" w:rsidRPr="0089691F">
        <w:t>.</w:t>
      </w:r>
      <w:r w:rsidR="006C6BC8" w:rsidRPr="0089691F">
        <w:rPr>
          <w:b/>
          <w:bCs/>
          <w:u w:val="single"/>
        </w:rPr>
        <w:t xml:space="preserve"> </w:t>
      </w:r>
      <w:r w:rsidR="006C6BC8" w:rsidRPr="0089691F">
        <w:t>In this case, the MHD Document Consumer will use the MHD Envelope as specified in IHE RAD TF-3: 6.X.4</w:t>
      </w:r>
    </w:p>
    <w:p w14:paraId="1D9786C5" w14:textId="730B03E7" w:rsidR="00E23E47" w:rsidRPr="0089691F" w:rsidRDefault="00A30576" w:rsidP="009C5A30">
      <w:pPr>
        <w:pStyle w:val="ListBullet2"/>
      </w:pPr>
      <w:r w:rsidRPr="0089691F">
        <w:t>A Document Responder in the MHD Profile responds to the Document Consumers requests for imaging study manifests</w:t>
      </w:r>
      <w:r w:rsidR="00C84A21" w:rsidRPr="0089691F">
        <w:t xml:space="preserve">. </w:t>
      </w:r>
      <w:r w:rsidR="00561D8B" w:rsidRPr="0089691F">
        <w:t>In this case, the MHD Document Responder will use the MHD Envelope as specified in IHE RAD TF-3: 6.X.4</w:t>
      </w:r>
    </w:p>
    <w:p w14:paraId="45EF3525" w14:textId="5A4517FE" w:rsidR="00DC32BD" w:rsidRPr="0089691F" w:rsidRDefault="00DB0B03" w:rsidP="009C5A30">
      <w:pPr>
        <w:pStyle w:val="BodyText"/>
      </w:pPr>
      <w:r w:rsidRPr="0089691F">
        <w:t>When an Imaging Document Consumer is grouped with</w:t>
      </w:r>
      <w:r w:rsidR="00DC32BD" w:rsidRPr="0089691F">
        <w:t xml:space="preserve"> an MHD Document Consumer</w:t>
      </w:r>
      <w:r w:rsidRPr="0089691F">
        <w:t xml:space="preserve">, </w:t>
      </w:r>
      <w:r w:rsidR="00F365BA" w:rsidRPr="0089691F">
        <w:t>it shall</w:t>
      </w:r>
      <w:r w:rsidR="00DC32BD" w:rsidRPr="0089691F">
        <w:t xml:space="preserve"> be able to </w:t>
      </w:r>
      <w:r w:rsidR="00AB06F6" w:rsidRPr="0089691F">
        <w:t xml:space="preserve">request </w:t>
      </w:r>
      <w:r w:rsidR="00DC32BD" w:rsidRPr="0089691F">
        <w:t xml:space="preserve">in the ITI-68 </w:t>
      </w:r>
      <w:r w:rsidR="00AB06F6" w:rsidRPr="0089691F">
        <w:t xml:space="preserve">Retrieve Document </w:t>
      </w:r>
      <w:r w:rsidR="00DC32BD" w:rsidRPr="0089691F">
        <w:t xml:space="preserve">Transaction the media-type corresponding to the manifest format(s) it supports (i.e., </w:t>
      </w:r>
      <w:r w:rsidR="00AB06F6" w:rsidRPr="0089691F">
        <w:t xml:space="preserve">as defined by the </w:t>
      </w:r>
      <w:r w:rsidR="00806B79" w:rsidRPr="0089691F">
        <w:t xml:space="preserve">MADO </w:t>
      </w:r>
      <w:r w:rsidR="00DC32BD" w:rsidRPr="0089691F">
        <w:t xml:space="preserve">DICOM KOS-based </w:t>
      </w:r>
      <w:r w:rsidR="00806B79" w:rsidRPr="0089691F">
        <w:t xml:space="preserve">Option </w:t>
      </w:r>
      <w:r w:rsidR="00DC32BD" w:rsidRPr="0089691F">
        <w:t xml:space="preserve">and/or </w:t>
      </w:r>
      <w:r w:rsidR="00AB06F6" w:rsidRPr="0089691F">
        <w:t xml:space="preserve">the </w:t>
      </w:r>
      <w:r w:rsidR="00806B79" w:rsidRPr="0089691F">
        <w:t xml:space="preserve">MADO </w:t>
      </w:r>
      <w:r w:rsidR="00DC32BD" w:rsidRPr="0089691F">
        <w:t>FHIR-based</w:t>
      </w:r>
      <w:r w:rsidR="00806B79" w:rsidRPr="0089691F">
        <w:t xml:space="preserve"> Option</w:t>
      </w:r>
      <w:r w:rsidR="00DC32BD" w:rsidRPr="0089691F">
        <w:t>).</w:t>
      </w:r>
    </w:p>
    <w:p w14:paraId="5AE7CB00" w14:textId="1A846378" w:rsidR="007D7A94" w:rsidRPr="0089691F" w:rsidRDefault="0057179A" w:rsidP="009C5A30">
      <w:pPr>
        <w:pStyle w:val="BodyText"/>
      </w:pPr>
      <w:r w:rsidRPr="0089691F">
        <w:t xml:space="preserve">The MHD </w:t>
      </w:r>
      <w:r w:rsidR="00DC32BD" w:rsidRPr="0089691F">
        <w:t>D</w:t>
      </w:r>
      <w:r w:rsidRPr="0089691F">
        <w:t xml:space="preserve">ocument </w:t>
      </w:r>
      <w:r w:rsidR="00DC32BD" w:rsidRPr="0089691F">
        <w:t>R</w:t>
      </w:r>
      <w:r w:rsidRPr="0089691F">
        <w:t>esponder may or may not be able to provide the requested</w:t>
      </w:r>
      <w:r w:rsidR="00956559" w:rsidRPr="0089691F">
        <w:t xml:space="preserve"> format. </w:t>
      </w:r>
      <w:r w:rsidRPr="0089691F">
        <w:t xml:space="preserve">The MHD </w:t>
      </w:r>
      <w:r w:rsidR="00DC32BD" w:rsidRPr="0089691F">
        <w:t>D</w:t>
      </w:r>
      <w:r w:rsidRPr="0089691F">
        <w:t xml:space="preserve">ocument </w:t>
      </w:r>
      <w:r w:rsidR="00DC32BD" w:rsidRPr="0089691F">
        <w:t>C</w:t>
      </w:r>
      <w:r w:rsidRPr="0089691F">
        <w:t xml:space="preserve">onsumer </w:t>
      </w:r>
      <w:r w:rsidR="006239D1" w:rsidRPr="0089691F">
        <w:t xml:space="preserve">should provide an informative error message to its user when </w:t>
      </w:r>
      <w:r w:rsidR="00F365BA" w:rsidRPr="0089691F">
        <w:t>the MHD</w:t>
      </w:r>
      <w:r w:rsidR="00806B79" w:rsidRPr="0089691F">
        <w:t xml:space="preserve"> Document Responder </w:t>
      </w:r>
      <w:r w:rsidR="006239D1" w:rsidRPr="0089691F">
        <w:t xml:space="preserve">cannot </w:t>
      </w:r>
      <w:r w:rsidR="00806B79" w:rsidRPr="0089691F">
        <w:t>provide the requested format</w:t>
      </w:r>
      <w:r w:rsidR="006239D1" w:rsidRPr="0089691F">
        <w:t>.</w:t>
      </w:r>
    </w:p>
    <w:p w14:paraId="4F660373" w14:textId="63E8B521" w:rsidR="00956559" w:rsidRPr="0089691F" w:rsidRDefault="007D7A94" w:rsidP="009C5A30">
      <w:pPr>
        <w:pStyle w:val="ListBullet2"/>
      </w:pPr>
      <w:r w:rsidRPr="0089691F">
        <w:t>When the MHD Document Responder implements a</w:t>
      </w:r>
      <w:r w:rsidR="00956559" w:rsidRPr="0089691F">
        <w:t xml:space="preserve"> MADO Manifest Format mapping function</w:t>
      </w:r>
      <w:r w:rsidRPr="0089691F">
        <w:t xml:space="preserve"> it can support environments where the source provides only one manifest format and some consumers require the other</w:t>
      </w:r>
      <w:r w:rsidR="00C84A21" w:rsidRPr="0089691F">
        <w:t xml:space="preserve">. </w:t>
      </w:r>
    </w:p>
    <w:p w14:paraId="581505FC" w14:textId="3B44C3D0" w:rsidR="00956559" w:rsidRPr="0089691F" w:rsidRDefault="007D7A94" w:rsidP="009C5A30">
      <w:pPr>
        <w:pStyle w:val="ListBullet2"/>
      </w:pPr>
      <w:r w:rsidRPr="0089691F">
        <w:t xml:space="preserve">When the </w:t>
      </w:r>
      <w:r w:rsidR="00877D91" w:rsidRPr="0089691F">
        <w:t xml:space="preserve">MHD </w:t>
      </w:r>
      <w:r w:rsidRPr="0089691F">
        <w:t xml:space="preserve">Document Responder does not </w:t>
      </w:r>
      <w:r w:rsidR="00D90DA6" w:rsidRPr="0089691F">
        <w:t>implement</w:t>
      </w:r>
      <w:r w:rsidRPr="0089691F">
        <w:t xml:space="preserve"> a</w:t>
      </w:r>
      <w:r w:rsidR="00956559" w:rsidRPr="0089691F">
        <w:t xml:space="preserve"> MADO Manifest Format mapping function, the manifest format chosen for deployment by the MADO Content Creator </w:t>
      </w:r>
      <w:r w:rsidR="00F365BA" w:rsidRPr="0089691F">
        <w:t>must</w:t>
      </w:r>
      <w:r w:rsidR="00956559" w:rsidRPr="0089691F">
        <w:t xml:space="preserve"> be the same one as the one implemented by the MADO Imaging Document Consumer in the same community (</w:t>
      </w:r>
      <w:r w:rsidR="00F365BA" w:rsidRPr="0089691F">
        <w:t>s</w:t>
      </w:r>
      <w:r w:rsidR="00956559" w:rsidRPr="0089691F">
        <w:t>ee Note 1 in Section X.1 MADO Actors, Transactions, and Content Modules).</w:t>
      </w:r>
    </w:p>
    <w:p w14:paraId="1C65AE07" w14:textId="6BAE1D7B" w:rsidR="00806B79" w:rsidRPr="0089691F" w:rsidRDefault="00F71622" w:rsidP="009C5A30">
      <w:pPr>
        <w:pStyle w:val="Heading3"/>
        <w:numPr>
          <w:ilvl w:val="0"/>
          <w:numId w:val="0"/>
        </w:numPr>
        <w:rPr>
          <w:noProof w:val="0"/>
        </w:rPr>
      </w:pPr>
      <w:bookmarkStart w:id="371" w:name="_Toc236254868"/>
      <w:r w:rsidRPr="0089691F">
        <w:rPr>
          <w:noProof w:val="0"/>
        </w:rPr>
        <w:t>X.6.</w:t>
      </w:r>
      <w:r w:rsidR="00E058CF" w:rsidRPr="0089691F">
        <w:rPr>
          <w:noProof w:val="0"/>
        </w:rPr>
        <w:t>2</w:t>
      </w:r>
      <w:r w:rsidRPr="0089691F">
        <w:rPr>
          <w:noProof w:val="0"/>
        </w:rPr>
        <w:t xml:space="preserve"> ITI MHDS – Mobile Health Document Sharing</w:t>
      </w:r>
      <w:bookmarkEnd w:id="371"/>
      <w:r w:rsidRPr="0089691F">
        <w:rPr>
          <w:noProof w:val="0"/>
        </w:rPr>
        <w:t xml:space="preserve"> </w:t>
      </w:r>
    </w:p>
    <w:p w14:paraId="27EC761A" w14:textId="38F6C5E9" w:rsidR="002A13DC" w:rsidRPr="0089691F" w:rsidRDefault="00DB07BB" w:rsidP="009C5A30">
      <w:pPr>
        <w:pStyle w:val="BodyText"/>
      </w:pPr>
      <w:r w:rsidRPr="0089691F">
        <w:t xml:space="preserve">ITI </w:t>
      </w:r>
      <w:r w:rsidR="00406F27" w:rsidRPr="0089691F">
        <w:t>MHDS document sharing infrastructure</w:t>
      </w:r>
      <w:r w:rsidRPr="0089691F">
        <w:t>s</w:t>
      </w:r>
      <w:r w:rsidR="00406F27" w:rsidRPr="0089691F">
        <w:t xml:space="preserve"> can be used to </w:t>
      </w:r>
      <w:r w:rsidRPr="0089691F">
        <w:t>distribute</w:t>
      </w:r>
      <w:r w:rsidR="00406F27" w:rsidRPr="0089691F">
        <w:t xml:space="preserve"> imaging study manifests</w:t>
      </w:r>
      <w:r w:rsidR="002A13DC" w:rsidRPr="0089691F">
        <w:t>. In this context:</w:t>
      </w:r>
    </w:p>
    <w:p w14:paraId="357B9019" w14:textId="77777777" w:rsidR="002A13DC" w:rsidRPr="0089691F" w:rsidRDefault="002A13DC" w:rsidP="009C5A30">
      <w:pPr>
        <w:pStyle w:val="ListBullet2"/>
      </w:pPr>
      <w:r w:rsidRPr="0089691F">
        <w:t xml:space="preserve">A Document Source in the MHD Profile can be grouped with a Content Creator to create and publish an imaging study manifest. </w:t>
      </w:r>
    </w:p>
    <w:p w14:paraId="41AA31D4" w14:textId="77777777" w:rsidR="00DB07BB" w:rsidRPr="0089691F" w:rsidRDefault="002A13DC" w:rsidP="009C5A30">
      <w:pPr>
        <w:pStyle w:val="ListBullet2"/>
      </w:pPr>
      <w:r w:rsidRPr="0089691F">
        <w:t>A Document Consumer in the MHD profile can be grouped with a Imaging Document Consumer to access imaging study manifests.</w:t>
      </w:r>
    </w:p>
    <w:p w14:paraId="6053E1F3" w14:textId="666EF756" w:rsidR="002A13DC" w:rsidRPr="0089691F" w:rsidRDefault="00DB07BB" w:rsidP="009C5A30">
      <w:pPr>
        <w:pStyle w:val="ListBullet2"/>
      </w:pPr>
      <w:r w:rsidRPr="0089691F">
        <w:t>A Document Responder in the MHD Profile responds to the Document Consumers requests for imaging study manifests</w:t>
      </w:r>
      <w:r w:rsidR="0089691F">
        <w:t xml:space="preserve">. </w:t>
      </w:r>
    </w:p>
    <w:p w14:paraId="49796566" w14:textId="596F0576" w:rsidR="002A13DC" w:rsidRPr="0089691F" w:rsidRDefault="00E058CF" w:rsidP="008742F1">
      <w:pPr>
        <w:rPr>
          <w:color w:val="000000" w:themeColor="text1"/>
          <w:szCs w:val="24"/>
        </w:rPr>
      </w:pPr>
      <w:r w:rsidRPr="0089691F">
        <w:rPr>
          <w:color w:val="000000" w:themeColor="text1"/>
          <w:szCs w:val="24"/>
        </w:rPr>
        <w:t xml:space="preserve">Any additional requirements specified in </w:t>
      </w:r>
      <w:r w:rsidR="003B5F9D" w:rsidRPr="0089691F">
        <w:rPr>
          <w:color w:val="000000" w:themeColor="text1"/>
          <w:szCs w:val="24"/>
        </w:rPr>
        <w:t>S</w:t>
      </w:r>
      <w:r w:rsidRPr="0089691F">
        <w:rPr>
          <w:color w:val="000000" w:themeColor="text1"/>
          <w:szCs w:val="24"/>
        </w:rPr>
        <w:t>ection X.6.1for the MHD Profile grouping apply.</w:t>
      </w:r>
    </w:p>
    <w:p w14:paraId="01A30DAD" w14:textId="3698F284" w:rsidR="004A4825" w:rsidRPr="0089691F" w:rsidRDefault="004A4825" w:rsidP="009C5A30">
      <w:pPr>
        <w:pStyle w:val="Heading3"/>
        <w:numPr>
          <w:ilvl w:val="0"/>
          <w:numId w:val="0"/>
        </w:numPr>
        <w:rPr>
          <w:noProof w:val="0"/>
        </w:rPr>
      </w:pPr>
      <w:bookmarkStart w:id="372" w:name="_Toc236254869"/>
      <w:r w:rsidRPr="0089691F">
        <w:rPr>
          <w:noProof w:val="0"/>
        </w:rPr>
        <w:lastRenderedPageBreak/>
        <w:t>X.6.</w:t>
      </w:r>
      <w:r w:rsidR="00E058CF" w:rsidRPr="0089691F">
        <w:rPr>
          <w:noProof w:val="0"/>
        </w:rPr>
        <w:t>3</w:t>
      </w:r>
      <w:r w:rsidRPr="0089691F">
        <w:rPr>
          <w:noProof w:val="0"/>
        </w:rPr>
        <w:t xml:space="preserve"> ITI XDS.b – Cross-</w:t>
      </w:r>
      <w:r w:rsidR="00AE7770" w:rsidRPr="0089691F">
        <w:rPr>
          <w:noProof w:val="0"/>
        </w:rPr>
        <w:t>e</w:t>
      </w:r>
      <w:r w:rsidRPr="0089691F">
        <w:rPr>
          <w:noProof w:val="0"/>
        </w:rPr>
        <w:t>nterprise Document Sharing</w:t>
      </w:r>
      <w:bookmarkEnd w:id="372"/>
      <w:r w:rsidRPr="0089691F">
        <w:rPr>
          <w:noProof w:val="0"/>
        </w:rPr>
        <w:t xml:space="preserve"> </w:t>
      </w:r>
    </w:p>
    <w:p w14:paraId="61804CFD" w14:textId="30EE9D0E" w:rsidR="00E058CF" w:rsidRPr="0089691F" w:rsidRDefault="00166366" w:rsidP="009C5A30">
      <w:pPr>
        <w:pStyle w:val="BodyText"/>
      </w:pPr>
      <w:r w:rsidRPr="0089691F">
        <w:t xml:space="preserve">ITI </w:t>
      </w:r>
      <w:r w:rsidR="008919A1" w:rsidRPr="0089691F">
        <w:t>XD</w:t>
      </w:r>
      <w:r w:rsidR="001B128C" w:rsidRPr="0089691F">
        <w:t>S</w:t>
      </w:r>
      <w:r w:rsidR="008919A1" w:rsidRPr="0089691F">
        <w:t>.b</w:t>
      </w:r>
      <w:r w:rsidR="001B128C" w:rsidRPr="0089691F">
        <w:t xml:space="preserve"> document sharing infrastructure can be used to </w:t>
      </w:r>
      <w:r w:rsidRPr="0089691F">
        <w:t>distribute</w:t>
      </w:r>
      <w:r w:rsidR="001B128C" w:rsidRPr="0089691F">
        <w:t xml:space="preserve"> imaging study manifests</w:t>
      </w:r>
      <w:r w:rsidR="00C84A21" w:rsidRPr="0089691F">
        <w:t xml:space="preserve">. </w:t>
      </w:r>
      <w:r w:rsidR="00E058CF" w:rsidRPr="0089691F">
        <w:t>In this context:</w:t>
      </w:r>
    </w:p>
    <w:p w14:paraId="12167B07" w14:textId="2205B066" w:rsidR="00E058CF" w:rsidRPr="0089691F" w:rsidRDefault="00E058CF" w:rsidP="009C5A30">
      <w:pPr>
        <w:pStyle w:val="ListBullet2"/>
      </w:pPr>
      <w:r w:rsidRPr="0089691F">
        <w:t xml:space="preserve">A Document Source in the XDS.b Profile can be grouped with a Content Creator to create and publish an imaging study manifest. </w:t>
      </w:r>
    </w:p>
    <w:p w14:paraId="1C56531B" w14:textId="77777777" w:rsidR="00166366" w:rsidRPr="0089691F" w:rsidRDefault="00E058CF" w:rsidP="009C5A30">
      <w:pPr>
        <w:pStyle w:val="ListBullet2"/>
      </w:pPr>
      <w:r w:rsidRPr="0089691F">
        <w:t>A Document Consumer in the XDS.b profile can be grouped with a Imaging Document Consumer to access imaging study manifests.</w:t>
      </w:r>
    </w:p>
    <w:p w14:paraId="037A6B5A" w14:textId="498A8707" w:rsidR="00E058CF" w:rsidRPr="0089691F" w:rsidRDefault="00166366" w:rsidP="009C5A30">
      <w:pPr>
        <w:pStyle w:val="ListBullet2"/>
      </w:pPr>
      <w:r w:rsidRPr="0089691F">
        <w:t>A Document Registry and one or more Document Repositories in the XDS.b Profile respond to the Document Consumers requests for imaging study manifests</w:t>
      </w:r>
      <w:r w:rsidR="0089691F">
        <w:t xml:space="preserve">. </w:t>
      </w:r>
    </w:p>
    <w:p w14:paraId="504AF1A5" w14:textId="1425F28F" w:rsidR="00587FEE" w:rsidRPr="0089691F" w:rsidRDefault="00E058CF" w:rsidP="009C5A30">
      <w:pPr>
        <w:pStyle w:val="BodyText"/>
      </w:pPr>
      <w:r w:rsidRPr="0089691F">
        <w:t xml:space="preserve">The XDS.b Document Repository may or may not be able to provide </w:t>
      </w:r>
      <w:r w:rsidR="00587FEE" w:rsidRPr="0089691F">
        <w:t xml:space="preserve">imaging study manifests in </w:t>
      </w:r>
      <w:r w:rsidRPr="0089691F">
        <w:t xml:space="preserve">the </w:t>
      </w:r>
      <w:r w:rsidR="00166366" w:rsidRPr="0089691F">
        <w:t xml:space="preserve">requested </w:t>
      </w:r>
      <w:r w:rsidR="00587FEE" w:rsidRPr="0089691F">
        <w:t>f</w:t>
      </w:r>
      <w:r w:rsidRPr="0089691F">
        <w:t>ormat</w:t>
      </w:r>
      <w:r w:rsidR="00166366" w:rsidRPr="0089691F">
        <w:t>. The XDS.b Document Consumer should provide an informative error message to its user when the</w:t>
      </w:r>
      <w:r w:rsidR="00587FEE" w:rsidRPr="0089691F">
        <w:t xml:space="preserve"> </w:t>
      </w:r>
      <w:r w:rsidR="00166366" w:rsidRPr="0089691F">
        <w:t>XDS.b Document Repository cannot provide the requested format</w:t>
      </w:r>
      <w:r w:rsidRPr="0089691F">
        <w:t>.</w:t>
      </w:r>
    </w:p>
    <w:p w14:paraId="3E76B452" w14:textId="1C782B32" w:rsidR="00E058CF" w:rsidRPr="0089691F" w:rsidRDefault="00E058CF" w:rsidP="009C5A30">
      <w:pPr>
        <w:pStyle w:val="BodyText"/>
      </w:pPr>
      <w:r w:rsidRPr="0089691F">
        <w:t xml:space="preserve">In </w:t>
      </w:r>
      <w:r w:rsidR="00587FEE" w:rsidRPr="0089691F">
        <w:t>an XDS.</w:t>
      </w:r>
      <w:r w:rsidR="00E80739" w:rsidRPr="0089691F">
        <w:t>b</w:t>
      </w:r>
      <w:r w:rsidRPr="0089691F">
        <w:t xml:space="preserve"> deployment, the manifest format chosen for deployment by the MADO Content Creator has to be the same one as the one implemented by the MADO Imaging Document Consumer deployed in the same community (</w:t>
      </w:r>
      <w:r w:rsidR="0023045E" w:rsidRPr="0089691F">
        <w:t>s</w:t>
      </w:r>
      <w:r w:rsidRPr="0089691F">
        <w:t>ee Note 1 in Section X.1 MADO Actors, Transactions, and Content Modules).</w:t>
      </w:r>
      <w:r w:rsidR="0023045E" w:rsidRPr="0089691F">
        <w:t xml:space="preserve"> </w:t>
      </w:r>
      <w:r w:rsidRPr="0089691F">
        <w:t>The functional search parameters defined by the MADO Profile (</w:t>
      </w:r>
      <w:r w:rsidR="00D625F0" w:rsidRPr="0089691F">
        <w:t>RAD</w:t>
      </w:r>
      <w:r w:rsidR="0023045E" w:rsidRPr="0089691F">
        <w:t xml:space="preserve"> </w:t>
      </w:r>
      <w:r w:rsidR="00D625F0" w:rsidRPr="0089691F">
        <w:t>TF-3: Section 6.X.</w:t>
      </w:r>
      <w:r w:rsidR="0028649C" w:rsidRPr="0089691F">
        <w:t>6</w:t>
      </w:r>
      <w:r w:rsidRPr="0089691F">
        <w:t>) shall be mapped as specified in</w:t>
      </w:r>
      <w:r w:rsidR="000049A7" w:rsidRPr="0089691F">
        <w:t xml:space="preserve"> the IHE RAD TF: 3 Appendix</w:t>
      </w:r>
      <w:r w:rsidR="006007FA" w:rsidRPr="0089691F">
        <w:t xml:space="preserve"> A –</w:t>
      </w:r>
      <w:r w:rsidR="00854D5C" w:rsidRPr="0089691F">
        <w:t xml:space="preserve"> Mapping of MADO Search Parameters to MHD and XDS.b Metadata.</w:t>
      </w:r>
    </w:p>
    <w:p w14:paraId="22CCC56B" w14:textId="421639FB" w:rsidR="004A4825" w:rsidRPr="0089691F" w:rsidRDefault="004A4825" w:rsidP="009C5A30">
      <w:pPr>
        <w:pStyle w:val="Heading3"/>
        <w:numPr>
          <w:ilvl w:val="0"/>
          <w:numId w:val="0"/>
        </w:numPr>
        <w:rPr>
          <w:noProof w:val="0"/>
        </w:rPr>
      </w:pPr>
      <w:bookmarkStart w:id="373" w:name="_Toc236254870"/>
      <w:r w:rsidRPr="0089691F">
        <w:rPr>
          <w:noProof w:val="0"/>
        </w:rPr>
        <w:t>X.6.</w:t>
      </w:r>
      <w:r w:rsidR="006A1E29" w:rsidRPr="0089691F">
        <w:rPr>
          <w:noProof w:val="0"/>
        </w:rPr>
        <w:t>4</w:t>
      </w:r>
      <w:r w:rsidRPr="0089691F">
        <w:rPr>
          <w:noProof w:val="0"/>
        </w:rPr>
        <w:t xml:space="preserve"> RAD XDS-I.b – Cross-enterprise Document Sharing for Imaging</w:t>
      </w:r>
      <w:bookmarkEnd w:id="373"/>
    </w:p>
    <w:p w14:paraId="17FE25AC" w14:textId="45CBD7CD" w:rsidR="000049A7" w:rsidRPr="0089691F" w:rsidRDefault="00854D5C" w:rsidP="009C5A30">
      <w:pPr>
        <w:pStyle w:val="BodyText"/>
      </w:pPr>
      <w:r w:rsidRPr="0089691F">
        <w:t>RAD</w:t>
      </w:r>
      <w:r w:rsidR="00343D85" w:rsidRPr="0089691F">
        <w:t xml:space="preserve"> XDS-I.b document sharing infrastructure</w:t>
      </w:r>
      <w:r w:rsidRPr="0089691F">
        <w:t>s</w:t>
      </w:r>
      <w:r w:rsidR="00343D85" w:rsidRPr="0089691F">
        <w:t xml:space="preserve"> can be used to </w:t>
      </w:r>
      <w:r w:rsidRPr="0089691F">
        <w:t>distribute</w:t>
      </w:r>
      <w:r w:rsidR="00343D85" w:rsidRPr="0089691F">
        <w:t xml:space="preserve"> imaging study manifests</w:t>
      </w:r>
      <w:r w:rsidRPr="0089691F">
        <w:t>.</w:t>
      </w:r>
      <w:r w:rsidR="000049A7" w:rsidRPr="0089691F">
        <w:t xml:space="preserve"> In this context:</w:t>
      </w:r>
    </w:p>
    <w:p w14:paraId="0BF80111" w14:textId="7AB6FCAB" w:rsidR="000049A7" w:rsidRPr="0089691F" w:rsidRDefault="000049A7" w:rsidP="009C5A30">
      <w:pPr>
        <w:pStyle w:val="ListBullet2"/>
      </w:pPr>
      <w:r w:rsidRPr="0089691F">
        <w:t>A</w:t>
      </w:r>
      <w:r w:rsidR="00F365BA" w:rsidRPr="0089691F">
        <w:t>n</w:t>
      </w:r>
      <w:r w:rsidRPr="0089691F">
        <w:t xml:space="preserve"> </w:t>
      </w:r>
      <w:r w:rsidR="00E80739" w:rsidRPr="0089691F">
        <w:t xml:space="preserve">Imaging </w:t>
      </w:r>
      <w:r w:rsidRPr="0089691F">
        <w:t>Document Source in the XDS</w:t>
      </w:r>
      <w:r w:rsidR="00E80739" w:rsidRPr="0089691F">
        <w:t>-I</w:t>
      </w:r>
      <w:r w:rsidRPr="0089691F">
        <w:t>.b Profile can be grouped with a Content Creator to create and publish an imaging study manifest</w:t>
      </w:r>
      <w:r w:rsidR="00E80739" w:rsidRPr="0089691F">
        <w:t xml:space="preserve"> (MADO DICOM KOS-based)</w:t>
      </w:r>
      <w:r w:rsidRPr="0089691F">
        <w:t xml:space="preserve">. </w:t>
      </w:r>
    </w:p>
    <w:p w14:paraId="58E0C084" w14:textId="75B0B4D9" w:rsidR="00854D5C" w:rsidRPr="0089691F" w:rsidRDefault="000049A7" w:rsidP="009C5A30">
      <w:pPr>
        <w:pStyle w:val="ListBullet2"/>
      </w:pPr>
      <w:r w:rsidRPr="0089691F">
        <w:t>A</w:t>
      </w:r>
      <w:r w:rsidR="00F365BA" w:rsidRPr="0089691F">
        <w:t>n</w:t>
      </w:r>
      <w:r w:rsidRPr="0089691F">
        <w:t xml:space="preserve"> </w:t>
      </w:r>
      <w:r w:rsidR="00E80739" w:rsidRPr="0089691F">
        <w:t xml:space="preserve">Imaging </w:t>
      </w:r>
      <w:r w:rsidRPr="0089691F">
        <w:t>Document Consumer in the XDS</w:t>
      </w:r>
      <w:r w:rsidR="00E80739" w:rsidRPr="0089691F">
        <w:t>-I</w:t>
      </w:r>
      <w:r w:rsidRPr="0089691F">
        <w:t>.b profile can be grouped with a</w:t>
      </w:r>
      <w:r w:rsidR="00F365BA" w:rsidRPr="0089691F">
        <w:t>n</w:t>
      </w:r>
      <w:r w:rsidRPr="0089691F">
        <w:t xml:space="preserve"> Imaging Document Consumer to access imaging study manifests</w:t>
      </w:r>
      <w:r w:rsidR="00E80739" w:rsidRPr="0089691F">
        <w:t xml:space="preserve"> (MADO DICOM KOS-based)</w:t>
      </w:r>
      <w:r w:rsidRPr="0089691F">
        <w:t>.</w:t>
      </w:r>
    </w:p>
    <w:p w14:paraId="444DAAE3" w14:textId="28912EBE" w:rsidR="000049A7" w:rsidRPr="0089691F" w:rsidRDefault="00854D5C" w:rsidP="009C5A30">
      <w:pPr>
        <w:pStyle w:val="ListBullet2"/>
      </w:pPr>
      <w:r w:rsidRPr="0089691F">
        <w:t>A Document Registry and one or more Document Repositories in the XDS.b Profile respond to the Document Consumers requests for imaging study manifests</w:t>
      </w:r>
      <w:r w:rsidR="00C84A21" w:rsidRPr="0089691F">
        <w:t xml:space="preserve">. </w:t>
      </w:r>
    </w:p>
    <w:p w14:paraId="325C4977" w14:textId="52BCB026" w:rsidR="000049A7" w:rsidRPr="0089691F" w:rsidRDefault="000049A7" w:rsidP="009C5A30">
      <w:pPr>
        <w:pStyle w:val="BodyText"/>
      </w:pPr>
      <w:r w:rsidRPr="0089691F">
        <w:t>In an XDS</w:t>
      </w:r>
      <w:r w:rsidR="00E80739" w:rsidRPr="0089691F">
        <w:t>-I</w:t>
      </w:r>
      <w:r w:rsidRPr="0089691F">
        <w:t>.</w:t>
      </w:r>
      <w:r w:rsidR="00E80739" w:rsidRPr="0089691F">
        <w:t>b</w:t>
      </w:r>
      <w:r w:rsidRPr="0089691F">
        <w:t xml:space="preserve"> deployment, the manifest format chosen for deployment by the MADO Content Creator </w:t>
      </w:r>
      <w:del w:id="374" w:author="Mary Jungers" w:date="2026-07-29T19:52:00Z" w16du:dateUtc="2026-07-30T00:52:00Z">
        <w:r w:rsidRPr="0089691F" w:rsidDel="00C76FD1">
          <w:delText>has to</w:delText>
        </w:r>
      </w:del>
      <w:ins w:id="375" w:author="Mary Jungers" w:date="2026-07-29T19:52:00Z" w16du:dateUtc="2026-07-30T00:52:00Z">
        <w:r w:rsidR="00C76FD1" w:rsidRPr="0089691F">
          <w:t>must</w:t>
        </w:r>
      </w:ins>
      <w:r w:rsidRPr="0089691F">
        <w:t xml:space="preserve"> be the </w:t>
      </w:r>
      <w:r w:rsidR="00E80739" w:rsidRPr="0089691F">
        <w:t xml:space="preserve">MADO DICOM KOS-based which is backward compatible with the XDS-I.b DICOM KOS based imaging study manifest. This constrains the </w:t>
      </w:r>
      <w:r w:rsidRPr="0089691F">
        <w:t xml:space="preserve">MADO Imaging Document </w:t>
      </w:r>
      <w:r w:rsidR="00E80739" w:rsidRPr="0089691F">
        <w:t>Source</w:t>
      </w:r>
      <w:r w:rsidRPr="0089691F">
        <w:t xml:space="preserve"> deployed in the same community</w:t>
      </w:r>
      <w:r w:rsidR="00E80739" w:rsidRPr="0089691F">
        <w:t xml:space="preserve"> to be configured with the MADO DICOM KOS-based</w:t>
      </w:r>
      <w:r w:rsidRPr="0089691F">
        <w:t xml:space="preserve"> (</w:t>
      </w:r>
      <w:r w:rsidR="00F365BA" w:rsidRPr="0089691F">
        <w:t>s</w:t>
      </w:r>
      <w:r w:rsidRPr="0089691F">
        <w:t>ee Note 1 in Section X.1 MADO Actors, Transactions, and Content Modules).</w:t>
      </w:r>
    </w:p>
    <w:p w14:paraId="1E4C4427" w14:textId="4FB9B827" w:rsidR="000049A7" w:rsidRPr="0089691F" w:rsidRDefault="000049A7" w:rsidP="009C5A30">
      <w:pPr>
        <w:pStyle w:val="BodyText"/>
      </w:pPr>
      <w:r w:rsidRPr="0089691F">
        <w:t>The functional search parameters defined by the MADO Profile (</w:t>
      </w:r>
      <w:r w:rsidR="00BC51CC" w:rsidRPr="0089691F">
        <w:t>RAD</w:t>
      </w:r>
      <w:r w:rsidR="0023045E" w:rsidRPr="0089691F">
        <w:t xml:space="preserve"> </w:t>
      </w:r>
      <w:r w:rsidR="00BC51CC" w:rsidRPr="0089691F">
        <w:t>TF-3</w:t>
      </w:r>
      <w:r w:rsidR="00D625F0" w:rsidRPr="0089691F">
        <w:t xml:space="preserve">: </w:t>
      </w:r>
      <w:r w:rsidRPr="0089691F">
        <w:t xml:space="preserve">Section </w:t>
      </w:r>
      <w:r w:rsidR="00BC51CC" w:rsidRPr="0089691F">
        <w:t>6.X.</w:t>
      </w:r>
      <w:r w:rsidR="0028649C" w:rsidRPr="0089691F">
        <w:t>6</w:t>
      </w:r>
      <w:r w:rsidRPr="0089691F">
        <w:t xml:space="preserve">) shall be mapped as specified in the IHE RAD TF: 3 </w:t>
      </w:r>
      <w:r w:rsidR="006007FA" w:rsidRPr="0089691F">
        <w:t>Appendix A – Mapping of MADO Search Parameters to MHD and XDS.b Metadata</w:t>
      </w:r>
      <w:r w:rsidRPr="0089691F">
        <w:t>.</w:t>
      </w:r>
    </w:p>
    <w:p w14:paraId="202F665B" w14:textId="04283F60" w:rsidR="004A4825" w:rsidRPr="0089691F" w:rsidRDefault="004A4825" w:rsidP="009C5A30">
      <w:pPr>
        <w:pStyle w:val="BodyText"/>
      </w:pPr>
      <w:r w:rsidRPr="0089691F">
        <w:t>XDS-I</w:t>
      </w:r>
      <w:r w:rsidR="006E66CD" w:rsidRPr="0089691F">
        <w:t>.b</w:t>
      </w:r>
      <w:r w:rsidRPr="0089691F">
        <w:t xml:space="preserve"> KOS</w:t>
      </w:r>
      <w:r w:rsidR="006E66CD" w:rsidRPr="0089691F">
        <w:t>-Based</w:t>
      </w:r>
      <w:r w:rsidRPr="0089691F">
        <w:t xml:space="preserve"> </w:t>
      </w:r>
      <w:r w:rsidR="006E66CD" w:rsidRPr="0089691F">
        <w:t>m</w:t>
      </w:r>
      <w:r w:rsidRPr="0089691F">
        <w:t>anifests shared with the XDS-I</w:t>
      </w:r>
      <w:r w:rsidR="006E66CD" w:rsidRPr="0089691F">
        <w:t>.b</w:t>
      </w:r>
      <w:r w:rsidRPr="0089691F">
        <w:t xml:space="preserve"> profile, may be consumed by MADO </w:t>
      </w:r>
      <w:r w:rsidRPr="0089691F">
        <w:lastRenderedPageBreak/>
        <w:t>Imaging Document Consumers grouped with an XDS-I</w:t>
      </w:r>
      <w:r w:rsidR="006E66CD" w:rsidRPr="0089691F">
        <w:t>.b</w:t>
      </w:r>
      <w:r w:rsidRPr="0089691F">
        <w:t xml:space="preserve"> Imaging Document Consumer, but the enhanced features introduced by the MADO </w:t>
      </w:r>
      <w:r w:rsidR="00C63324" w:rsidRPr="0089691F">
        <w:t>i</w:t>
      </w:r>
      <w:r w:rsidRPr="0089691F">
        <w:t xml:space="preserve">maging </w:t>
      </w:r>
      <w:r w:rsidR="00C63324" w:rsidRPr="0089691F">
        <w:t>s</w:t>
      </w:r>
      <w:r w:rsidRPr="0089691F">
        <w:t xml:space="preserve">tudy </w:t>
      </w:r>
      <w:r w:rsidR="00C63324" w:rsidRPr="0089691F">
        <w:t>m</w:t>
      </w:r>
      <w:r w:rsidRPr="0089691F">
        <w:t>anifest will not be available.</w:t>
      </w:r>
    </w:p>
    <w:p w14:paraId="7522B402" w14:textId="60FF0F3D" w:rsidR="004A4825" w:rsidRPr="0089691F" w:rsidRDefault="004A4825" w:rsidP="009C5A30">
      <w:pPr>
        <w:pStyle w:val="Heading3"/>
        <w:numPr>
          <w:ilvl w:val="0"/>
          <w:numId w:val="0"/>
        </w:numPr>
        <w:rPr>
          <w:noProof w:val="0"/>
        </w:rPr>
      </w:pPr>
      <w:bookmarkStart w:id="376" w:name="_Toc236254871"/>
      <w:r w:rsidRPr="0089691F">
        <w:rPr>
          <w:noProof w:val="0"/>
        </w:rPr>
        <w:t>X.6.</w:t>
      </w:r>
      <w:r w:rsidR="006A1E29" w:rsidRPr="0089691F">
        <w:rPr>
          <w:noProof w:val="0"/>
        </w:rPr>
        <w:t>5</w:t>
      </w:r>
      <w:r w:rsidRPr="0089691F">
        <w:rPr>
          <w:noProof w:val="0"/>
        </w:rPr>
        <w:t xml:space="preserve"> RAD XC-WADO – Cross-</w:t>
      </w:r>
      <w:r w:rsidR="0055171D" w:rsidRPr="0089691F">
        <w:rPr>
          <w:noProof w:val="0"/>
        </w:rPr>
        <w:t>c</w:t>
      </w:r>
      <w:r w:rsidRPr="0089691F">
        <w:rPr>
          <w:noProof w:val="0"/>
        </w:rPr>
        <w:t>ommunity Web-Based Access to DICOM Objects</w:t>
      </w:r>
      <w:bookmarkEnd w:id="376"/>
    </w:p>
    <w:p w14:paraId="4F60A204" w14:textId="2DD4BF78" w:rsidR="004A4825" w:rsidRPr="0089691F" w:rsidRDefault="004A4825" w:rsidP="009C5A30">
      <w:pPr>
        <w:pStyle w:val="BodyText"/>
        <w:rPr>
          <w:color w:val="000000" w:themeColor="text1"/>
        </w:rPr>
      </w:pPr>
      <w:r w:rsidRPr="0089691F">
        <w:rPr>
          <w:color w:val="000000" w:themeColor="text1"/>
        </w:rPr>
        <w:t>A</w:t>
      </w:r>
      <w:r w:rsidR="0047489A" w:rsidRPr="0089691F">
        <w:rPr>
          <w:color w:val="000000" w:themeColor="text1"/>
        </w:rPr>
        <w:t>n</w:t>
      </w:r>
      <w:r w:rsidRPr="0089691F">
        <w:rPr>
          <w:color w:val="000000" w:themeColor="text1"/>
        </w:rPr>
        <w:t xml:space="preserve"> </w:t>
      </w:r>
      <w:r w:rsidR="0047489A" w:rsidRPr="0089691F">
        <w:rPr>
          <w:color w:val="000000" w:themeColor="text1"/>
        </w:rPr>
        <w:t>XC-WADO Document Consumer can</w:t>
      </w:r>
      <w:r w:rsidRPr="0089691F">
        <w:rPr>
          <w:color w:val="000000" w:themeColor="text1"/>
        </w:rPr>
        <w:t xml:space="preserve"> be grouped with </w:t>
      </w:r>
      <w:r w:rsidR="0047489A" w:rsidRPr="0089691F">
        <w:rPr>
          <w:color w:val="000000" w:themeColor="text1"/>
        </w:rPr>
        <w:t xml:space="preserve">an Imaging Document Consumer </w:t>
      </w:r>
      <w:r w:rsidRPr="0089691F">
        <w:rPr>
          <w:color w:val="000000" w:themeColor="text1"/>
        </w:rPr>
        <w:t>(</w:t>
      </w:r>
      <w:hyperlink r:id="rId38">
        <w:r w:rsidRPr="0089691F">
          <w:rPr>
            <w:rStyle w:val="Hyperlink"/>
          </w:rPr>
          <w:t>RAD TF-1 XC-WADO Supplement</w:t>
        </w:r>
      </w:hyperlink>
      <w:r w:rsidRPr="0089691F">
        <w:t xml:space="preserve">) </w:t>
      </w:r>
      <w:r w:rsidRPr="0089691F">
        <w:rPr>
          <w:color w:val="000000" w:themeColor="text1"/>
        </w:rPr>
        <w:t>to retrieve imaging study instances from Imaging Document Sources located in remote communities.</w:t>
      </w:r>
    </w:p>
    <w:p w14:paraId="493465DE" w14:textId="454EA150" w:rsidR="004A4825" w:rsidRPr="0089691F" w:rsidRDefault="004A4825" w:rsidP="009C5A30">
      <w:pPr>
        <w:pStyle w:val="BodyText"/>
        <w:rPr>
          <w:i/>
          <w:iCs/>
        </w:rPr>
      </w:pPr>
      <w:r w:rsidRPr="0089691F">
        <w:t xml:space="preserve">The </w:t>
      </w:r>
      <w:r w:rsidR="0047489A" w:rsidRPr="0089691F">
        <w:t xml:space="preserve">XC-WADO Imaging Document Consumer when </w:t>
      </w:r>
      <w:r w:rsidRPr="0089691F">
        <w:t>combined with an</w:t>
      </w:r>
      <w:r w:rsidR="0047489A" w:rsidRPr="0089691F">
        <w:t xml:space="preserve"> Imaging Document Consumer</w:t>
      </w:r>
      <w:r w:rsidRPr="0089691F">
        <w:t>:</w:t>
      </w:r>
    </w:p>
    <w:p w14:paraId="7A34DD7F" w14:textId="7C2DB541" w:rsidR="004A4825" w:rsidRPr="0089691F" w:rsidRDefault="004A4825" w:rsidP="009C5A30">
      <w:pPr>
        <w:pStyle w:val="ListBullet2"/>
        <w:rPr>
          <w:i/>
          <w:iCs/>
        </w:rPr>
      </w:pPr>
      <w:r w:rsidRPr="0089691F">
        <w:t xml:space="preserve">Is aware of the endpoint of the XC-WADO Initiating Imaging </w:t>
      </w:r>
      <w:r w:rsidR="0047489A" w:rsidRPr="0089691F">
        <w:t xml:space="preserve">Gateway </w:t>
      </w:r>
      <w:r w:rsidRPr="0089691F">
        <w:t xml:space="preserve">and shall obtain, the homeCommunityId from the </w:t>
      </w:r>
      <w:r w:rsidR="0055171D" w:rsidRPr="0089691F">
        <w:t>C</w:t>
      </w:r>
      <w:r w:rsidRPr="0089691F">
        <w:t>ross-community document retrieve response and the Retrieve</w:t>
      </w:r>
      <w:r w:rsidR="00C51C0A" w:rsidRPr="0089691F">
        <w:t xml:space="preserve"> </w:t>
      </w:r>
      <w:r w:rsidRPr="0089691F">
        <w:t>Location</w:t>
      </w:r>
      <w:r w:rsidR="00C51C0A" w:rsidRPr="0089691F">
        <w:t xml:space="preserve"> </w:t>
      </w:r>
      <w:r w:rsidRPr="0089691F">
        <w:t xml:space="preserve">UID &amp; Retrieve URL from the selected imaging study manifest. </w:t>
      </w:r>
    </w:p>
    <w:p w14:paraId="592247E6" w14:textId="1AFA0542" w:rsidR="004A4825" w:rsidRPr="0089691F" w:rsidRDefault="004A4825" w:rsidP="009C5A30">
      <w:pPr>
        <w:pStyle w:val="ListBullet2"/>
        <w:rPr>
          <w:i/>
          <w:iCs/>
        </w:rPr>
      </w:pPr>
      <w:r w:rsidRPr="0089691F">
        <w:t>Constructs the WADO-RS retrieve URL based on the above information and issues the Cross-community WADO-RS Retrieve [RAD-160] transaction request to the XC-WADO Initiating Imaging Gateway. See RAD</w:t>
      </w:r>
      <w:r w:rsidR="0023045E" w:rsidRPr="0089691F">
        <w:t xml:space="preserve"> </w:t>
      </w:r>
      <w:r w:rsidRPr="0089691F">
        <w:t xml:space="preserve">TF-1:X.4.1.3 </w:t>
      </w:r>
      <w:r w:rsidR="00CD505C" w:rsidRPr="0089691F">
        <w:t>(</w:t>
      </w:r>
      <w:r w:rsidRPr="0089691F">
        <w:t>Cross-community sharing infrastructure</w:t>
      </w:r>
      <w:r w:rsidR="00CD505C" w:rsidRPr="0089691F">
        <w:t>)</w:t>
      </w:r>
      <w:r w:rsidRPr="0089691F">
        <w:t>.</w:t>
      </w:r>
    </w:p>
    <w:p w14:paraId="50D0BAA4" w14:textId="63D7DCAB" w:rsidR="004A4825" w:rsidRPr="0089691F" w:rsidRDefault="004A4825" w:rsidP="009C5A30">
      <w:pPr>
        <w:pStyle w:val="BodyText"/>
      </w:pPr>
      <w:r w:rsidRPr="0089691F">
        <w:t>Appendix X</w:t>
      </w:r>
      <w:r w:rsidR="00D9772F" w:rsidRPr="0089691F">
        <w:t>A</w:t>
      </w:r>
      <w:r w:rsidRPr="0089691F">
        <w:t xml:space="preserve"> – Managing the addresses of the sources of images to retrieve beyond a single community, provides example</w:t>
      </w:r>
      <w:r w:rsidR="0047489A" w:rsidRPr="0089691F">
        <w:t>s</w:t>
      </w:r>
      <w:r w:rsidRPr="0089691F">
        <w:t xml:space="preserve"> of URL addressing when MADO and XC-WADO are grouped.</w:t>
      </w:r>
    </w:p>
    <w:p w14:paraId="7295076F" w14:textId="6D30DB9C" w:rsidR="004A4825" w:rsidRPr="0089691F" w:rsidRDefault="004A4825" w:rsidP="009C5A30">
      <w:pPr>
        <w:pStyle w:val="Heading3"/>
        <w:numPr>
          <w:ilvl w:val="0"/>
          <w:numId w:val="0"/>
        </w:numPr>
        <w:rPr>
          <w:noProof w:val="0"/>
        </w:rPr>
      </w:pPr>
      <w:bookmarkStart w:id="377" w:name="_Toc236254872"/>
      <w:r w:rsidRPr="0089691F">
        <w:rPr>
          <w:noProof w:val="0"/>
        </w:rPr>
        <w:t>X.6.</w:t>
      </w:r>
      <w:r w:rsidR="006A1E29" w:rsidRPr="0089691F">
        <w:rPr>
          <w:noProof w:val="0"/>
        </w:rPr>
        <w:t>6</w:t>
      </w:r>
      <w:r w:rsidRPr="0089691F">
        <w:rPr>
          <w:noProof w:val="0"/>
        </w:rPr>
        <w:t xml:space="preserve"> RAD IID – Invoke Image Display</w:t>
      </w:r>
      <w:bookmarkEnd w:id="377"/>
    </w:p>
    <w:p w14:paraId="2D14482E" w14:textId="76088CA3" w:rsidR="00C51C0A" w:rsidRPr="0089691F" w:rsidRDefault="00C51C0A" w:rsidP="009C5A30">
      <w:pPr>
        <w:pStyle w:val="BodyText"/>
        <w:rPr>
          <w:color w:val="000000" w:themeColor="text1"/>
        </w:rPr>
      </w:pPr>
      <w:r w:rsidRPr="0089691F">
        <w:rPr>
          <w:color w:val="000000" w:themeColor="text1"/>
        </w:rPr>
        <w:t>The IID Invoke Imaging Display actor (</w:t>
      </w:r>
      <w:hyperlink r:id="rId39">
        <w:r w:rsidRPr="0089691F">
          <w:rPr>
            <w:color w:val="1155CC"/>
            <w:u w:val="single"/>
          </w:rPr>
          <w:t>RAD TF-1</w:t>
        </w:r>
        <w:r w:rsidR="00F365BA" w:rsidRPr="0089691F">
          <w:rPr>
            <w:color w:val="1155CC"/>
            <w:u w:val="single"/>
          </w:rPr>
          <w:t>: 35</w:t>
        </w:r>
      </w:hyperlink>
      <w:r w:rsidRPr="0089691F">
        <w:t xml:space="preserve">) can be grouped </w:t>
      </w:r>
      <w:r w:rsidRPr="0089691F">
        <w:rPr>
          <w:color w:val="000000" w:themeColor="text1"/>
        </w:rPr>
        <w:t>with an Imaging Document Consumer to invoke a remote viewing application to display remotely the imaging study using the Display URL conveyed in the selected imaging study manifest.</w:t>
      </w:r>
    </w:p>
    <w:p w14:paraId="20CE1CD0" w14:textId="41084453" w:rsidR="00C51C0A" w:rsidRPr="0089691F" w:rsidRDefault="00C51C0A" w:rsidP="009C5A30">
      <w:pPr>
        <w:pStyle w:val="BodyText"/>
      </w:pPr>
      <w:r w:rsidRPr="0089691F">
        <w:t>The IID Image Display actor can be grouped with an Imaging Document Source</w:t>
      </w:r>
      <w:r w:rsidR="007365B9" w:rsidRPr="0089691F">
        <w:t xml:space="preserve"> to respond to a request to launch an image viewer based on the Display URL invoked by a remote web browser</w:t>
      </w:r>
      <w:r w:rsidR="00C84A21" w:rsidRPr="0089691F">
        <w:t xml:space="preserve">. </w:t>
      </w:r>
      <w:r w:rsidR="007365B9" w:rsidRPr="0089691F">
        <w:t xml:space="preserve">Such a Display URL was previously placed in an imaging study manifest by a Content Creator associated </w:t>
      </w:r>
      <w:r w:rsidR="00F365BA" w:rsidRPr="0089691F">
        <w:t>with</w:t>
      </w:r>
      <w:r w:rsidR="007365B9" w:rsidRPr="0089691F">
        <w:t xml:space="preserve"> the imaging document source.</w:t>
      </w:r>
    </w:p>
    <w:p w14:paraId="6823CC4A" w14:textId="314F9A70" w:rsidR="007365B9" w:rsidRPr="0089691F" w:rsidRDefault="007365B9" w:rsidP="009C5A30">
      <w:pPr>
        <w:pStyle w:val="BodyText"/>
      </w:pPr>
      <w:r w:rsidRPr="0089691F">
        <w:t>Other deployments where the Display URL is not formatted as an IID URL may be considered but are out of scope of the grouping with IID specified by the MADO Profile.</w:t>
      </w:r>
    </w:p>
    <w:p w14:paraId="4E6C3F02" w14:textId="4DBBC7D9" w:rsidR="00C51C0A" w:rsidRPr="0089691F" w:rsidRDefault="00C51C0A" w:rsidP="009C5A30">
      <w:pPr>
        <w:pStyle w:val="Heading3"/>
        <w:numPr>
          <w:ilvl w:val="0"/>
          <w:numId w:val="0"/>
        </w:numPr>
        <w:rPr>
          <w:noProof w:val="0"/>
        </w:rPr>
      </w:pPr>
      <w:bookmarkStart w:id="378" w:name="_Toc236254873"/>
      <w:r w:rsidRPr="0089691F">
        <w:rPr>
          <w:noProof w:val="0"/>
        </w:rPr>
        <w:t>X.6.</w:t>
      </w:r>
      <w:r w:rsidR="006A1E29" w:rsidRPr="0089691F">
        <w:rPr>
          <w:noProof w:val="0"/>
        </w:rPr>
        <w:t>7</w:t>
      </w:r>
      <w:r w:rsidRPr="0089691F">
        <w:rPr>
          <w:noProof w:val="0"/>
        </w:rPr>
        <w:t xml:space="preserve"> RAD KIN - Key Image Note</w:t>
      </w:r>
      <w:bookmarkEnd w:id="378"/>
    </w:p>
    <w:p w14:paraId="1CC946A9" w14:textId="6DBECBB3" w:rsidR="008F6BAE" w:rsidRPr="0089691F" w:rsidRDefault="008F6BAE" w:rsidP="009C5A30">
      <w:pPr>
        <w:pStyle w:val="BodyText"/>
      </w:pPr>
      <w:r w:rsidRPr="0089691F">
        <w:t>A KIN Evidence Creator, Modality, Image Manager/Archive Actor</w:t>
      </w:r>
      <w:r w:rsidR="00F365BA" w:rsidRPr="0089691F">
        <w:t>,</w:t>
      </w:r>
      <w:r w:rsidRPr="0089691F">
        <w:t xml:space="preserve"> </w:t>
      </w:r>
      <w:r w:rsidR="00CF5F02" w:rsidRPr="0089691F">
        <w:t>when</w:t>
      </w:r>
      <w:r w:rsidRPr="0089691F">
        <w:t xml:space="preserve"> grouped with a Content Creator</w:t>
      </w:r>
      <w:r w:rsidR="00F365BA" w:rsidRPr="0089691F">
        <w:t>,</w:t>
      </w:r>
      <w:r w:rsidRPr="0089691F">
        <w:t xml:space="preserve"> </w:t>
      </w:r>
      <w:r w:rsidR="00CF5F02" w:rsidRPr="0089691F">
        <w:t>shall</w:t>
      </w:r>
      <w:r w:rsidRPr="0089691F">
        <w:t xml:space="preserve"> create </w:t>
      </w:r>
      <w:r w:rsidR="0027792D" w:rsidRPr="0089691F">
        <w:t>i</w:t>
      </w:r>
      <w:r w:rsidRPr="0089691F">
        <w:t xml:space="preserve">maging </w:t>
      </w:r>
      <w:r w:rsidR="0027792D" w:rsidRPr="0089691F">
        <w:t>study</w:t>
      </w:r>
      <w:r w:rsidRPr="0089691F">
        <w:t xml:space="preserve"> </w:t>
      </w:r>
      <w:r w:rsidR="0027792D" w:rsidRPr="0089691F">
        <w:t>m</w:t>
      </w:r>
      <w:r w:rsidRPr="0089691F">
        <w:t>anifests with information resulting from one or more KOS objects that flag significant images (RAD TF-1</w:t>
      </w:r>
      <w:r w:rsidR="00F365BA" w:rsidRPr="0089691F">
        <w:t>: 8</w:t>
      </w:r>
      <w:r w:rsidRPr="0089691F">
        <w:t>) in an</w:t>
      </w:r>
      <w:r w:rsidR="00CF5F02" w:rsidRPr="0089691F">
        <w:t>y</w:t>
      </w:r>
      <w:r w:rsidRPr="0089691F">
        <w:t xml:space="preserve"> associated imaging study.</w:t>
      </w:r>
    </w:p>
    <w:p w14:paraId="6D784217" w14:textId="7631C7A0" w:rsidR="008F6BAE" w:rsidRPr="0089691F" w:rsidRDefault="008F6BAE" w:rsidP="009C5A30">
      <w:pPr>
        <w:pStyle w:val="Heading3"/>
        <w:numPr>
          <w:ilvl w:val="0"/>
          <w:numId w:val="0"/>
        </w:numPr>
        <w:rPr>
          <w:noProof w:val="0"/>
        </w:rPr>
      </w:pPr>
      <w:bookmarkStart w:id="379" w:name="_Toc236254874"/>
      <w:r w:rsidRPr="0089691F">
        <w:rPr>
          <w:noProof w:val="0"/>
        </w:rPr>
        <w:t>X.6.</w:t>
      </w:r>
      <w:r w:rsidR="006A1E29" w:rsidRPr="0089691F">
        <w:rPr>
          <w:noProof w:val="0"/>
        </w:rPr>
        <w:t>8</w:t>
      </w:r>
      <w:r w:rsidRPr="0089691F">
        <w:rPr>
          <w:noProof w:val="0"/>
        </w:rPr>
        <w:t xml:space="preserve"> RAD SWF.b – Scheduled Workflow</w:t>
      </w:r>
      <w:bookmarkEnd w:id="379"/>
    </w:p>
    <w:p w14:paraId="72D623CD" w14:textId="343CEAB1" w:rsidR="0012312E" w:rsidRPr="0089691F" w:rsidRDefault="00834051" w:rsidP="00F365BA">
      <w:pPr>
        <w:pStyle w:val="BodyText"/>
      </w:pPr>
      <w:r w:rsidRPr="0089691F">
        <w:t xml:space="preserve">A SWF Image Manager/Archive Actor can be grouped with a Content Creator to create </w:t>
      </w:r>
      <w:r w:rsidR="0027792D" w:rsidRPr="0089691F">
        <w:t>i</w:t>
      </w:r>
      <w:r w:rsidRPr="0089691F">
        <w:t>maging</w:t>
      </w:r>
      <w:r w:rsidR="0027792D" w:rsidRPr="0089691F">
        <w:t xml:space="preserve"> study</w:t>
      </w:r>
      <w:r w:rsidRPr="0089691F">
        <w:t xml:space="preserve"> </w:t>
      </w:r>
      <w:r w:rsidR="0027792D" w:rsidRPr="0089691F">
        <w:t>m</w:t>
      </w:r>
      <w:r w:rsidRPr="0089691F">
        <w:t>anifests to make available imaging studies.</w:t>
      </w:r>
    </w:p>
    <w:p w14:paraId="13C74D07" w14:textId="4EBBFE81" w:rsidR="00834051" w:rsidRPr="0089691F" w:rsidRDefault="00834051" w:rsidP="00F365BA">
      <w:pPr>
        <w:pStyle w:val="BodyText"/>
      </w:pPr>
      <w:r w:rsidRPr="0089691F">
        <w:lastRenderedPageBreak/>
        <w:t>A SWF Image Manager/Archive Actor can be grouped with an Imaging Document Source to respond to image retrieve request</w:t>
      </w:r>
      <w:r w:rsidR="0027792D" w:rsidRPr="0089691F">
        <w:t>s</w:t>
      </w:r>
      <w:r w:rsidRPr="0089691F">
        <w:t xml:space="preserve"> for imaging studies.</w:t>
      </w:r>
    </w:p>
    <w:p w14:paraId="4AE0032B" w14:textId="586D2BE5" w:rsidR="00834051" w:rsidRPr="0089691F" w:rsidRDefault="00834051" w:rsidP="00F365BA">
      <w:pPr>
        <w:pStyle w:val="BodyText"/>
      </w:pPr>
      <w:r w:rsidRPr="0089691F">
        <w:t>A SWF Image Manager/Archive Actor can be grouped with an Imaging Document Consumer to provide access to remote imaging studies.</w:t>
      </w:r>
    </w:p>
    <w:p w14:paraId="398C7015" w14:textId="7FDFFF00" w:rsidR="008F6BAE" w:rsidRPr="0089691F" w:rsidRDefault="00B4453C" w:rsidP="00F365BA">
      <w:pPr>
        <w:pStyle w:val="BodyText"/>
      </w:pPr>
      <w:r w:rsidRPr="0089691F">
        <w:t xml:space="preserve">Such grouping </w:t>
      </w:r>
      <w:r w:rsidR="008F6BAE" w:rsidRPr="0089691F">
        <w:t>contribute</w:t>
      </w:r>
      <w:r w:rsidRPr="0089691F">
        <w:t>s</w:t>
      </w:r>
      <w:r w:rsidR="008F6BAE" w:rsidRPr="0089691F">
        <w:t xml:space="preserve"> to enhance the quality and consistency of information content (e.g., study date and time</w:t>
      </w:r>
      <w:r w:rsidRPr="0089691F">
        <w:t>, accession number</w:t>
      </w:r>
      <w:r w:rsidR="008F6BAE" w:rsidRPr="0089691F">
        <w:t xml:space="preserve">) in the MADO imaging study manifest and MADO </w:t>
      </w:r>
      <w:r w:rsidR="0027792D" w:rsidRPr="0089691F">
        <w:t>r</w:t>
      </w:r>
      <w:r w:rsidR="008F6BAE" w:rsidRPr="0089691F">
        <w:t>etriev</w:t>
      </w:r>
      <w:r w:rsidR="0027792D" w:rsidRPr="0089691F">
        <w:t>al</w:t>
      </w:r>
      <w:r w:rsidR="008F6BAE" w:rsidRPr="0089691F">
        <w:t xml:space="preserve"> </w:t>
      </w:r>
      <w:r w:rsidR="0027792D" w:rsidRPr="0089691F">
        <w:t xml:space="preserve">of </w:t>
      </w:r>
      <w:r w:rsidR="008F6BAE" w:rsidRPr="0089691F">
        <w:t xml:space="preserve">DICOM Instances from </w:t>
      </w:r>
      <w:r w:rsidR="0027792D" w:rsidRPr="0089691F">
        <w:t>i</w:t>
      </w:r>
      <w:r w:rsidR="008F6BAE" w:rsidRPr="0089691F">
        <w:t xml:space="preserve">maging </w:t>
      </w:r>
      <w:r w:rsidR="0027792D" w:rsidRPr="0089691F">
        <w:t>s</w:t>
      </w:r>
      <w:r w:rsidR="008F6BAE" w:rsidRPr="0089691F">
        <w:t>tudies.</w:t>
      </w:r>
    </w:p>
    <w:p w14:paraId="7C045CA8" w14:textId="77777777" w:rsidR="006A1E29" w:rsidRPr="0089691F" w:rsidRDefault="006A1E29" w:rsidP="008F6BAE">
      <w:pPr>
        <w:pStyle w:val="BodyText"/>
      </w:pPr>
    </w:p>
    <w:p w14:paraId="209F138B" w14:textId="77777777" w:rsidR="004C29F1" w:rsidRPr="0089691F" w:rsidRDefault="0014233D" w:rsidP="00213FA6">
      <w:pPr>
        <w:pStyle w:val="PartTitle"/>
      </w:pPr>
      <w:bookmarkStart w:id="380" w:name="_Toc236254875"/>
      <w:r w:rsidRPr="0089691F">
        <w:lastRenderedPageBreak/>
        <w:t>Volume 2 – Transactions</w:t>
      </w:r>
      <w:bookmarkEnd w:id="380"/>
    </w:p>
    <w:p w14:paraId="11BD8C6C" w14:textId="77777777" w:rsidR="004C29F1" w:rsidRPr="0089691F" w:rsidRDefault="004C29F1"/>
    <w:p w14:paraId="2FC0C54E" w14:textId="5EA44D8E" w:rsidR="004C29F1" w:rsidRPr="0089691F" w:rsidRDefault="007C4AF6" w:rsidP="00213FA6">
      <w:pPr>
        <w:pStyle w:val="EditorInstructions"/>
      </w:pPr>
      <w:bookmarkStart w:id="381" w:name="_heading=h.klcaxte22g4f" w:colFirst="0" w:colLast="0"/>
      <w:bookmarkEnd w:id="381"/>
      <w:r w:rsidRPr="0089691F">
        <w:t>Update</w:t>
      </w:r>
      <w:r w:rsidR="0014233D" w:rsidRPr="0089691F">
        <w:t xml:space="preserve"> Section 4.1</w:t>
      </w:r>
      <w:r w:rsidRPr="0089691F">
        <w:t>07</w:t>
      </w:r>
      <w:r w:rsidR="0014233D" w:rsidRPr="0089691F">
        <w:t xml:space="preserve"> </w:t>
      </w:r>
      <w:r w:rsidRPr="0089691F">
        <w:t>in</w:t>
      </w:r>
      <w:r w:rsidR="0014233D" w:rsidRPr="0089691F">
        <w:t xml:space="preserve"> Volume 2.</w:t>
      </w:r>
    </w:p>
    <w:p w14:paraId="7BBA0323" w14:textId="1BCEFD84" w:rsidR="007C4AF6" w:rsidRPr="0089691F" w:rsidRDefault="007C4AF6" w:rsidP="007C4AF6">
      <w:pPr>
        <w:pStyle w:val="EditorInstructions"/>
      </w:pPr>
      <w:r w:rsidRPr="0089691F">
        <w:t xml:space="preserve">Editor Note: 4.1xy of </w:t>
      </w:r>
      <w:r w:rsidR="00CA68BD" w:rsidRPr="0089691F">
        <w:t xml:space="preserve">the </w:t>
      </w:r>
      <w:r w:rsidRPr="0089691F">
        <w:t>P</w:t>
      </w:r>
      <w:r w:rsidR="00CF5F02" w:rsidRPr="0089691F">
        <w:t xml:space="preserve">ublic </w:t>
      </w:r>
      <w:r w:rsidRPr="0089691F">
        <w:t>C</w:t>
      </w:r>
      <w:r w:rsidR="00CF5F02" w:rsidRPr="0089691F">
        <w:t>omment</w:t>
      </w:r>
      <w:r w:rsidRPr="0089691F">
        <w:t xml:space="preserve"> version </w:t>
      </w:r>
      <w:r w:rsidR="00CA68BD" w:rsidRPr="0089691F">
        <w:t>was</w:t>
      </w:r>
      <w:r w:rsidR="006E5533" w:rsidRPr="0089691F">
        <w:t xml:space="preserve"> </w:t>
      </w:r>
      <w:r w:rsidRPr="0089691F">
        <w:t>removed</w:t>
      </w:r>
      <w:r w:rsidR="00C605A3" w:rsidRPr="0089691F">
        <w:t xml:space="preserve"> and replaced by reuse of 4.107 with </w:t>
      </w:r>
      <w:r w:rsidR="00F365BA" w:rsidRPr="0089691F">
        <w:t>p</w:t>
      </w:r>
      <w:r w:rsidR="00C605A3" w:rsidRPr="0089691F">
        <w:t>rofile specific requirement clarifications as shown below.</w:t>
      </w:r>
    </w:p>
    <w:p w14:paraId="6D1C8D33" w14:textId="77777777" w:rsidR="00C605A3" w:rsidRPr="0089691F" w:rsidRDefault="00C605A3" w:rsidP="008742F1">
      <w:pPr>
        <w:pStyle w:val="BodyText"/>
      </w:pPr>
    </w:p>
    <w:p w14:paraId="7B84D4FB" w14:textId="55807B94" w:rsidR="00C605A3" w:rsidRPr="0089691F" w:rsidRDefault="00C605A3" w:rsidP="00C605A3">
      <w:pPr>
        <w:rPr>
          <w:i/>
          <w:iCs/>
        </w:rPr>
      </w:pPr>
      <w:bookmarkStart w:id="382" w:name="_heading=h.w5fpu1t9ltuk" w:colFirst="0" w:colLast="0"/>
      <w:bookmarkStart w:id="383" w:name="_heading=h.nn3w4nwmnyqf" w:colFirst="0" w:colLast="0"/>
      <w:bookmarkStart w:id="384" w:name="_heading=h.9ubpn7oml8am" w:colFirst="0" w:colLast="0"/>
      <w:bookmarkEnd w:id="382"/>
      <w:bookmarkEnd w:id="383"/>
      <w:bookmarkEnd w:id="384"/>
      <w:r w:rsidRPr="0089691F">
        <w:rPr>
          <w:i/>
          <w:iCs/>
        </w:rPr>
        <w:t>[Current 4.107.4 Messages from IHE</w:t>
      </w:r>
      <w:r w:rsidR="0023045E" w:rsidRPr="0089691F">
        <w:rPr>
          <w:i/>
          <w:iCs/>
        </w:rPr>
        <w:t xml:space="preserve"> </w:t>
      </w:r>
      <w:r w:rsidRPr="0089691F">
        <w:rPr>
          <w:i/>
          <w:iCs/>
        </w:rPr>
        <w:t>RAD</w:t>
      </w:r>
      <w:r w:rsidR="0023045E" w:rsidRPr="0089691F">
        <w:rPr>
          <w:i/>
          <w:iCs/>
        </w:rPr>
        <w:t xml:space="preserve"> </w:t>
      </w:r>
      <w:r w:rsidRPr="0089691F">
        <w:rPr>
          <w:i/>
          <w:iCs/>
        </w:rPr>
        <w:t>TF</w:t>
      </w:r>
      <w:r w:rsidR="0023045E" w:rsidRPr="0089691F">
        <w:rPr>
          <w:i/>
          <w:iCs/>
        </w:rPr>
        <w:t>-</w:t>
      </w:r>
      <w:r w:rsidRPr="0089691F">
        <w:rPr>
          <w:i/>
          <w:iCs/>
        </w:rPr>
        <w:t>2: 4.107 WADO-RS Retrieve [RAD-107]:]</w:t>
      </w:r>
    </w:p>
    <w:p w14:paraId="0EC89231" w14:textId="77777777" w:rsidR="00C605A3" w:rsidRPr="0089691F" w:rsidRDefault="00C605A3" w:rsidP="00816BD8">
      <w:pPr>
        <w:rPr>
          <w:i/>
          <w:iCs/>
        </w:rPr>
      </w:pPr>
    </w:p>
    <w:p w14:paraId="26187E62" w14:textId="77777777" w:rsidR="00816BD8" w:rsidRPr="0089691F" w:rsidRDefault="00816BD8" w:rsidP="00F365BA">
      <w:pPr>
        <w:pStyle w:val="Heading3"/>
        <w:numPr>
          <w:ilvl w:val="0"/>
          <w:numId w:val="0"/>
        </w:numPr>
        <w:rPr>
          <w:noProof w:val="0"/>
        </w:rPr>
      </w:pPr>
      <w:bookmarkStart w:id="385" w:name="_Toc236254876"/>
      <w:r w:rsidRPr="0089691F">
        <w:rPr>
          <w:noProof w:val="0"/>
        </w:rPr>
        <w:t>4.107.4 Messages</w:t>
      </w:r>
      <w:bookmarkEnd w:id="385"/>
      <w:r w:rsidRPr="0089691F">
        <w:rPr>
          <w:noProof w:val="0"/>
        </w:rPr>
        <w:t xml:space="preserve"> </w:t>
      </w:r>
    </w:p>
    <w:p w14:paraId="264F5809" w14:textId="77777777" w:rsidR="00F365BA" w:rsidRPr="0089691F" w:rsidRDefault="00F365BA" w:rsidP="009C5A30">
      <w:pPr>
        <w:pStyle w:val="BodyText"/>
        <w:jc w:val="center"/>
      </w:pPr>
    </w:p>
    <w:p w14:paraId="14B546AD" w14:textId="77777777" w:rsidR="00816BD8" w:rsidRPr="0089691F" w:rsidRDefault="00816BD8" w:rsidP="009C5A30">
      <w:pPr>
        <w:pStyle w:val="BodyText"/>
        <w:jc w:val="center"/>
      </w:pPr>
      <w:r w:rsidRPr="0089691F">
        <w:drawing>
          <wp:inline distT="0" distB="0" distL="0" distR="0" wp14:anchorId="771C675A" wp14:editId="17B5D205">
            <wp:extent cx="2417040" cy="3414465"/>
            <wp:effectExtent l="0" t="0" r="2540" b="0"/>
            <wp:docPr id="156388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81723" name=""/>
                    <pic:cNvPicPr/>
                  </pic:nvPicPr>
                  <pic:blipFill>
                    <a:blip r:embed="rId40"/>
                    <a:stretch>
                      <a:fillRect/>
                    </a:stretch>
                  </pic:blipFill>
                  <pic:spPr>
                    <a:xfrm>
                      <a:off x="0" y="0"/>
                      <a:ext cx="2436355" cy="3441750"/>
                    </a:xfrm>
                    <a:prstGeom prst="rect">
                      <a:avLst/>
                    </a:prstGeom>
                  </pic:spPr>
                </pic:pic>
              </a:graphicData>
            </a:graphic>
          </wp:inline>
        </w:drawing>
      </w:r>
    </w:p>
    <w:p w14:paraId="096522DB" w14:textId="77777777" w:rsidR="00816BD8" w:rsidRPr="0089691F" w:rsidRDefault="00816BD8" w:rsidP="009C5A30">
      <w:pPr>
        <w:pStyle w:val="FigureTitle"/>
      </w:pPr>
      <w:r w:rsidRPr="0089691F">
        <w:t>Figure 4.107.4-1: Interaction Diagram</w:t>
      </w:r>
    </w:p>
    <w:p w14:paraId="6B435F86" w14:textId="621422CC" w:rsidR="00C605A3" w:rsidRPr="0089691F" w:rsidRDefault="00C605A3" w:rsidP="009C5A30">
      <w:pPr>
        <w:pStyle w:val="Heading4"/>
        <w:rPr>
          <w:b w:val="0"/>
          <w:noProof w:val="0"/>
          <w:u w:val="single"/>
        </w:rPr>
      </w:pPr>
      <w:r w:rsidRPr="0089691F">
        <w:rPr>
          <w:noProof w:val="0"/>
          <w:u w:val="single"/>
        </w:rPr>
        <w:t>4.107.4.</w:t>
      </w:r>
      <w:ins w:id="386" w:author="Mary Jungers" w:date="2026-07-29T21:54:00Z" w16du:dateUtc="2026-07-30T02:54:00Z">
        <w:r w:rsidR="00BD54A0">
          <w:rPr>
            <w:noProof w:val="0"/>
            <w:u w:val="single"/>
          </w:rPr>
          <w:t>1</w:t>
        </w:r>
      </w:ins>
      <w:del w:id="387" w:author="Mary Jungers" w:date="2026-07-29T21:54:00Z" w16du:dateUtc="2026-07-30T02:54:00Z">
        <w:r w:rsidRPr="0089691F" w:rsidDel="00BD54A0">
          <w:rPr>
            <w:noProof w:val="0"/>
            <w:u w:val="single"/>
          </w:rPr>
          <w:delText>0</w:delText>
        </w:r>
      </w:del>
      <w:r w:rsidRPr="0089691F">
        <w:rPr>
          <w:noProof w:val="0"/>
          <w:u w:val="single"/>
        </w:rPr>
        <w:t xml:space="preserve"> Message Support Requirements </w:t>
      </w:r>
    </w:p>
    <w:p w14:paraId="07F6F465" w14:textId="13D4F18D" w:rsidR="00816BD8" w:rsidRPr="0089691F" w:rsidRDefault="00816BD8" w:rsidP="009C5A30">
      <w:pPr>
        <w:pStyle w:val="BodyText"/>
      </w:pPr>
      <w:r w:rsidRPr="0089691F">
        <w:t>This transaction defines</w:t>
      </w:r>
      <w:r w:rsidRPr="0089691F">
        <w:rPr>
          <w:b/>
          <w:bCs/>
        </w:rPr>
        <w:t xml:space="preserve"> </w:t>
      </w:r>
      <w:r w:rsidRPr="0089691F">
        <w:t xml:space="preserve">four request/response message pairs: </w:t>
      </w:r>
    </w:p>
    <w:p w14:paraId="280A6916" w14:textId="3D11C9B6" w:rsidR="00816BD8" w:rsidRPr="0089691F" w:rsidRDefault="00816BD8" w:rsidP="009C5A30">
      <w:pPr>
        <w:pStyle w:val="ListBullet2"/>
      </w:pPr>
      <w:r w:rsidRPr="0089691F">
        <w:t>Get Instances (Section 4.107.4.1 and 4.107.4.2)</w:t>
      </w:r>
    </w:p>
    <w:p w14:paraId="326E32C8" w14:textId="6E742900" w:rsidR="00816BD8" w:rsidRPr="0089691F" w:rsidRDefault="00816BD8" w:rsidP="009C5A30">
      <w:pPr>
        <w:pStyle w:val="ListBullet2"/>
      </w:pPr>
      <w:r w:rsidRPr="0089691F">
        <w:t xml:space="preserve">Get Metadata (Section 4.107.4.3 and 4.107.4.4) </w:t>
      </w:r>
    </w:p>
    <w:p w14:paraId="489EE890" w14:textId="7955D5B0" w:rsidR="00816BD8" w:rsidRPr="0089691F" w:rsidRDefault="00816BD8" w:rsidP="009C5A30">
      <w:pPr>
        <w:pStyle w:val="ListBullet2"/>
      </w:pPr>
      <w:r w:rsidRPr="0089691F">
        <w:lastRenderedPageBreak/>
        <w:t xml:space="preserve">Get Bulkdata (Section 4.107.4.5 and 4.107.4.6) </w:t>
      </w:r>
    </w:p>
    <w:p w14:paraId="134CC836" w14:textId="6CF3C855" w:rsidR="00816BD8" w:rsidRPr="0089691F" w:rsidRDefault="00816BD8" w:rsidP="009C5A30">
      <w:pPr>
        <w:pStyle w:val="ListBullet2"/>
      </w:pPr>
      <w:r w:rsidRPr="0089691F">
        <w:t xml:space="preserve">Get Rendered Instances (Section 4.107.4.7 and 4.107.4.8) </w:t>
      </w:r>
    </w:p>
    <w:p w14:paraId="1363190A" w14:textId="0B4F0361" w:rsidR="00C605A3" w:rsidRPr="0089691F" w:rsidRDefault="00816BD8" w:rsidP="009C5A30">
      <w:pPr>
        <w:pStyle w:val="BodyText"/>
        <w:rPr>
          <w:rFonts w:eastAsia="Arial"/>
        </w:rPr>
      </w:pPr>
      <w:r w:rsidRPr="0089691F">
        <w:t>A Requester shall support at least one of these request/response pairs</w:t>
      </w:r>
      <w:r w:rsidRPr="0089691F">
        <w:rPr>
          <w:b/>
          <w:bCs/>
          <w:strike/>
        </w:rPr>
        <w:t>; a Responder shall support all four pairs, as defined in DICOM</w:t>
      </w:r>
      <w:r w:rsidR="00C84A21" w:rsidRPr="0089691F">
        <w:rPr>
          <w:b/>
          <w:bCs/>
          <w:strike/>
        </w:rPr>
        <w:t xml:space="preserve">. </w:t>
      </w:r>
    </w:p>
    <w:p w14:paraId="5BC44ABB" w14:textId="4B38A163" w:rsidR="00C605A3" w:rsidRPr="0089691F" w:rsidRDefault="00C605A3" w:rsidP="009C5A30">
      <w:pPr>
        <w:pStyle w:val="EditorInstructions"/>
        <w:rPr>
          <w:lang w:eastAsia="en-CA"/>
        </w:rPr>
      </w:pPr>
      <w:r w:rsidRPr="0089691F">
        <w:rPr>
          <w:lang w:eastAsia="en-CA"/>
        </w:rPr>
        <w:t>Add the following new subsections</w:t>
      </w:r>
    </w:p>
    <w:p w14:paraId="77743959" w14:textId="15E2D74C" w:rsidR="00726112" w:rsidRPr="0089691F" w:rsidRDefault="00726112" w:rsidP="009C5A30">
      <w:pPr>
        <w:pStyle w:val="Heading5"/>
        <w:rPr>
          <w:b w:val="0"/>
          <w:noProof w:val="0"/>
          <w:u w:val="single"/>
        </w:rPr>
      </w:pPr>
      <w:r w:rsidRPr="0089691F">
        <w:rPr>
          <w:noProof w:val="0"/>
          <w:u w:val="single"/>
        </w:rPr>
        <w:t>4.107.4.</w:t>
      </w:r>
      <w:ins w:id="388" w:author="Mary Jungers" w:date="2026-07-29T21:54:00Z" w16du:dateUtc="2026-07-30T02:54:00Z">
        <w:r w:rsidR="00BD54A0">
          <w:rPr>
            <w:noProof w:val="0"/>
            <w:u w:val="single"/>
          </w:rPr>
          <w:t>1</w:t>
        </w:r>
      </w:ins>
      <w:del w:id="389" w:author="Mary Jungers" w:date="2026-07-29T21:54:00Z" w16du:dateUtc="2026-07-30T02:54:00Z">
        <w:r w:rsidRPr="0089691F" w:rsidDel="00BD54A0">
          <w:rPr>
            <w:noProof w:val="0"/>
            <w:u w:val="single"/>
          </w:rPr>
          <w:delText>0</w:delText>
        </w:r>
      </w:del>
      <w:r w:rsidRPr="0089691F">
        <w:rPr>
          <w:noProof w:val="0"/>
          <w:u w:val="single"/>
        </w:rPr>
        <w:t xml:space="preserve">.1 Cross-Enterprise Document Sharing for Imaging (XDS-I.b) Profile </w:t>
      </w:r>
    </w:p>
    <w:p w14:paraId="77C18712" w14:textId="13BD8D3F" w:rsidR="00726112" w:rsidRPr="0089691F" w:rsidRDefault="00726112" w:rsidP="009C5A30">
      <w:pPr>
        <w:pStyle w:val="BodyText"/>
      </w:pPr>
      <w:r w:rsidRPr="0089691F">
        <w:t>A Responder in the XDS-I.b Profile shall support all four message pairs.</w:t>
      </w:r>
    </w:p>
    <w:p w14:paraId="5667B7AC" w14:textId="25D28CCB" w:rsidR="00726112" w:rsidRPr="0089691F" w:rsidRDefault="00726112" w:rsidP="009C5A30">
      <w:pPr>
        <w:pStyle w:val="Heading5"/>
        <w:rPr>
          <w:noProof w:val="0"/>
        </w:rPr>
      </w:pPr>
      <w:r w:rsidRPr="0089691F">
        <w:rPr>
          <w:noProof w:val="0"/>
        </w:rPr>
        <w:t>4.107.4.</w:t>
      </w:r>
      <w:ins w:id="390" w:author="Mary Jungers" w:date="2026-07-29T21:54:00Z" w16du:dateUtc="2026-07-30T02:54:00Z">
        <w:r w:rsidR="00BD54A0">
          <w:rPr>
            <w:noProof w:val="0"/>
          </w:rPr>
          <w:t>1</w:t>
        </w:r>
      </w:ins>
      <w:del w:id="391" w:author="Mary Jungers" w:date="2026-07-29T21:54:00Z" w16du:dateUtc="2026-07-30T02:54:00Z">
        <w:r w:rsidRPr="0089691F" w:rsidDel="00BD54A0">
          <w:rPr>
            <w:noProof w:val="0"/>
          </w:rPr>
          <w:delText>0</w:delText>
        </w:r>
      </w:del>
      <w:r w:rsidRPr="0089691F">
        <w:rPr>
          <w:noProof w:val="0"/>
        </w:rPr>
        <w:t xml:space="preserve">.2 Web-based Image Access (WIA) Profile </w:t>
      </w:r>
    </w:p>
    <w:p w14:paraId="63FE1E52" w14:textId="77777777" w:rsidR="00726112" w:rsidRPr="0089691F" w:rsidRDefault="00726112" w:rsidP="009C5A30">
      <w:pPr>
        <w:pStyle w:val="BodyText"/>
      </w:pPr>
      <w:r w:rsidRPr="0089691F">
        <w:t>A Responder in the WIA Profile shall support all four message pairs.</w:t>
      </w:r>
    </w:p>
    <w:p w14:paraId="26DE0BA7" w14:textId="6265A43C" w:rsidR="00726112" w:rsidRPr="0089691F" w:rsidRDefault="00726112" w:rsidP="009C5A30">
      <w:pPr>
        <w:pStyle w:val="Heading5"/>
        <w:rPr>
          <w:noProof w:val="0"/>
        </w:rPr>
      </w:pPr>
      <w:r w:rsidRPr="0089691F">
        <w:rPr>
          <w:noProof w:val="0"/>
        </w:rPr>
        <w:t>4.107.4.</w:t>
      </w:r>
      <w:ins w:id="392" w:author="Mary Jungers" w:date="2026-07-29T21:54:00Z" w16du:dateUtc="2026-07-30T02:54:00Z">
        <w:r w:rsidR="00BD54A0">
          <w:rPr>
            <w:noProof w:val="0"/>
          </w:rPr>
          <w:t>1</w:t>
        </w:r>
      </w:ins>
      <w:del w:id="393" w:author="Mary Jungers" w:date="2026-07-29T21:54:00Z" w16du:dateUtc="2026-07-30T02:54:00Z">
        <w:r w:rsidRPr="0089691F" w:rsidDel="00BD54A0">
          <w:rPr>
            <w:noProof w:val="0"/>
          </w:rPr>
          <w:delText>0</w:delText>
        </w:r>
      </w:del>
      <w:r w:rsidRPr="0089691F">
        <w:rPr>
          <w:noProof w:val="0"/>
        </w:rPr>
        <w:t xml:space="preserve">.3 Integrated Multimedia Reporting (IMR) Profile </w:t>
      </w:r>
    </w:p>
    <w:p w14:paraId="2F71D3AB" w14:textId="77777777" w:rsidR="00726112" w:rsidRPr="0089691F" w:rsidRDefault="00726112" w:rsidP="00726112">
      <w:r w:rsidRPr="0089691F">
        <w:t>A Responder in the IMR Profile shall support all four message pairs.</w:t>
      </w:r>
    </w:p>
    <w:p w14:paraId="0110A91B" w14:textId="654CF75A" w:rsidR="00726112" w:rsidRPr="0089691F" w:rsidRDefault="00726112" w:rsidP="009C5A30">
      <w:pPr>
        <w:pStyle w:val="Heading5"/>
        <w:rPr>
          <w:noProof w:val="0"/>
        </w:rPr>
      </w:pPr>
      <w:r w:rsidRPr="0089691F">
        <w:rPr>
          <w:noProof w:val="0"/>
        </w:rPr>
        <w:t>4.107.4.</w:t>
      </w:r>
      <w:ins w:id="394" w:author="Mary Jungers" w:date="2026-07-29T21:54:00Z" w16du:dateUtc="2026-07-30T02:54:00Z">
        <w:r w:rsidR="00BD54A0">
          <w:rPr>
            <w:noProof w:val="0"/>
          </w:rPr>
          <w:t>1</w:t>
        </w:r>
      </w:ins>
      <w:del w:id="395" w:author="Mary Jungers" w:date="2026-07-29T21:54:00Z" w16du:dateUtc="2026-07-30T02:54:00Z">
        <w:r w:rsidRPr="0089691F" w:rsidDel="00BD54A0">
          <w:rPr>
            <w:noProof w:val="0"/>
          </w:rPr>
          <w:delText>0</w:delText>
        </w:r>
      </w:del>
      <w:r w:rsidRPr="0089691F">
        <w:rPr>
          <w:noProof w:val="0"/>
        </w:rPr>
        <w:t>.</w:t>
      </w:r>
      <w:r w:rsidR="00CE3F87" w:rsidRPr="0089691F">
        <w:rPr>
          <w:noProof w:val="0"/>
        </w:rPr>
        <w:t>4</w:t>
      </w:r>
      <w:r w:rsidRPr="0089691F">
        <w:rPr>
          <w:noProof w:val="0"/>
        </w:rPr>
        <w:t xml:space="preserve"> Manifest-based Access to DICOM Objects (MADO) Profile </w:t>
      </w:r>
    </w:p>
    <w:p w14:paraId="77342987" w14:textId="77777777" w:rsidR="00726112" w:rsidRPr="0089691F" w:rsidRDefault="00726112" w:rsidP="009C5A30">
      <w:pPr>
        <w:pStyle w:val="BodyText"/>
      </w:pPr>
      <w:r w:rsidRPr="0089691F">
        <w:t xml:space="preserve">A Responder in the MADO Profile shall support the ‘Get Instances’ message pair for Study Instances, Series Instances and Instance Resources. The Responder may support the Frame Pixel Data Resource. </w:t>
      </w:r>
    </w:p>
    <w:p w14:paraId="272A0D24" w14:textId="77777777" w:rsidR="00726112" w:rsidRPr="0089691F" w:rsidRDefault="00726112" w:rsidP="009C5A30">
      <w:pPr>
        <w:pStyle w:val="Note"/>
      </w:pPr>
      <w:r w:rsidRPr="0089691F">
        <w:t>Note: The Frame Pixel Data Resource is being introduced by a DICOM CP on DICOM PS3.18.</w:t>
      </w:r>
    </w:p>
    <w:p w14:paraId="0F732887" w14:textId="64F7151F" w:rsidR="002E4BAC" w:rsidRPr="0089691F" w:rsidRDefault="008A3E66" w:rsidP="009C5A30">
      <w:pPr>
        <w:pStyle w:val="BodyText"/>
        <w:rPr>
          <w:b/>
          <w:bCs/>
        </w:rPr>
      </w:pPr>
      <w:r w:rsidRPr="0089691F">
        <w:rPr>
          <w:b/>
          <w:bCs/>
        </w:rPr>
        <w:t>Rendered Instances Option</w:t>
      </w:r>
    </w:p>
    <w:p w14:paraId="3AB298D8" w14:textId="46ADAA82" w:rsidR="00726112" w:rsidRPr="0089691F" w:rsidRDefault="00726112" w:rsidP="009C5A30">
      <w:pPr>
        <w:pStyle w:val="BodyText"/>
      </w:pPr>
      <w:r w:rsidRPr="0089691F">
        <w:t>A Requester in the MADO Profile that claims the Rendered Instances Option shall support the ‘Get Rendered Instances’ message pair for the Rendered Instance Resource. The Requester may support Rendered Series and Rendered Frame resources.</w:t>
      </w:r>
    </w:p>
    <w:p w14:paraId="4C9861F5" w14:textId="61EE12C9" w:rsidR="00614D15" w:rsidRPr="0089691F" w:rsidRDefault="00726112" w:rsidP="009C5A30">
      <w:pPr>
        <w:pStyle w:val="BodyText"/>
      </w:pPr>
      <w:r w:rsidRPr="0089691F">
        <w:t>A Responder in the MADO Profile that claims the Rendered Instances Option shall support the ‘Get Rendered Instances’ message pair for the Rendered Instance Resource. The Responder may support Rendered Series and Rendered Frame resources.</w:t>
      </w:r>
    </w:p>
    <w:p w14:paraId="7570FD4B" w14:textId="5E4C6315" w:rsidR="00D05CB2" w:rsidRPr="0089691F" w:rsidRDefault="00CE3F87" w:rsidP="009C5A30">
      <w:pPr>
        <w:pStyle w:val="Heading5"/>
        <w:rPr>
          <w:noProof w:val="0"/>
        </w:rPr>
      </w:pPr>
      <w:r w:rsidRPr="0089691F">
        <w:rPr>
          <w:noProof w:val="0"/>
        </w:rPr>
        <w:t>4.107.4.</w:t>
      </w:r>
      <w:ins w:id="396" w:author="Mary Jungers" w:date="2026-07-29T21:54:00Z" w16du:dateUtc="2026-07-30T02:54:00Z">
        <w:r w:rsidR="00BD54A0">
          <w:rPr>
            <w:noProof w:val="0"/>
          </w:rPr>
          <w:t>1</w:t>
        </w:r>
      </w:ins>
      <w:del w:id="397" w:author="Mary Jungers" w:date="2026-07-29T21:54:00Z" w16du:dateUtc="2026-07-30T02:54:00Z">
        <w:r w:rsidRPr="0089691F" w:rsidDel="00BD54A0">
          <w:rPr>
            <w:noProof w:val="0"/>
          </w:rPr>
          <w:delText>0</w:delText>
        </w:r>
      </w:del>
      <w:r w:rsidRPr="0089691F">
        <w:rPr>
          <w:noProof w:val="0"/>
        </w:rPr>
        <w:t>.5 Cross-Community Web-Based Access to DICOM Objects (XC-WADO) Profile</w:t>
      </w:r>
    </w:p>
    <w:p w14:paraId="6CA3F39E" w14:textId="29C8994B" w:rsidR="00D05CB2" w:rsidRPr="0089691F" w:rsidRDefault="00D05CB2" w:rsidP="00D05CB2">
      <w:r w:rsidRPr="0089691F">
        <w:t>A Requester and a Responder in the XC-WADO Profile shall support the ‘Get Instances’ message pair as defined in DICOM PS3.18. They may optionally support the ‘Get Rendered Instances’ message pair as defined in DICOM PS3.18.</w:t>
      </w:r>
    </w:p>
    <w:p w14:paraId="7442816A" w14:textId="62F861B9" w:rsidR="00CE3F87" w:rsidRPr="0089691F" w:rsidRDefault="00CE3F87" w:rsidP="00D05CB2">
      <w:pPr>
        <w:rPr>
          <w:color w:val="000000" w:themeColor="text1"/>
        </w:rPr>
      </w:pPr>
      <w:r w:rsidRPr="0089691F">
        <w:rPr>
          <w:b/>
          <w:bCs/>
        </w:rPr>
        <w:t xml:space="preserve"> </w:t>
      </w:r>
    </w:p>
    <w:p w14:paraId="3546862D" w14:textId="77777777" w:rsidR="00DA0A1D" w:rsidRPr="0089691F" w:rsidRDefault="00DA0A1D" w:rsidP="00CE3F87">
      <w:pPr>
        <w:rPr>
          <w:color w:val="000000" w:themeColor="text1"/>
        </w:rPr>
      </w:pPr>
    </w:p>
    <w:p w14:paraId="793D7E29" w14:textId="77777777" w:rsidR="004C29F1" w:rsidRPr="0089691F" w:rsidRDefault="0014233D" w:rsidP="00213FA6">
      <w:pPr>
        <w:pStyle w:val="BodyText"/>
        <w:rPr>
          <w:rFonts w:ascii="Arial" w:eastAsia="Arial" w:hAnsi="Arial" w:cs="Arial"/>
          <w:b/>
          <w:bCs/>
          <w:sz w:val="32"/>
          <w:szCs w:val="32"/>
        </w:rPr>
      </w:pPr>
      <w:r w:rsidRPr="0089691F">
        <w:br w:type="page"/>
      </w:r>
    </w:p>
    <w:p w14:paraId="471DE002" w14:textId="77777777" w:rsidR="004C29F1" w:rsidRPr="0089691F" w:rsidRDefault="0014233D" w:rsidP="00213FA6">
      <w:pPr>
        <w:pStyle w:val="EditorInstructions"/>
      </w:pPr>
      <w:r w:rsidRPr="0089691F">
        <w:lastRenderedPageBreak/>
        <w:t xml:space="preserve">Add Appendix XA to Volume 2x appendices </w:t>
      </w:r>
    </w:p>
    <w:p w14:paraId="602782F8" w14:textId="77777777" w:rsidR="004C29F1" w:rsidRPr="0089691F" w:rsidRDefault="0014233D" w:rsidP="00213FA6">
      <w:pPr>
        <w:pStyle w:val="Heading1"/>
        <w:pageBreakBefore w:val="0"/>
        <w:numPr>
          <w:ilvl w:val="0"/>
          <w:numId w:val="0"/>
        </w:numPr>
        <w:rPr>
          <w:noProof w:val="0"/>
        </w:rPr>
      </w:pPr>
      <w:bookmarkStart w:id="398" w:name="_Toc236254877"/>
      <w:r w:rsidRPr="0089691F">
        <w:rPr>
          <w:noProof w:val="0"/>
        </w:rPr>
        <w:t>Appendix XA – Managing the addresses of the sources of images to retrieve beyond a single community</w:t>
      </w:r>
      <w:bookmarkEnd w:id="398"/>
      <w:r w:rsidRPr="0089691F">
        <w:rPr>
          <w:noProof w:val="0"/>
        </w:rPr>
        <w:t xml:space="preserve"> </w:t>
      </w:r>
    </w:p>
    <w:p w14:paraId="1E3E31F6" w14:textId="77777777" w:rsidR="00234302" w:rsidRPr="0089691F" w:rsidRDefault="00234302" w:rsidP="00234302">
      <w:pPr>
        <w:pStyle w:val="BodyText"/>
      </w:pPr>
      <w:r w:rsidRPr="0089691F">
        <w:t>This appendix provides information about the way the addresses of image sources are handled both within a Community where the DICOM instances are accessed through the MADO Profile, as well as Cross-community where the MADO Profile is grouped with the XC-WADO Profile.</w:t>
      </w:r>
    </w:p>
    <w:p w14:paraId="530F5A8C" w14:textId="77777777" w:rsidR="00234302" w:rsidRPr="0089691F" w:rsidRDefault="00234302" w:rsidP="00234302">
      <w:pPr>
        <w:pStyle w:val="Note"/>
      </w:pPr>
      <w:r w:rsidRPr="0089691F">
        <w:t>Note: The term Community is used to consider a set of Imaging Document Sources, Content Creators and Imaging Document Consumers that are implemented by individual organizations or enterprises. The way the MADO actors are integrated within their respective individual organizations or enterprises is beyond the scope of the MADO Profile and may use IHE profiles such as IHE WIA, IHE SWF.b, ARI. Examples of such Communities are regional ehealth networks, and national ehealth infrastructures.</w:t>
      </w:r>
    </w:p>
    <w:p w14:paraId="0F117ED6" w14:textId="77777777" w:rsidR="00234302" w:rsidRPr="0089691F" w:rsidRDefault="00234302" w:rsidP="00234302">
      <w:pPr>
        <w:pStyle w:val="Note"/>
      </w:pPr>
      <w:r w:rsidRPr="0089691F">
        <w:tab/>
        <w:t>The term Cross-community is used to consider how one or more Communities, as defined above, may be integrated and allow actors such as Imaging Document Consumers to access Imaging Document Sources from other Communities to retrieve DICOM Instances across these Community boundaries.</w:t>
      </w:r>
    </w:p>
    <w:p w14:paraId="2D3B8048" w14:textId="3ABCF617" w:rsidR="00234302" w:rsidRPr="0089691F" w:rsidRDefault="00234302" w:rsidP="00234302">
      <w:pPr>
        <w:pStyle w:val="BodyText"/>
      </w:pPr>
      <w:r w:rsidRPr="0089691F">
        <w:t>In particular, the way the WADO-RS Request conveys address information in such a mixed environment is handled.</w:t>
      </w:r>
    </w:p>
    <w:p w14:paraId="34EAC13B" w14:textId="374DDE44" w:rsidR="00234302" w:rsidRPr="0089691F" w:rsidRDefault="00234302" w:rsidP="00213FA6">
      <w:pPr>
        <w:pStyle w:val="BodyText"/>
      </w:pPr>
      <w:r w:rsidRPr="0089691F">
        <w:t>The following four figures present an example of Cross-community handling of the retrieve URL used in the WADO-RS transactions. Figures XA-1 and XA-2 depict the case of a Community A that uses a Retrieve Location UID. Figures XA-3 and XA-4 depict the case of a Community A that uses a Retrieve URL in the imaging study manifest (See Section X.4.1.2 Intra-community sharing infrastructure).</w:t>
      </w:r>
    </w:p>
    <w:p w14:paraId="7C35205D" w14:textId="4FF9C3A7" w:rsidR="004C29F1" w:rsidRPr="0089691F" w:rsidRDefault="0014233D" w:rsidP="00CA68BD">
      <w:pPr>
        <w:pStyle w:val="BodyText"/>
      </w:pPr>
      <w:r w:rsidRPr="0089691F">
        <w:t>In these examples, a Cross-community WADO-RS Retrieve transaction initiates from a Community B Imaging Document Consumer and progresses via Initiating and Responding Imaging Gateways to reach the Community A where the Imaging Document Source is located</w:t>
      </w:r>
      <w:r w:rsidR="008D6576" w:rsidRPr="0089691F">
        <w:t xml:space="preserve">. </w:t>
      </w:r>
      <w:r w:rsidRPr="0089691F">
        <w:t xml:space="preserve">The example focuses on the WADO-RS retrieve URL, and the value it contains, as it moves from B to A. These transformations are specified by the XC-WADO Profile using the MADO specified </w:t>
      </w:r>
      <w:r w:rsidR="006E66CD" w:rsidRPr="0089691F">
        <w:t>i</w:t>
      </w:r>
      <w:r w:rsidRPr="0089691F">
        <w:t xml:space="preserve">maging </w:t>
      </w:r>
      <w:r w:rsidR="006E66CD" w:rsidRPr="0089691F">
        <w:t>s</w:t>
      </w:r>
      <w:r w:rsidRPr="0089691F">
        <w:t xml:space="preserve">tudy </w:t>
      </w:r>
      <w:r w:rsidR="006E66CD" w:rsidRPr="0089691F">
        <w:t>m</w:t>
      </w:r>
      <w:r w:rsidRPr="0089691F">
        <w:t>anifest (</w:t>
      </w:r>
      <w:r w:rsidR="006E5533" w:rsidRPr="0089691F">
        <w:t>s</w:t>
      </w:r>
      <w:r w:rsidRPr="0089691F">
        <w:t xml:space="preserve">ee </w:t>
      </w:r>
      <w:r w:rsidR="003B5F9D" w:rsidRPr="0089691F">
        <w:t>S</w:t>
      </w:r>
      <w:r w:rsidRPr="0089691F">
        <w:t>ection 58.4.1.5 DICOMweb Study Service Retrieve transaction URI).</w:t>
      </w:r>
    </w:p>
    <w:p w14:paraId="1D2779BC" w14:textId="3BD3CF7C" w:rsidR="004C29F1" w:rsidRPr="0089691F" w:rsidRDefault="004E4892" w:rsidP="00CA68BD">
      <w:pPr>
        <w:pStyle w:val="BodyText"/>
      </w:pPr>
      <w:r w:rsidRPr="0089691F">
        <w:t>The</w:t>
      </w:r>
      <w:r w:rsidR="0014233D" w:rsidRPr="0089691F">
        <w:t xml:space="preserve"> </w:t>
      </w:r>
      <w:r w:rsidR="00933211" w:rsidRPr="0089691F">
        <w:t xml:space="preserve">elements </w:t>
      </w:r>
      <w:r w:rsidR="0014233D" w:rsidRPr="0089691F">
        <w:t>manipulated during transactions used in</w:t>
      </w:r>
      <w:r w:rsidR="003B6BC4" w:rsidRPr="0089691F">
        <w:t xml:space="preserve"> </w:t>
      </w:r>
      <w:r w:rsidR="0014233D" w:rsidRPr="0089691F">
        <w:t xml:space="preserve">Figures XA-1, XA-2, XA-3, XA-4 that provide </w:t>
      </w:r>
      <w:r w:rsidR="003B6BC4" w:rsidRPr="0089691F">
        <w:t>examples</w:t>
      </w:r>
      <w:r w:rsidR="0014233D" w:rsidRPr="0089691F">
        <w:t xml:space="preserve"> of the URL transformation by the gateways where the responding community either </w:t>
      </w:r>
      <w:r w:rsidR="00CA68BD" w:rsidRPr="0089691F">
        <w:t>includes</w:t>
      </w:r>
      <w:r w:rsidR="0014233D" w:rsidRPr="0089691F">
        <w:t xml:space="preserve"> or not the Retrieve URL (0008,1190) attribute into the published </w:t>
      </w:r>
      <w:r w:rsidR="006E66CD" w:rsidRPr="0089691F">
        <w:t>i</w:t>
      </w:r>
      <w:r w:rsidR="0014233D" w:rsidRPr="0089691F">
        <w:t xml:space="preserve">maging </w:t>
      </w:r>
      <w:r w:rsidR="006E66CD" w:rsidRPr="0089691F">
        <w:t>study m</w:t>
      </w:r>
      <w:r w:rsidR="0014233D" w:rsidRPr="0089691F">
        <w:t>anifests:</w:t>
      </w:r>
    </w:p>
    <w:p w14:paraId="0E75F4FF" w14:textId="3027D3AE" w:rsidR="004C29F1" w:rsidRPr="0089691F" w:rsidRDefault="0014233D" w:rsidP="009C5A30">
      <w:pPr>
        <w:pStyle w:val="ListBullet2"/>
        <w:rPr>
          <w:rFonts w:eastAsia="Calibri"/>
        </w:rPr>
      </w:pPr>
      <w:r w:rsidRPr="0089691F">
        <w:rPr>
          <w:rFonts w:eastAsia="Calibri"/>
        </w:rPr>
        <w:t xml:space="preserve">Initiating Imaging Gateway hostname: </w:t>
      </w:r>
      <w:r w:rsidR="00933211" w:rsidRPr="0089691F">
        <w:rPr>
          <w:rFonts w:eastAsia="Calibri"/>
        </w:rPr>
        <w:tab/>
      </w:r>
      <w:r w:rsidR="00933211" w:rsidRPr="0089691F">
        <w:rPr>
          <w:rFonts w:eastAsia="Calibri"/>
        </w:rPr>
        <w:tab/>
      </w:r>
      <w:r w:rsidRPr="0089691F">
        <w:rPr>
          <w:rFonts w:eastAsia="Calibri"/>
        </w:rPr>
        <w:t>initiating-gateway.example.com</w:t>
      </w:r>
    </w:p>
    <w:p w14:paraId="5E4489FD" w14:textId="47BD9868" w:rsidR="004C29F1" w:rsidRPr="0089691F" w:rsidRDefault="0014233D" w:rsidP="009C5A30">
      <w:pPr>
        <w:pStyle w:val="ListBullet2"/>
        <w:rPr>
          <w:rFonts w:eastAsia="Calibri"/>
        </w:rPr>
      </w:pPr>
      <w:r w:rsidRPr="0089691F">
        <w:rPr>
          <w:rFonts w:eastAsia="Calibri"/>
        </w:rPr>
        <w:t xml:space="preserve">Initiating Imaging Gateway endpoint_path: </w:t>
      </w:r>
      <w:r w:rsidR="00933211" w:rsidRPr="0089691F">
        <w:rPr>
          <w:rFonts w:eastAsia="Calibri"/>
        </w:rPr>
        <w:tab/>
      </w:r>
      <w:r w:rsidR="00933211" w:rsidRPr="0089691F">
        <w:rPr>
          <w:rFonts w:eastAsia="Calibri"/>
        </w:rPr>
        <w:tab/>
      </w:r>
      <w:r w:rsidRPr="0089691F">
        <w:rPr>
          <w:rFonts w:eastAsia="Calibri"/>
        </w:rPr>
        <w:t>wado</w:t>
      </w:r>
    </w:p>
    <w:p w14:paraId="066EA753" w14:textId="2D804B31" w:rsidR="004C29F1" w:rsidRPr="0089691F" w:rsidRDefault="0014233D" w:rsidP="009C5A30">
      <w:pPr>
        <w:pStyle w:val="ListBullet2"/>
        <w:rPr>
          <w:rFonts w:eastAsia="Calibri"/>
        </w:rPr>
      </w:pPr>
      <w:r w:rsidRPr="0089691F">
        <w:rPr>
          <w:rFonts w:eastAsia="Calibri"/>
        </w:rPr>
        <w:t xml:space="preserve">Responding Imaging Gateway hostname: </w:t>
      </w:r>
      <w:r w:rsidR="00933211" w:rsidRPr="0089691F">
        <w:rPr>
          <w:rFonts w:eastAsia="Calibri"/>
        </w:rPr>
        <w:tab/>
      </w:r>
      <w:r w:rsidR="00933211" w:rsidRPr="0089691F">
        <w:rPr>
          <w:rFonts w:eastAsia="Calibri"/>
        </w:rPr>
        <w:tab/>
      </w:r>
      <w:r w:rsidRPr="0089691F">
        <w:rPr>
          <w:rFonts w:eastAsia="Calibri"/>
        </w:rPr>
        <w:t>responding-gateway.example.org</w:t>
      </w:r>
    </w:p>
    <w:p w14:paraId="5E15CAA8" w14:textId="698CF8F4" w:rsidR="004C29F1" w:rsidRPr="0089691F" w:rsidRDefault="0014233D" w:rsidP="009C5A30">
      <w:pPr>
        <w:pStyle w:val="ListBullet2"/>
        <w:rPr>
          <w:rFonts w:eastAsia="Calibri"/>
        </w:rPr>
      </w:pPr>
      <w:r w:rsidRPr="0089691F">
        <w:rPr>
          <w:rFonts w:eastAsia="Calibri"/>
        </w:rPr>
        <w:t>Responding Imaging Gateway endpoint_path:</w:t>
      </w:r>
      <w:r w:rsidR="00CA68BD" w:rsidRPr="0089691F">
        <w:rPr>
          <w:rFonts w:eastAsia="Calibri"/>
        </w:rPr>
        <w:tab/>
      </w:r>
      <w:r w:rsidRPr="0089691F">
        <w:rPr>
          <w:rFonts w:eastAsia="Calibri"/>
        </w:rPr>
        <w:t>wado-rs</w:t>
      </w:r>
    </w:p>
    <w:p w14:paraId="050C6F05" w14:textId="514FA3E9" w:rsidR="004C29F1" w:rsidRPr="0089691F" w:rsidRDefault="0014233D" w:rsidP="009C5A30">
      <w:pPr>
        <w:pStyle w:val="ListBullet2"/>
        <w:rPr>
          <w:rFonts w:eastAsia="Calibri"/>
        </w:rPr>
      </w:pPr>
      <w:r w:rsidRPr="0089691F">
        <w:rPr>
          <w:rFonts w:eastAsia="Calibri"/>
        </w:rPr>
        <w:t>Initiating Community homeCommunityId:</w:t>
      </w:r>
      <w:r w:rsidR="00CA68BD" w:rsidRPr="0089691F">
        <w:rPr>
          <w:rFonts w:eastAsia="Calibri"/>
        </w:rPr>
        <w:tab/>
      </w:r>
      <w:r w:rsidR="00CA68BD" w:rsidRPr="0089691F">
        <w:rPr>
          <w:rFonts w:eastAsia="Calibri"/>
        </w:rPr>
        <w:tab/>
      </w:r>
      <w:r w:rsidRPr="0089691F">
        <w:rPr>
          <w:rFonts w:eastAsia="Calibri"/>
        </w:rPr>
        <w:t>urn:oid:1.2.3.4</w:t>
      </w:r>
    </w:p>
    <w:p w14:paraId="490BBA14" w14:textId="5113C55E" w:rsidR="004C29F1" w:rsidRPr="0089691F" w:rsidRDefault="0014233D" w:rsidP="009C5A30">
      <w:pPr>
        <w:pStyle w:val="ListBullet2"/>
        <w:rPr>
          <w:rFonts w:eastAsia="Calibri"/>
        </w:rPr>
      </w:pPr>
      <w:r w:rsidRPr="0089691F">
        <w:rPr>
          <w:rFonts w:eastAsia="Calibri"/>
        </w:rPr>
        <w:lastRenderedPageBreak/>
        <w:t>Responding Community homeCommunityId:</w:t>
      </w:r>
      <w:r w:rsidR="00CA68BD" w:rsidRPr="0089691F">
        <w:rPr>
          <w:rFonts w:eastAsia="Calibri"/>
        </w:rPr>
        <w:tab/>
      </w:r>
      <w:r w:rsidRPr="0089691F">
        <w:rPr>
          <w:rFonts w:eastAsia="Calibri"/>
        </w:rPr>
        <w:t>urn:oid:5.6.7.8</w:t>
      </w:r>
    </w:p>
    <w:p w14:paraId="61EE71FF" w14:textId="75A8F96F" w:rsidR="004C29F1" w:rsidRPr="0089691F" w:rsidRDefault="0014233D" w:rsidP="009C5A30">
      <w:pPr>
        <w:pStyle w:val="ListBullet2"/>
        <w:rPr>
          <w:rFonts w:eastAsia="Calibri"/>
        </w:rPr>
      </w:pPr>
      <w:r w:rsidRPr="0089691F">
        <w:rPr>
          <w:rFonts w:eastAsia="Calibri"/>
        </w:rPr>
        <w:t xml:space="preserve">RetrieveLocationUID: </w:t>
      </w:r>
      <w:r w:rsidR="00933211" w:rsidRPr="0089691F">
        <w:rPr>
          <w:rFonts w:eastAsia="Calibri"/>
        </w:rPr>
        <w:tab/>
      </w:r>
      <w:r w:rsidR="00933211" w:rsidRPr="0089691F">
        <w:rPr>
          <w:rFonts w:eastAsia="Calibri"/>
        </w:rPr>
        <w:tab/>
      </w:r>
      <w:r w:rsidR="00933211" w:rsidRPr="0089691F">
        <w:rPr>
          <w:rFonts w:eastAsia="Calibri"/>
        </w:rPr>
        <w:tab/>
      </w:r>
      <w:r w:rsidR="00933211" w:rsidRPr="0089691F">
        <w:rPr>
          <w:rFonts w:eastAsia="Calibri"/>
        </w:rPr>
        <w:tab/>
      </w:r>
      <w:r w:rsidRPr="0089691F">
        <w:rPr>
          <w:rFonts w:eastAsia="Calibri"/>
        </w:rPr>
        <w:t>1.2.840.9.10.11.12</w:t>
      </w:r>
    </w:p>
    <w:p w14:paraId="13983096" w14:textId="4C817074" w:rsidR="004C29F1" w:rsidRPr="0089691F" w:rsidRDefault="0014233D" w:rsidP="009C5A30">
      <w:pPr>
        <w:pStyle w:val="ListBullet2"/>
        <w:rPr>
          <w:rFonts w:eastAsia="Calibri"/>
        </w:rPr>
      </w:pPr>
      <w:r w:rsidRPr="0089691F">
        <w:rPr>
          <w:rFonts w:eastAsia="Calibri"/>
        </w:rPr>
        <w:t xml:space="preserve">Retrieve URL (base URI): </w:t>
      </w:r>
      <w:r w:rsidR="00F039ED" w:rsidRPr="0089691F">
        <w:rPr>
          <w:rFonts w:eastAsia="Calibri"/>
        </w:rPr>
        <w:tab/>
      </w:r>
      <w:r w:rsidR="00F039ED" w:rsidRPr="0089691F">
        <w:rPr>
          <w:rFonts w:eastAsia="Calibri"/>
        </w:rPr>
        <w:tab/>
      </w:r>
      <w:r w:rsidR="00F039ED" w:rsidRPr="0089691F">
        <w:rPr>
          <w:rFonts w:eastAsia="Calibri"/>
        </w:rPr>
        <w:tab/>
      </w:r>
      <w:r w:rsidR="00F039ED" w:rsidRPr="0089691F">
        <w:rPr>
          <w:rFonts w:eastAsia="Calibri"/>
        </w:rPr>
        <w:tab/>
      </w:r>
      <w:r w:rsidRPr="0089691F">
        <w:rPr>
          <w:rFonts w:eastAsia="Calibri"/>
        </w:rPr>
        <w:t>hostname/</w:t>
      </w:r>
      <w:r w:rsidR="007A52D3" w:rsidRPr="0089691F">
        <w:t>DICOMweb-RS/</w:t>
      </w:r>
    </w:p>
    <w:p w14:paraId="508CA203" w14:textId="3411E6AC" w:rsidR="004C29F1" w:rsidRPr="0089691F" w:rsidRDefault="0014233D" w:rsidP="009C5A30">
      <w:pPr>
        <w:pStyle w:val="ListBullet2"/>
        <w:rPr>
          <w:rFonts w:eastAsia="Calibri"/>
        </w:rPr>
      </w:pPr>
      <w:bookmarkStart w:id="399" w:name="_heading=h.qcuu3gir5qw8" w:colFirst="0" w:colLast="0"/>
      <w:bookmarkEnd w:id="399"/>
      <w:r w:rsidRPr="0089691F">
        <w:rPr>
          <w:rFonts w:eastAsia="Calibri"/>
        </w:rPr>
        <w:t xml:space="preserve">Imaging Document Source hostname: </w:t>
      </w:r>
      <w:r w:rsidR="00F039ED" w:rsidRPr="0089691F">
        <w:rPr>
          <w:rFonts w:eastAsia="Calibri"/>
        </w:rPr>
        <w:tab/>
      </w:r>
      <w:r w:rsidR="00F039ED" w:rsidRPr="0089691F">
        <w:rPr>
          <w:rFonts w:eastAsia="Calibri"/>
        </w:rPr>
        <w:tab/>
      </w:r>
      <w:r w:rsidRPr="0089691F">
        <w:rPr>
          <w:rFonts w:eastAsia="Calibri"/>
        </w:rPr>
        <w:t>document-source.example.org</w:t>
      </w:r>
    </w:p>
    <w:p w14:paraId="009FEF25" w14:textId="77777777" w:rsidR="00752D0E" w:rsidRPr="0089691F" w:rsidRDefault="00752D0E" w:rsidP="009C5A30">
      <w:pPr>
        <w:pStyle w:val="BodyText"/>
        <w:rPr>
          <w:rFonts w:eastAsia="Calibri"/>
        </w:rPr>
      </w:pPr>
    </w:p>
    <w:p w14:paraId="4FAE708C" w14:textId="6B37587C" w:rsidR="004C29F1" w:rsidRPr="0089691F" w:rsidRDefault="00976678" w:rsidP="009C5A30">
      <w:pPr>
        <w:pStyle w:val="BodyText"/>
        <w:jc w:val="center"/>
      </w:pPr>
      <w:r w:rsidRPr="0089691F">
        <w:drawing>
          <wp:inline distT="0" distB="0" distL="0" distR="0" wp14:anchorId="1012C70F" wp14:editId="6DA1F5AC">
            <wp:extent cx="5988050" cy="4483735"/>
            <wp:effectExtent l="114300" t="114300" r="107950" b="145415"/>
            <wp:docPr id="1452208676"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08676" name="Image 1452208676"/>
                    <pic:cNvPicPr/>
                  </pic:nvPicPr>
                  <pic:blipFill>
                    <a:blip r:embed="rId41">
                      <a:extLst>
                        <a:ext uri="{28A0092B-C50C-407E-A947-70E740481C1C}">
                          <a14:useLocalDpi xmlns:a14="http://schemas.microsoft.com/office/drawing/2010/main" val="0"/>
                        </a:ext>
                      </a:extLst>
                    </a:blip>
                    <a:stretch>
                      <a:fillRect/>
                    </a:stretch>
                  </pic:blipFill>
                  <pic:spPr>
                    <a:xfrm>
                      <a:off x="0" y="0"/>
                      <a:ext cx="5988050" cy="44837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726981A" w14:textId="77777777" w:rsidR="00CA68BD" w:rsidRPr="0089691F" w:rsidRDefault="00CA68BD" w:rsidP="009C5A30">
      <w:pPr>
        <w:pStyle w:val="FigureTitle"/>
      </w:pPr>
      <w:r w:rsidRPr="0089691F">
        <w:rPr>
          <w:rFonts w:eastAsia="Arial"/>
        </w:rPr>
        <w:t>Figure XA-1: Image retrieval by XC-WADO with Domain A using lookup of Retrieve Location UID - Transactions</w:t>
      </w:r>
    </w:p>
    <w:p w14:paraId="72207DCD" w14:textId="3C4665CB" w:rsidR="004C29F1" w:rsidRPr="0089691F" w:rsidRDefault="004C29F1" w:rsidP="009C5A30">
      <w:pPr>
        <w:pStyle w:val="BodyText"/>
      </w:pPr>
    </w:p>
    <w:p w14:paraId="2A0E712B" w14:textId="327D759D" w:rsidR="00CA501B" w:rsidRPr="0089691F" w:rsidRDefault="00CA501B" w:rsidP="009C5A30">
      <w:pPr>
        <w:pStyle w:val="BodyText"/>
      </w:pPr>
    </w:p>
    <w:p w14:paraId="3DCEC89E" w14:textId="64723FFF" w:rsidR="004C29F1" w:rsidRPr="0089691F" w:rsidRDefault="00CA68BD">
      <w:pPr>
        <w:pBdr>
          <w:top w:val="nil"/>
          <w:left w:val="nil"/>
          <w:bottom w:val="nil"/>
          <w:right w:val="nil"/>
          <w:between w:val="nil"/>
        </w:pBdr>
      </w:pPr>
      <w:r w:rsidRPr="0089691F">
        <w:rPr>
          <w:b/>
        </w:rPr>
        <w:lastRenderedPageBreak/>
        <mc:AlternateContent>
          <mc:Choice Requires="wps">
            <w:drawing>
              <wp:anchor distT="0" distB="0" distL="114300" distR="114300" simplePos="0" relativeHeight="251658241" behindDoc="0" locked="0" layoutInCell="1" allowOverlap="1" wp14:anchorId="707D3660" wp14:editId="621811F7">
                <wp:simplePos x="0" y="0"/>
                <wp:positionH relativeFrom="margin">
                  <wp:posOffset>37730</wp:posOffset>
                </wp:positionH>
                <wp:positionV relativeFrom="paragraph">
                  <wp:posOffset>266699</wp:posOffset>
                </wp:positionV>
                <wp:extent cx="5886253" cy="4492101"/>
                <wp:effectExtent l="0" t="0" r="19685" b="22860"/>
                <wp:wrapTopAndBottom/>
                <wp:docPr id="1922757393" name="Rectangle 1"/>
                <wp:cNvGraphicFramePr/>
                <a:graphic xmlns:a="http://schemas.openxmlformats.org/drawingml/2006/main">
                  <a:graphicData uri="http://schemas.microsoft.com/office/word/2010/wordprocessingShape">
                    <wps:wsp>
                      <wps:cNvSpPr/>
                      <wps:spPr>
                        <a:xfrm>
                          <a:off x="0" y="0"/>
                          <a:ext cx="5886253" cy="4492101"/>
                        </a:xfrm>
                        <a:prstGeom prst="rect">
                          <a:avLst/>
                        </a:prstGeom>
                        <a:noFill/>
                        <a:ln w="12700">
                          <a:solidFill>
                            <a:schemeClr val="tx1"/>
                          </a:solidFill>
                        </a:ln>
                      </wps:spPr>
                      <wps:txbx>
                        <w:txbxContent>
                          <w:p w14:paraId="1F44CB75" w14:textId="1F045A2F" w:rsidR="0029693A" w:rsidRPr="008742F1" w:rsidRDefault="00CA68BD" w:rsidP="009C5A30">
                            <w:pPr>
                              <w:pStyle w:val="BodyText"/>
                            </w:pPr>
                            <w:r w:rsidRPr="008742F1">
                              <w:rPr>
                                <w:rFonts w:eastAsia="Calibri"/>
                              </w:rPr>
                              <w:t>Given a</w:t>
                            </w:r>
                            <w:r w:rsidR="0029693A" w:rsidRPr="008742F1">
                              <w:rPr>
                                <w:rFonts w:eastAsia="Calibri"/>
                              </w:rPr>
                              <w:t xml:space="preserve"> manifest for the imaging study </w:t>
                            </w:r>
                            <w:r w:rsidR="0029693A" w:rsidRPr="008742F1">
                              <w:rPr>
                                <w:rFonts w:eastAsia="Courier New"/>
                              </w:rPr>
                              <w:t xml:space="preserve">1.2.840.113619.2.207.28521.42888.1640475282.450/ </w:t>
                            </w:r>
                            <w:r w:rsidR="0029693A" w:rsidRPr="008742F1">
                              <w:rPr>
                                <w:rFonts w:eastAsia="Calibri"/>
                              </w:rPr>
                              <w:t xml:space="preserve">coming from homeCommunityID/5.6.7.8 and </w:t>
                            </w:r>
                            <w:r w:rsidRPr="008742F1">
                              <w:rPr>
                                <w:rFonts w:eastAsia="Calibri"/>
                              </w:rPr>
                              <w:t>containing a</w:t>
                            </w:r>
                            <w:r w:rsidR="0029693A" w:rsidRPr="008742F1">
                              <w:rPr>
                                <w:rFonts w:eastAsia="Calibri"/>
                              </w:rPr>
                              <w:t xml:space="preserve"> retrieveLocationUID 1.2.840.. and no retrieve URL</w:t>
                            </w:r>
                          </w:p>
                          <w:p w14:paraId="2D3E17E7" w14:textId="05046CE2" w:rsidR="0029693A" w:rsidRPr="008742F1" w:rsidRDefault="0029693A" w:rsidP="009C5A30">
                            <w:pPr>
                              <w:pStyle w:val="BodyText"/>
                            </w:pPr>
                            <w:r w:rsidRPr="008742F1">
                              <w:rPr>
                                <w:rFonts w:eastAsia="Calibri"/>
                              </w:rPr>
                              <w:t>The Manifest is associated with homeCommunityID/5.6.7.</w:t>
                            </w:r>
                            <w:r w:rsidR="00CA68BD" w:rsidRPr="008742F1">
                              <w:rPr>
                                <w:rFonts w:eastAsia="Calibri"/>
                              </w:rPr>
                              <w:t>8 which</w:t>
                            </w:r>
                            <w:r w:rsidRPr="008742F1">
                              <w:rPr>
                                <w:rFonts w:eastAsia="Calibri"/>
                              </w:rPr>
                              <w:t xml:space="preserve"> is not the Local Home CommunityID</w:t>
                            </w:r>
                          </w:p>
                          <w:p w14:paraId="4227CEF0" w14:textId="18ABE6E9" w:rsidR="0029693A" w:rsidRPr="008742F1" w:rsidRDefault="001F122E" w:rsidP="009C5A30">
                            <w:pPr>
                              <w:pStyle w:val="BodyText"/>
                              <w:rPr>
                                <w:rFonts w:eastAsia="Courier New"/>
                              </w:rPr>
                            </w:pPr>
                            <w:r w:rsidRPr="008742F1">
                              <w:rPr>
                                <w:rFonts w:eastAsia="Calibri"/>
                                <w:b/>
                                <w:bCs/>
                              </w:rPr>
                              <w:t>[1]</w:t>
                            </w:r>
                            <w:r w:rsidRPr="008742F1">
                              <w:rPr>
                                <w:rFonts w:eastAsia="Calibri"/>
                              </w:rPr>
                              <w:t xml:space="preserve"> </w:t>
                            </w:r>
                            <w:r w:rsidR="0029693A" w:rsidRPr="008742F1">
                              <w:rPr>
                                <w:rFonts w:eastAsia="Calibri"/>
                              </w:rPr>
                              <w:t xml:space="preserve">The B_IDC sees a different </w:t>
                            </w:r>
                            <w:r w:rsidR="0029693A" w:rsidRPr="008742F1">
                              <w:rPr>
                                <w:rFonts w:eastAsia="Calibri"/>
                                <w:i/>
                              </w:rPr>
                              <w:t>homeCommunityID</w:t>
                            </w:r>
                            <w:r w:rsidR="0029693A" w:rsidRPr="008742F1">
                              <w:rPr>
                                <w:rFonts w:eastAsia="Calibri"/>
                              </w:rPr>
                              <w:t xml:space="preserve"> than its own and can construct the appropriate URL.</w:t>
                            </w:r>
                            <w:r w:rsidR="0029693A" w:rsidRPr="008742F1">
                              <w:rPr>
                                <w:rFonts w:eastAsia="Calibri"/>
                              </w:rPr>
                              <w:br/>
                            </w:r>
                            <w:r w:rsidR="0029693A" w:rsidRPr="008742F1">
                              <w:rPr>
                                <w:rFonts w:eastAsia="Courier New"/>
                              </w:rPr>
                              <w:t>https://initiating-gateway.example.com/wado/ homeCommunityId/5.6.7.8/RetrieveLocationUID/1.2.840.9.10.11.12/</w:t>
                            </w:r>
                            <w:r w:rsidR="0029693A" w:rsidRPr="008742F1">
                              <w:rPr>
                                <w:rFonts w:eastAsia="Courier New"/>
                              </w:rPr>
                              <w:br/>
                              <w:t>stud</w:t>
                            </w:r>
                            <w:r w:rsidR="00902B7A">
                              <w:rPr>
                                <w:rFonts w:eastAsia="Courier New"/>
                              </w:rPr>
                              <w:t>ies</w:t>
                            </w:r>
                            <w:r w:rsidR="0029693A" w:rsidRPr="008742F1">
                              <w:rPr>
                                <w:rFonts w:eastAsia="Courier New"/>
                              </w:rPr>
                              <w:t>/1.2.840.113619.2.207.28521.42888.1640475282.450/</w:t>
                            </w:r>
                          </w:p>
                          <w:p w14:paraId="0C3A94BF" w14:textId="15C62514" w:rsidR="0029693A" w:rsidRPr="008742F1" w:rsidRDefault="001F122E" w:rsidP="009C5A30">
                            <w:pPr>
                              <w:pStyle w:val="BodyText"/>
                            </w:pPr>
                            <w:r w:rsidRPr="008742F1">
                              <w:rPr>
                                <w:rFonts w:eastAsia="Calibri"/>
                                <w:b/>
                                <w:bCs/>
                              </w:rPr>
                              <w:t>[2]</w:t>
                            </w:r>
                            <w:r w:rsidRPr="008742F1">
                              <w:rPr>
                                <w:rFonts w:eastAsia="Calibri"/>
                              </w:rPr>
                              <w:t xml:space="preserve"> </w:t>
                            </w:r>
                            <w:r w:rsidR="0029693A" w:rsidRPr="008742F1">
                              <w:rPr>
                                <w:rFonts w:eastAsia="Calibri"/>
                              </w:rPr>
                              <w:t xml:space="preserve">B_IIGW uses </w:t>
                            </w:r>
                            <w:r w:rsidR="0029693A" w:rsidRPr="008742F1">
                              <w:rPr>
                                <w:rFonts w:eastAsia="Calibri"/>
                                <w:i/>
                              </w:rPr>
                              <w:t xml:space="preserve">A_homeCommunityID </w:t>
                            </w:r>
                            <w:r w:rsidR="0029693A" w:rsidRPr="008742F1">
                              <w:rPr>
                                <w:rFonts w:eastAsia="Calibri"/>
                              </w:rPr>
                              <w:t xml:space="preserve">to map (lookup) the </w:t>
                            </w:r>
                            <w:r w:rsidR="0029693A" w:rsidRPr="008742F1">
                              <w:rPr>
                                <w:rFonts w:eastAsia="Calibri"/>
                                <w:i/>
                              </w:rPr>
                              <w:t>hostname</w:t>
                            </w:r>
                            <w:r w:rsidR="0029693A" w:rsidRPr="008742F1">
                              <w:rPr>
                                <w:rFonts w:eastAsia="Calibri"/>
                              </w:rPr>
                              <w:t xml:space="preserve"> for A_RGW according to local configuration in B_IGW and constructs the appropriate URL</w:t>
                            </w:r>
                            <w:r w:rsidR="0029693A" w:rsidRPr="008742F1">
                              <w:rPr>
                                <w:rFonts w:eastAsia="Calibri"/>
                              </w:rPr>
                              <w:br/>
                            </w:r>
                            <w:r w:rsidR="0029693A" w:rsidRPr="008742F1">
                              <w:rPr>
                                <w:rFonts w:eastAsia="Courier New"/>
                              </w:rPr>
                              <w:t>https://responding-gateway.example.org/wado-rs/ homeCommunityId/5.6.7.8/RetrieveLocationUID/1.2.840.9.10.11.12/</w:t>
                            </w:r>
                            <w:r w:rsidR="0029693A" w:rsidRPr="008742F1">
                              <w:rPr>
                                <w:rFonts w:eastAsia="Courier New"/>
                              </w:rPr>
                              <w:br/>
                              <w:t>stud</w:t>
                            </w:r>
                            <w:r w:rsidR="00CF497C">
                              <w:rPr>
                                <w:rFonts w:eastAsia="Courier New"/>
                              </w:rPr>
                              <w:t>ies</w:t>
                            </w:r>
                            <w:r w:rsidR="0029693A" w:rsidRPr="008742F1">
                              <w:rPr>
                                <w:rFonts w:eastAsia="Courier New"/>
                              </w:rPr>
                              <w:t>/1.2.840.113619.2.207.28521.42888.1640475282.450/</w:t>
                            </w:r>
                          </w:p>
                          <w:p w14:paraId="3E6928C5" w14:textId="6D893F16" w:rsidR="0029693A" w:rsidRPr="008742F1" w:rsidRDefault="005F3609" w:rsidP="009C5A30">
                            <w:pPr>
                              <w:pStyle w:val="BodyText"/>
                            </w:pPr>
                            <w:r w:rsidRPr="008742F1">
                              <w:rPr>
                                <w:rFonts w:eastAsia="Calibri"/>
                                <w:b/>
                                <w:bCs/>
                              </w:rPr>
                              <w:t>[3]</w:t>
                            </w:r>
                            <w:r w:rsidRPr="008742F1">
                              <w:rPr>
                                <w:rFonts w:eastAsia="Calibri"/>
                              </w:rPr>
                              <w:t xml:space="preserve"> </w:t>
                            </w:r>
                            <w:r w:rsidR="0029693A" w:rsidRPr="008742F1">
                              <w:rPr>
                                <w:rFonts w:eastAsia="Calibri"/>
                              </w:rPr>
                              <w:t>A_RIGW The initial string document-source.example.org/pacs/wado-</w:t>
                            </w:r>
                            <w:r w:rsidR="00CA68BD" w:rsidRPr="008742F1">
                              <w:rPr>
                                <w:rFonts w:eastAsia="Calibri"/>
                              </w:rPr>
                              <w:t>rs needs</w:t>
                            </w:r>
                            <w:r w:rsidR="0029693A" w:rsidRPr="008742F1">
                              <w:rPr>
                                <w:rFonts w:eastAsia="Calibri"/>
                              </w:rPr>
                              <w:t xml:space="preserve"> to be obtained from local lookup using the retrieve location UID (OID)</w:t>
                            </w:r>
                            <w:r w:rsidR="0029693A" w:rsidRPr="008742F1">
                              <w:rPr>
                                <w:rFonts w:eastAsia="Calibri"/>
                              </w:rPr>
                              <w:br/>
                            </w:r>
                            <w:r w:rsidR="0029693A" w:rsidRPr="008742F1">
                              <w:rPr>
                                <w:rFonts w:eastAsia="Courier New"/>
                              </w:rPr>
                              <w:t>https://document-source.example.org/pacs/wado-rs/ stud</w:t>
                            </w:r>
                            <w:r w:rsidR="00A60BA2">
                              <w:rPr>
                                <w:rFonts w:eastAsia="Courier New"/>
                              </w:rPr>
                              <w:t>ies</w:t>
                            </w:r>
                            <w:r w:rsidR="0029693A" w:rsidRPr="008742F1">
                              <w:rPr>
                                <w:rFonts w:eastAsia="Courier New"/>
                              </w:rPr>
                              <w:t>/1.2.840.113619.2.207.28521.42888.1640475282.450</w:t>
                            </w:r>
                          </w:p>
                          <w:p w14:paraId="634DEF0C" w14:textId="25CD3C6C" w:rsidR="0029693A" w:rsidRPr="008742F1" w:rsidRDefault="005F3609" w:rsidP="009C5A30">
                            <w:pPr>
                              <w:pStyle w:val="BodyText"/>
                            </w:pPr>
                            <w:r w:rsidRPr="008742F1">
                              <w:rPr>
                                <w:rFonts w:eastAsia="Calibri"/>
                                <w:b/>
                                <w:bCs/>
                              </w:rPr>
                              <w:t>[4]</w:t>
                            </w:r>
                            <w:r w:rsidRPr="008742F1">
                              <w:rPr>
                                <w:rFonts w:eastAsia="Calibri"/>
                              </w:rPr>
                              <w:t xml:space="preserve"> </w:t>
                            </w:r>
                            <w:r w:rsidR="0029693A" w:rsidRPr="008742F1">
                              <w:rPr>
                                <w:rFonts w:eastAsia="Calibri"/>
                              </w:rPr>
                              <w:t>Domain A document source responds with multi-part encoded DICOM objects (images) as payload</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707D3660" id="Rectangle 1" o:spid="_x0000_s1026" style="position:absolute;margin-left:2.95pt;margin-top:21pt;width:463.5pt;height:353.7pt;z-index:25165824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" filled="f" strokecolor="black [3213]" strokeweight="1pt">
                <v:textbox inset="2.53958mm,1.2694mm,2.53958mm,1.2694mm">
                  <w:txbxContent>
                    <w:p w14:paraId="1F44CB75" w14:textId="1F045A2F" w:rsidR="0029693A" w:rsidRPr="008742F1" w:rsidRDefault="00CA68BD" w:rsidP="009C5A30">
                      <w:pPr>
                        <w:pStyle w:val="BodyText"/>
                      </w:pPr>
                      <w:r w:rsidRPr="008742F1">
                        <w:rPr>
                          <w:rFonts w:eastAsia="Calibri"/>
                        </w:rPr>
                        <w:t>Given a</w:t>
                      </w:r>
                      <w:r w:rsidR="0029693A" w:rsidRPr="008742F1">
                        <w:rPr>
                          <w:rFonts w:eastAsia="Calibri"/>
                        </w:rPr>
                        <w:t xml:space="preserve"> manifest for the imaging study </w:t>
                      </w:r>
                      <w:r w:rsidR="0029693A" w:rsidRPr="008742F1">
                        <w:rPr>
                          <w:rFonts w:eastAsia="Courier New"/>
                        </w:rPr>
                        <w:t xml:space="preserve">1.2.840.113619.2.207.28521.42888.1640475282.450/ </w:t>
                      </w:r>
                      <w:r w:rsidR="0029693A" w:rsidRPr="008742F1">
                        <w:rPr>
                          <w:rFonts w:eastAsia="Calibri"/>
                        </w:rPr>
                        <w:t xml:space="preserve">coming from homeCommunityID/5.6.7.8 and </w:t>
                      </w:r>
                      <w:r w:rsidRPr="008742F1">
                        <w:rPr>
                          <w:rFonts w:eastAsia="Calibri"/>
                        </w:rPr>
                        <w:t>containing a</w:t>
                      </w:r>
                      <w:r w:rsidR="0029693A" w:rsidRPr="008742F1">
                        <w:rPr>
                          <w:rFonts w:eastAsia="Calibri"/>
                        </w:rPr>
                        <w:t xml:space="preserve"> retrieveLocationUID 1.2.840.. and no retrieve URL</w:t>
                      </w:r>
                    </w:p>
                    <w:p w14:paraId="2D3E17E7" w14:textId="05046CE2" w:rsidR="0029693A" w:rsidRPr="008742F1" w:rsidRDefault="0029693A" w:rsidP="009C5A30">
                      <w:pPr>
                        <w:pStyle w:val="BodyText"/>
                      </w:pPr>
                      <w:r w:rsidRPr="008742F1">
                        <w:rPr>
                          <w:rFonts w:eastAsia="Calibri"/>
                        </w:rPr>
                        <w:t>The Manifest is associated with homeCommunityID/5.6.7.</w:t>
                      </w:r>
                      <w:r w:rsidR="00CA68BD" w:rsidRPr="008742F1">
                        <w:rPr>
                          <w:rFonts w:eastAsia="Calibri"/>
                        </w:rPr>
                        <w:t>8 which</w:t>
                      </w:r>
                      <w:r w:rsidRPr="008742F1">
                        <w:rPr>
                          <w:rFonts w:eastAsia="Calibri"/>
                        </w:rPr>
                        <w:t xml:space="preserve"> is not the Local Home CommunityID</w:t>
                      </w:r>
                    </w:p>
                    <w:p w14:paraId="4227CEF0" w14:textId="18ABE6E9" w:rsidR="0029693A" w:rsidRPr="008742F1" w:rsidRDefault="001F122E" w:rsidP="009C5A30">
                      <w:pPr>
                        <w:pStyle w:val="BodyText"/>
                        <w:rPr>
                          <w:rFonts w:eastAsia="Courier New"/>
                        </w:rPr>
                      </w:pPr>
                      <w:r w:rsidRPr="008742F1">
                        <w:rPr>
                          <w:rFonts w:eastAsia="Calibri"/>
                          <w:b/>
                          <w:bCs/>
                        </w:rPr>
                        <w:t>[1]</w:t>
                      </w:r>
                      <w:r w:rsidRPr="008742F1">
                        <w:rPr>
                          <w:rFonts w:eastAsia="Calibri"/>
                        </w:rPr>
                        <w:t xml:space="preserve"> </w:t>
                      </w:r>
                      <w:r w:rsidR="0029693A" w:rsidRPr="008742F1">
                        <w:rPr>
                          <w:rFonts w:eastAsia="Calibri"/>
                        </w:rPr>
                        <w:t xml:space="preserve">The B_IDC sees a different </w:t>
                      </w:r>
                      <w:r w:rsidR="0029693A" w:rsidRPr="008742F1">
                        <w:rPr>
                          <w:rFonts w:eastAsia="Calibri"/>
                          <w:i/>
                        </w:rPr>
                        <w:t>homeCommunityID</w:t>
                      </w:r>
                      <w:r w:rsidR="0029693A" w:rsidRPr="008742F1">
                        <w:rPr>
                          <w:rFonts w:eastAsia="Calibri"/>
                        </w:rPr>
                        <w:t xml:space="preserve"> than its own and can construct the appropriate URL.</w:t>
                      </w:r>
                      <w:r w:rsidR="0029693A" w:rsidRPr="008742F1">
                        <w:rPr>
                          <w:rFonts w:eastAsia="Calibri"/>
                        </w:rPr>
                        <w:br/>
                      </w:r>
                      <w:r w:rsidR="0029693A" w:rsidRPr="008742F1">
                        <w:rPr>
                          <w:rFonts w:eastAsia="Courier New"/>
                        </w:rPr>
                        <w:t>https://initiating-gateway.example.com/wado/ homeCommunityId/5.6.7.8/RetrieveLocationUID/1.2.840.9.10.11.12/</w:t>
                      </w:r>
                      <w:r w:rsidR="0029693A" w:rsidRPr="008742F1">
                        <w:rPr>
                          <w:rFonts w:eastAsia="Courier New"/>
                        </w:rPr>
                        <w:br/>
                        <w:t>stud</w:t>
                      </w:r>
                      <w:r w:rsidR="00902B7A">
                        <w:rPr>
                          <w:rFonts w:eastAsia="Courier New"/>
                        </w:rPr>
                        <w:t>ies</w:t>
                      </w:r>
                      <w:r w:rsidR="0029693A" w:rsidRPr="008742F1">
                        <w:rPr>
                          <w:rFonts w:eastAsia="Courier New"/>
                        </w:rPr>
                        <w:t>/1.2.840.113619.2.207.28521.42888.1640475282.450/</w:t>
                      </w:r>
                    </w:p>
                    <w:p w14:paraId="0C3A94BF" w14:textId="15C62514" w:rsidR="0029693A" w:rsidRPr="008742F1" w:rsidRDefault="001F122E" w:rsidP="009C5A30">
                      <w:pPr>
                        <w:pStyle w:val="BodyText"/>
                      </w:pPr>
                      <w:r w:rsidRPr="008742F1">
                        <w:rPr>
                          <w:rFonts w:eastAsia="Calibri"/>
                          <w:b/>
                          <w:bCs/>
                        </w:rPr>
                        <w:t>[2]</w:t>
                      </w:r>
                      <w:r w:rsidRPr="008742F1">
                        <w:rPr>
                          <w:rFonts w:eastAsia="Calibri"/>
                        </w:rPr>
                        <w:t xml:space="preserve"> </w:t>
                      </w:r>
                      <w:r w:rsidR="0029693A" w:rsidRPr="008742F1">
                        <w:rPr>
                          <w:rFonts w:eastAsia="Calibri"/>
                        </w:rPr>
                        <w:t xml:space="preserve">B_IIGW uses </w:t>
                      </w:r>
                      <w:r w:rsidR="0029693A" w:rsidRPr="008742F1">
                        <w:rPr>
                          <w:rFonts w:eastAsia="Calibri"/>
                          <w:i/>
                        </w:rPr>
                        <w:t xml:space="preserve">A_homeCommunityID </w:t>
                      </w:r>
                      <w:r w:rsidR="0029693A" w:rsidRPr="008742F1">
                        <w:rPr>
                          <w:rFonts w:eastAsia="Calibri"/>
                        </w:rPr>
                        <w:t xml:space="preserve">to map (lookup) the </w:t>
                      </w:r>
                      <w:r w:rsidR="0029693A" w:rsidRPr="008742F1">
                        <w:rPr>
                          <w:rFonts w:eastAsia="Calibri"/>
                          <w:i/>
                        </w:rPr>
                        <w:t>hostname</w:t>
                      </w:r>
                      <w:r w:rsidR="0029693A" w:rsidRPr="008742F1">
                        <w:rPr>
                          <w:rFonts w:eastAsia="Calibri"/>
                        </w:rPr>
                        <w:t xml:space="preserve"> for A_RGW according to local configuration in B_IGW and constructs the appropriate URL</w:t>
                      </w:r>
                      <w:r w:rsidR="0029693A" w:rsidRPr="008742F1">
                        <w:rPr>
                          <w:rFonts w:eastAsia="Calibri"/>
                        </w:rPr>
                        <w:br/>
                      </w:r>
                      <w:r w:rsidR="0029693A" w:rsidRPr="008742F1">
                        <w:rPr>
                          <w:rFonts w:eastAsia="Courier New"/>
                        </w:rPr>
                        <w:t>https://responding-gateway.example.org/wado-rs/ homeCommunityId/5.6.7.8/RetrieveLocationUID/1.2.840.9.10.11.12/</w:t>
                      </w:r>
                      <w:r w:rsidR="0029693A" w:rsidRPr="008742F1">
                        <w:rPr>
                          <w:rFonts w:eastAsia="Courier New"/>
                        </w:rPr>
                        <w:br/>
                        <w:t>stud</w:t>
                      </w:r>
                      <w:r w:rsidR="00CF497C">
                        <w:rPr>
                          <w:rFonts w:eastAsia="Courier New"/>
                        </w:rPr>
                        <w:t>ies</w:t>
                      </w:r>
                      <w:r w:rsidR="0029693A" w:rsidRPr="008742F1">
                        <w:rPr>
                          <w:rFonts w:eastAsia="Courier New"/>
                        </w:rPr>
                        <w:t>/1.2.840.113619.2.207.28521.42888.1640475282.450/</w:t>
                      </w:r>
                    </w:p>
                    <w:p w14:paraId="3E6928C5" w14:textId="6D893F16" w:rsidR="0029693A" w:rsidRPr="008742F1" w:rsidRDefault="005F3609" w:rsidP="009C5A30">
                      <w:pPr>
                        <w:pStyle w:val="BodyText"/>
                      </w:pPr>
                      <w:r w:rsidRPr="008742F1">
                        <w:rPr>
                          <w:rFonts w:eastAsia="Calibri"/>
                          <w:b/>
                          <w:bCs/>
                        </w:rPr>
                        <w:t>[3]</w:t>
                      </w:r>
                      <w:r w:rsidRPr="008742F1">
                        <w:rPr>
                          <w:rFonts w:eastAsia="Calibri"/>
                        </w:rPr>
                        <w:t xml:space="preserve"> </w:t>
                      </w:r>
                      <w:r w:rsidR="0029693A" w:rsidRPr="008742F1">
                        <w:rPr>
                          <w:rFonts w:eastAsia="Calibri"/>
                        </w:rPr>
                        <w:t>A_RIGW The initial string document-source.example.org/pacs/wado-</w:t>
                      </w:r>
                      <w:r w:rsidR="00CA68BD" w:rsidRPr="008742F1">
                        <w:rPr>
                          <w:rFonts w:eastAsia="Calibri"/>
                        </w:rPr>
                        <w:t>rs needs</w:t>
                      </w:r>
                      <w:r w:rsidR="0029693A" w:rsidRPr="008742F1">
                        <w:rPr>
                          <w:rFonts w:eastAsia="Calibri"/>
                        </w:rPr>
                        <w:t xml:space="preserve"> to be obtained from local lookup using the retrieve location UID (OID)</w:t>
                      </w:r>
                      <w:r w:rsidR="0029693A" w:rsidRPr="008742F1">
                        <w:rPr>
                          <w:rFonts w:eastAsia="Calibri"/>
                        </w:rPr>
                        <w:br/>
                      </w:r>
                      <w:r w:rsidR="0029693A" w:rsidRPr="008742F1">
                        <w:rPr>
                          <w:rFonts w:eastAsia="Courier New"/>
                        </w:rPr>
                        <w:t>https://document-source.example.org/pacs/wado-rs/ stud</w:t>
                      </w:r>
                      <w:r w:rsidR="00A60BA2">
                        <w:rPr>
                          <w:rFonts w:eastAsia="Courier New"/>
                        </w:rPr>
                        <w:t>ies</w:t>
                      </w:r>
                      <w:r w:rsidR="0029693A" w:rsidRPr="008742F1">
                        <w:rPr>
                          <w:rFonts w:eastAsia="Courier New"/>
                        </w:rPr>
                        <w:t>/1.2.840.113619.2.207.28521.42888.1640475282.450</w:t>
                      </w:r>
                    </w:p>
                    <w:p w14:paraId="634DEF0C" w14:textId="25CD3C6C" w:rsidR="0029693A" w:rsidRPr="008742F1" w:rsidRDefault="005F3609" w:rsidP="009C5A30">
                      <w:pPr>
                        <w:pStyle w:val="BodyText"/>
                      </w:pPr>
                      <w:r w:rsidRPr="008742F1">
                        <w:rPr>
                          <w:rFonts w:eastAsia="Calibri"/>
                          <w:b/>
                          <w:bCs/>
                        </w:rPr>
                        <w:t>[4]</w:t>
                      </w:r>
                      <w:r w:rsidRPr="008742F1">
                        <w:rPr>
                          <w:rFonts w:eastAsia="Calibri"/>
                        </w:rPr>
                        <w:t xml:space="preserve"> </w:t>
                      </w:r>
                      <w:r w:rsidR="0029693A" w:rsidRPr="008742F1">
                        <w:rPr>
                          <w:rFonts w:eastAsia="Calibri"/>
                        </w:rPr>
                        <w:t>Domain A document source responds with multi-part encoded DICOM objects (images) as payload</w:t>
                      </w:r>
                    </w:p>
                  </w:txbxContent>
                </v:textbox>
                <w10:wrap type="topAndBottom" anchorx="margin"/>
              </v:rect>
            </w:pict>
          </mc:Fallback>
        </mc:AlternateContent>
      </w:r>
    </w:p>
    <w:p w14:paraId="6DB5528D" w14:textId="17356A74" w:rsidR="00986B0C" w:rsidRPr="0089691F" w:rsidRDefault="00CA68BD" w:rsidP="009C5A30">
      <w:pPr>
        <w:pStyle w:val="FigureTitle"/>
        <w:rPr>
          <w:rFonts w:eastAsia="Arial"/>
        </w:rPr>
      </w:pPr>
      <w:r w:rsidRPr="0089691F">
        <w:rPr>
          <w:rFonts w:eastAsia="Arial"/>
        </w:rPr>
        <w:t xml:space="preserve">Figure XA-2: WADO-RS Retrieve URL with Domain A </w:t>
      </w:r>
      <w:r w:rsidRPr="0089691F">
        <w:rPr>
          <w:rFonts w:eastAsia="Arial"/>
        </w:rPr>
        <w:br/>
        <w:t>using lookup of Retrieve Location UID – Example of related URL values</w:t>
      </w:r>
    </w:p>
    <w:p w14:paraId="7A473E0D" w14:textId="5E4904A8" w:rsidR="004C29F1" w:rsidRPr="0089691F" w:rsidRDefault="00331869" w:rsidP="009C5A30">
      <w:pPr>
        <w:pStyle w:val="BodyText"/>
        <w:jc w:val="center"/>
      </w:pPr>
      <w:r w:rsidRPr="0089691F">
        <w:lastRenderedPageBreak/>
        <w:drawing>
          <wp:inline distT="0" distB="0" distL="0" distR="0" wp14:anchorId="5E4C8602" wp14:editId="28432A80">
            <wp:extent cx="5943600" cy="4406265"/>
            <wp:effectExtent l="114300" t="114300" r="133350" b="146685"/>
            <wp:docPr id="889361214"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61214" name="Image 889361214"/>
                    <pic:cNvPicPr/>
                  </pic:nvPicPr>
                  <pic:blipFill>
                    <a:blip r:embed="rId42">
                      <a:extLst>
                        <a:ext uri="{28A0092B-C50C-407E-A947-70E740481C1C}">
                          <a14:useLocalDpi xmlns:a14="http://schemas.microsoft.com/office/drawing/2010/main" val="0"/>
                        </a:ext>
                      </a:extLst>
                    </a:blip>
                    <a:stretch>
                      <a:fillRect/>
                    </a:stretch>
                  </pic:blipFill>
                  <pic:spPr>
                    <a:xfrm>
                      <a:off x="0" y="0"/>
                      <a:ext cx="5943600" cy="44062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174AB0" w14:textId="45101814" w:rsidR="00CA68BD" w:rsidRPr="0089691F" w:rsidRDefault="00CA68BD" w:rsidP="00CA68BD">
      <w:pPr>
        <w:pStyle w:val="FigureTitle"/>
        <w:rPr>
          <w:rFonts w:eastAsia="Arial"/>
        </w:rPr>
      </w:pPr>
      <w:r w:rsidRPr="0089691F">
        <w:tab/>
      </w:r>
      <w:r w:rsidRPr="0089691F">
        <w:rPr>
          <w:rFonts w:eastAsia="Arial"/>
        </w:rPr>
        <w:t>Figure XA-3: Image retrieval by XC-WADO with Domain A directly using the Retrieve URL – Transaction flows</w:t>
      </w:r>
    </w:p>
    <w:p w14:paraId="605FB210" w14:textId="77777777" w:rsidR="00CA68BD" w:rsidRPr="0089691F" w:rsidRDefault="00CA68BD" w:rsidP="00F32032">
      <w:pPr>
        <w:pStyle w:val="BodyText"/>
      </w:pPr>
    </w:p>
    <w:p w14:paraId="53206610" w14:textId="77777777" w:rsidR="00CA68BD" w:rsidRPr="0089691F" w:rsidRDefault="00CA68BD" w:rsidP="00F32032">
      <w:pPr>
        <w:pStyle w:val="BodyText"/>
      </w:pPr>
    </w:p>
    <w:p w14:paraId="78F71742" w14:textId="77777777" w:rsidR="00CA68BD" w:rsidRPr="0089691F" w:rsidRDefault="00CA68BD" w:rsidP="00F32032">
      <w:pPr>
        <w:pStyle w:val="BodyText"/>
      </w:pPr>
    </w:p>
    <w:p w14:paraId="4C513BAB" w14:textId="77777777" w:rsidR="00CA68BD" w:rsidRPr="0089691F" w:rsidRDefault="00CA68BD" w:rsidP="00F32032">
      <w:pPr>
        <w:pStyle w:val="BodyText"/>
      </w:pPr>
    </w:p>
    <w:p w14:paraId="1EFBE2A9" w14:textId="77777777" w:rsidR="00CA68BD" w:rsidRPr="0089691F" w:rsidRDefault="00CA68BD" w:rsidP="00F32032">
      <w:pPr>
        <w:pStyle w:val="BodyText"/>
      </w:pPr>
    </w:p>
    <w:p w14:paraId="1ACCCCA2" w14:textId="77777777" w:rsidR="00CA68BD" w:rsidRPr="0089691F" w:rsidRDefault="00CA68BD" w:rsidP="00F32032">
      <w:pPr>
        <w:pStyle w:val="BodyText"/>
      </w:pPr>
    </w:p>
    <w:p w14:paraId="71B005BA" w14:textId="77777777" w:rsidR="00CA68BD" w:rsidRPr="0089691F" w:rsidRDefault="00CA68BD" w:rsidP="00F32032">
      <w:pPr>
        <w:pStyle w:val="BodyText"/>
      </w:pPr>
    </w:p>
    <w:p w14:paraId="4ED203F7" w14:textId="77777777" w:rsidR="00CA68BD" w:rsidRPr="0089691F" w:rsidRDefault="00CA68BD" w:rsidP="00F32032">
      <w:pPr>
        <w:pStyle w:val="BodyText"/>
      </w:pPr>
    </w:p>
    <w:p w14:paraId="5E7A4BA0" w14:textId="77777777" w:rsidR="00CA68BD" w:rsidRPr="0089691F" w:rsidRDefault="00CA68BD" w:rsidP="00F32032">
      <w:pPr>
        <w:pStyle w:val="BodyText"/>
      </w:pPr>
    </w:p>
    <w:p w14:paraId="46C2839B" w14:textId="3A912E80" w:rsidR="004938CB" w:rsidRPr="0089691F" w:rsidRDefault="00CA68BD" w:rsidP="00F32032">
      <w:pPr>
        <w:pStyle w:val="BodyText"/>
      </w:pPr>
      <w:r w:rsidRPr="0089691F">
        <w:lastRenderedPageBreak/>
        <mc:AlternateContent>
          <mc:Choice Requires="wps">
            <w:drawing>
              <wp:anchor distT="0" distB="0" distL="114300" distR="114300" simplePos="0" relativeHeight="251658242" behindDoc="0" locked="0" layoutInCell="1" allowOverlap="1" wp14:anchorId="51415476" wp14:editId="78A26F65">
                <wp:simplePos x="0" y="0"/>
                <wp:positionH relativeFrom="margin">
                  <wp:posOffset>-193089</wp:posOffset>
                </wp:positionH>
                <wp:positionV relativeFrom="paragraph">
                  <wp:posOffset>176134</wp:posOffset>
                </wp:positionV>
                <wp:extent cx="6505575" cy="5415379"/>
                <wp:effectExtent l="0" t="0" r="28575" b="13970"/>
                <wp:wrapNone/>
                <wp:docPr id="1025537916" name="Rectangle 1"/>
                <wp:cNvGraphicFramePr/>
                <a:graphic xmlns:a="http://schemas.openxmlformats.org/drawingml/2006/main">
                  <a:graphicData uri="http://schemas.microsoft.com/office/word/2010/wordprocessingShape">
                    <wps:wsp>
                      <wps:cNvSpPr/>
                      <wps:spPr>
                        <a:xfrm>
                          <a:off x="0" y="0"/>
                          <a:ext cx="6505575" cy="5415379"/>
                        </a:xfrm>
                        <a:prstGeom prst="rect">
                          <a:avLst/>
                        </a:prstGeom>
                        <a:noFill/>
                        <a:ln w="12700">
                          <a:solidFill>
                            <a:schemeClr val="tx1"/>
                          </a:solidFill>
                        </a:ln>
                      </wps:spPr>
                      <wps:txbx>
                        <w:txbxContent>
                          <w:p w14:paraId="4E8E26C1" w14:textId="7377BF47" w:rsidR="00663087" w:rsidRPr="008742F1" w:rsidRDefault="00663087" w:rsidP="00663087">
                            <w:pPr>
                              <w:spacing w:before="200" w:line="288" w:lineRule="auto"/>
                              <w:textDirection w:val="btLr"/>
                              <w:rPr>
                                <w:color w:val="000000" w:themeColor="text1"/>
                                <w:szCs w:val="24"/>
                              </w:rPr>
                            </w:pPr>
                            <w:r w:rsidRPr="008742F1">
                              <w:rPr>
                                <w:rFonts w:eastAsia="Calibri"/>
                                <w:color w:val="000000" w:themeColor="text1"/>
                                <w:szCs w:val="24"/>
                              </w:rPr>
                              <w:t xml:space="preserve">Given a manifest for imaging </w:t>
                            </w:r>
                            <w:del w:id="400" w:author="Mary Jungers" w:date="2026-07-29T21:58:00Z" w16du:dateUtc="2026-07-30T02:58:00Z">
                              <w:r w:rsidRPr="008742F1" w:rsidDel="00BD54A0">
                                <w:rPr>
                                  <w:rFonts w:eastAsia="Calibri"/>
                                  <w:color w:val="000000" w:themeColor="text1"/>
                                  <w:szCs w:val="24"/>
                                </w:rPr>
                                <w:delText xml:space="preserve">study  </w:delText>
                              </w:r>
                              <w:r w:rsidRPr="008742F1" w:rsidDel="00BD54A0">
                                <w:rPr>
                                  <w:rFonts w:eastAsia="Courier New"/>
                                  <w:color w:val="000000" w:themeColor="text1"/>
                                  <w:szCs w:val="24"/>
                                </w:rPr>
                                <w:delText>1.2.840.113619.2.207.28521.42888.1640475282.450</w:delText>
                              </w:r>
                            </w:del>
                            <w:ins w:id="401" w:author="Mary Jungers" w:date="2026-07-29T21:58:00Z" w16du:dateUtc="2026-07-30T02:58:00Z">
                              <w:r w:rsidR="00BD54A0" w:rsidRPr="008742F1">
                                <w:rPr>
                                  <w:rFonts w:eastAsia="Calibri"/>
                                  <w:color w:val="000000" w:themeColor="text1"/>
                                  <w:szCs w:val="24"/>
                                </w:rPr>
                                <w:t>study 1.2.840.113619.2.207.28521.42888.1640475282.450</w:t>
                              </w:r>
                            </w:ins>
                            <w:r w:rsidRPr="008742F1">
                              <w:rPr>
                                <w:rFonts w:eastAsia="Courier New"/>
                                <w:color w:val="000000" w:themeColor="text1"/>
                                <w:szCs w:val="24"/>
                              </w:rPr>
                              <w:t xml:space="preserve">/ </w:t>
                            </w:r>
                            <w:r w:rsidRPr="008742F1">
                              <w:rPr>
                                <w:rFonts w:eastAsia="Calibri"/>
                                <w:color w:val="000000" w:themeColor="text1"/>
                                <w:szCs w:val="24"/>
                              </w:rPr>
                              <w:t xml:space="preserve">coming from homeCommunityID/5.6.7.8 and </w:t>
                            </w:r>
                            <w:del w:id="402" w:author="Mary Jungers" w:date="2026-07-29T21:59:00Z" w16du:dateUtc="2026-07-30T02:59:00Z">
                              <w:r w:rsidRPr="008742F1" w:rsidDel="00BD54A0">
                                <w:rPr>
                                  <w:rFonts w:eastAsia="Calibri"/>
                                  <w:color w:val="000000" w:themeColor="text1"/>
                                  <w:szCs w:val="24"/>
                                </w:rPr>
                                <w:delText>containing  a</w:delText>
                              </w:r>
                            </w:del>
                            <w:ins w:id="403" w:author="Mary Jungers" w:date="2026-07-29T21:59:00Z" w16du:dateUtc="2026-07-30T02:59:00Z">
                              <w:r w:rsidR="00BD54A0" w:rsidRPr="008742F1">
                                <w:rPr>
                                  <w:rFonts w:eastAsia="Calibri"/>
                                  <w:color w:val="000000" w:themeColor="text1"/>
                                  <w:szCs w:val="24"/>
                                </w:rPr>
                                <w:t>containing a</w:t>
                              </w:r>
                            </w:ins>
                            <w:r w:rsidRPr="008742F1">
                              <w:rPr>
                                <w:rFonts w:eastAsia="Calibri"/>
                                <w:color w:val="000000" w:themeColor="text1"/>
                                <w:szCs w:val="24"/>
                              </w:rPr>
                              <w:t xml:space="preserve"> retrieveLocationUID 1.2.840.. and with </w:t>
                            </w:r>
                            <w:del w:id="404" w:author="Mary Jungers" w:date="2026-07-29T21:59:00Z" w16du:dateUtc="2026-07-30T02:59:00Z">
                              <w:r w:rsidRPr="008742F1" w:rsidDel="00BD54A0">
                                <w:rPr>
                                  <w:rFonts w:eastAsia="Calibri"/>
                                  <w:color w:val="000000" w:themeColor="text1"/>
                                  <w:szCs w:val="24"/>
                                </w:rPr>
                                <w:delText>a  retrieve</w:delText>
                              </w:r>
                            </w:del>
                            <w:ins w:id="405" w:author="Mary Jungers" w:date="2026-07-29T21:59:00Z" w16du:dateUtc="2026-07-30T02:59:00Z">
                              <w:r w:rsidR="00BD54A0" w:rsidRPr="008742F1">
                                <w:rPr>
                                  <w:rFonts w:eastAsia="Calibri"/>
                                  <w:color w:val="000000" w:themeColor="text1"/>
                                  <w:szCs w:val="24"/>
                                </w:rPr>
                                <w:t>a retrieve</w:t>
                              </w:r>
                            </w:ins>
                            <w:r w:rsidRPr="008742F1">
                              <w:rPr>
                                <w:rFonts w:eastAsia="Calibri"/>
                                <w:color w:val="000000" w:themeColor="text1"/>
                                <w:szCs w:val="24"/>
                              </w:rPr>
                              <w:t xml:space="preserve"> URL </w:t>
                            </w:r>
                            <w:r w:rsidRPr="008742F1">
                              <w:rPr>
                                <w:rFonts w:eastAsia="Courier New"/>
                                <w:color w:val="000000" w:themeColor="text1"/>
                                <w:szCs w:val="24"/>
                              </w:rPr>
                              <w:t>hostname/</w:t>
                            </w:r>
                            <w:r w:rsidR="0015058D" w:rsidRPr="0015058D">
                              <w:rPr>
                                <w:rFonts w:eastAsia="Courier New"/>
                                <w:color w:val="000000" w:themeColor="text1"/>
                                <w:szCs w:val="24"/>
                              </w:rPr>
                              <w:t>DICOMweb-RS</w:t>
                            </w:r>
                          </w:p>
                          <w:p w14:paraId="756E95A3" w14:textId="31A17014" w:rsidR="00FB199C" w:rsidRPr="008742F1" w:rsidRDefault="00663087" w:rsidP="00663087">
                            <w:pPr>
                              <w:spacing w:before="200" w:line="288" w:lineRule="auto"/>
                              <w:textDirection w:val="btLr"/>
                              <w:rPr>
                                <w:color w:val="000000" w:themeColor="text1"/>
                                <w:szCs w:val="24"/>
                              </w:rPr>
                            </w:pPr>
                            <w:r w:rsidRPr="008742F1">
                              <w:rPr>
                                <w:rFonts w:eastAsia="Calibri"/>
                                <w:color w:val="000000" w:themeColor="text1"/>
                                <w:szCs w:val="24"/>
                              </w:rPr>
                              <w:t>The Manifest is associated with a homeCommunityID/5.6.7.</w:t>
                            </w:r>
                            <w:del w:id="406" w:author="Mary Jungers" w:date="2026-07-29T21:59:00Z" w16du:dateUtc="2026-07-30T02:59:00Z">
                              <w:r w:rsidRPr="008742F1" w:rsidDel="00BD54A0">
                                <w:rPr>
                                  <w:rFonts w:eastAsia="Calibri"/>
                                  <w:color w:val="000000" w:themeColor="text1"/>
                                  <w:szCs w:val="24"/>
                                </w:rPr>
                                <w:delText>8  which</w:delText>
                              </w:r>
                            </w:del>
                            <w:ins w:id="407" w:author="Mary Jungers" w:date="2026-07-29T21:59:00Z" w16du:dateUtc="2026-07-30T02:59:00Z">
                              <w:r w:rsidR="00BD54A0" w:rsidRPr="008742F1">
                                <w:rPr>
                                  <w:rFonts w:eastAsia="Calibri"/>
                                  <w:color w:val="000000" w:themeColor="text1"/>
                                  <w:szCs w:val="24"/>
                                </w:rPr>
                                <w:t>8 which</w:t>
                              </w:r>
                            </w:ins>
                            <w:r w:rsidRPr="008742F1">
                              <w:rPr>
                                <w:rFonts w:eastAsia="Calibri"/>
                                <w:color w:val="000000" w:themeColor="text1"/>
                                <w:szCs w:val="24"/>
                              </w:rPr>
                              <w:t xml:space="preserve"> is not the Local Home CommunityID</w:t>
                            </w:r>
                          </w:p>
                          <w:p w14:paraId="258DD197" w14:textId="77777777" w:rsidR="00663087" w:rsidRPr="008742F1" w:rsidRDefault="00663087" w:rsidP="008742F1">
                            <w:pPr>
                              <w:spacing w:before="0"/>
                              <w:textDirection w:val="btLr"/>
                              <w:rPr>
                                <w:color w:val="000000" w:themeColor="text1"/>
                                <w:szCs w:val="24"/>
                              </w:rPr>
                            </w:pPr>
                          </w:p>
                          <w:p w14:paraId="4CAE6273" w14:textId="43056A64" w:rsidR="00663087" w:rsidRPr="008742F1" w:rsidRDefault="007169E9" w:rsidP="008742F1">
                            <w:pPr>
                              <w:spacing w:before="0" w:line="288" w:lineRule="auto"/>
                              <w:ind w:left="284" w:hanging="11"/>
                              <w:textDirection w:val="btLr"/>
                              <w:rPr>
                                <w:color w:val="000000" w:themeColor="text1"/>
                                <w:szCs w:val="24"/>
                              </w:rPr>
                            </w:pPr>
                            <w:r w:rsidRPr="008742F1">
                              <w:rPr>
                                <w:rFonts w:eastAsia="Calibri"/>
                                <w:b/>
                                <w:bCs/>
                                <w:color w:val="000000" w:themeColor="text1"/>
                                <w:szCs w:val="24"/>
                              </w:rPr>
                              <w:t>[1]</w:t>
                            </w:r>
                            <w:r w:rsidRPr="008742F1">
                              <w:rPr>
                                <w:rFonts w:eastAsia="Calibri"/>
                                <w:color w:val="000000" w:themeColor="text1"/>
                                <w:szCs w:val="24"/>
                              </w:rPr>
                              <w:t xml:space="preserve"> </w:t>
                            </w:r>
                            <w:r w:rsidR="00663087" w:rsidRPr="008742F1">
                              <w:rPr>
                                <w:rFonts w:eastAsia="Calibri"/>
                                <w:color w:val="000000" w:themeColor="text1"/>
                                <w:szCs w:val="24"/>
                              </w:rPr>
                              <w:t xml:space="preserve">The B_IDC sees a different </w:t>
                            </w:r>
                            <w:r w:rsidR="00663087" w:rsidRPr="008742F1">
                              <w:rPr>
                                <w:rFonts w:eastAsia="Calibri"/>
                                <w:i/>
                                <w:color w:val="000000" w:themeColor="text1"/>
                                <w:szCs w:val="24"/>
                              </w:rPr>
                              <w:t>homeCommunityID</w:t>
                            </w:r>
                            <w:r w:rsidR="00663087" w:rsidRPr="008742F1">
                              <w:rPr>
                                <w:rFonts w:eastAsia="Calibri"/>
                                <w:color w:val="000000" w:themeColor="text1"/>
                                <w:szCs w:val="24"/>
                              </w:rPr>
                              <w:t xml:space="preserve"> than its own and can construct the appropriate URL.</w:t>
                            </w:r>
                            <w:r w:rsidR="00663087" w:rsidRPr="008742F1">
                              <w:rPr>
                                <w:rFonts w:eastAsia="Calibri"/>
                                <w:color w:val="000000" w:themeColor="text1"/>
                                <w:szCs w:val="24"/>
                              </w:rPr>
                              <w:br/>
                            </w:r>
                            <w:r w:rsidR="00663087" w:rsidRPr="008742F1">
                              <w:rPr>
                                <w:rFonts w:eastAsia="Courier New"/>
                                <w:color w:val="000000" w:themeColor="text1"/>
                                <w:szCs w:val="24"/>
                              </w:rPr>
                              <w:t>https://initiating-gateway.example.com/wado/ homeCommunityId/5.6.7.8/RetrieveLocationUID/1.2.840.9.10.11.12/</w:t>
                            </w:r>
                            <w:r w:rsidRPr="008742F1">
                              <w:rPr>
                                <w:rFonts w:eastAsia="Courier New"/>
                                <w:color w:val="000000" w:themeColor="text1"/>
                                <w:szCs w:val="24"/>
                              </w:rPr>
                              <w:br/>
                            </w:r>
                            <w:r w:rsidR="00663087" w:rsidRPr="008742F1">
                              <w:rPr>
                                <w:rFonts w:eastAsia="Courier New"/>
                                <w:color w:val="000000" w:themeColor="text1"/>
                                <w:szCs w:val="24"/>
                              </w:rPr>
                              <w:t>stud</w:t>
                            </w:r>
                            <w:r w:rsidR="00E707D8">
                              <w:rPr>
                                <w:rFonts w:eastAsia="Courier New"/>
                                <w:color w:val="000000" w:themeColor="text1"/>
                                <w:szCs w:val="24"/>
                              </w:rPr>
                              <w:t>ies</w:t>
                            </w:r>
                            <w:r w:rsidR="00663087" w:rsidRPr="008742F1">
                              <w:rPr>
                                <w:rFonts w:eastAsia="Courier New"/>
                                <w:color w:val="000000" w:themeColor="text1"/>
                                <w:szCs w:val="24"/>
                              </w:rPr>
                              <w:t>/1.2.840.113619.2.207.28521.42888.1640475282.450</w:t>
                            </w:r>
                            <w:r w:rsidR="0037308D" w:rsidRPr="008742F1">
                              <w:rPr>
                                <w:rFonts w:eastAsia="Courier New"/>
                                <w:color w:val="000000" w:themeColor="text1"/>
                                <w:szCs w:val="24"/>
                              </w:rPr>
                              <w:br/>
                            </w:r>
                            <w:r w:rsidR="00663087" w:rsidRPr="008742F1">
                              <w:rPr>
                                <w:rFonts w:eastAsia="Courier New"/>
                                <w:color w:val="000000" w:themeColor="text1"/>
                                <w:szCs w:val="24"/>
                              </w:rPr>
                              <w:t>?</w:t>
                            </w:r>
                            <w:r w:rsidR="00D223F6" w:rsidRPr="008742F1">
                              <w:rPr>
                                <w:rFonts w:eastAsia="Courier New"/>
                                <w:color w:val="000000" w:themeColor="text1"/>
                                <w:szCs w:val="24"/>
                              </w:rPr>
                              <w:t>retrieve</w:t>
                            </w:r>
                            <w:r w:rsidR="00D223F6">
                              <w:rPr>
                                <w:rFonts w:eastAsia="Courier New"/>
                                <w:color w:val="000000" w:themeColor="text1"/>
                                <w:szCs w:val="24"/>
                              </w:rPr>
                              <w:t>URL</w:t>
                            </w:r>
                            <w:r w:rsidR="00663087" w:rsidRPr="008742F1">
                              <w:rPr>
                                <w:rFonts w:eastAsia="Courier New"/>
                                <w:color w:val="000000" w:themeColor="text1"/>
                                <w:szCs w:val="24"/>
                              </w:rPr>
                              <w:t>=hostname/</w:t>
                            </w:r>
                            <w:r w:rsidR="009F1043" w:rsidRPr="00777DE7">
                              <w:rPr>
                                <w:rFonts w:eastAsia="Courier New"/>
                                <w:color w:val="000000" w:themeColor="text1"/>
                              </w:rPr>
                              <w:t>DICOMweb-RS</w:t>
                            </w:r>
                            <w:r w:rsidR="00663087" w:rsidRPr="008742F1">
                              <w:rPr>
                                <w:rFonts w:eastAsia="Courier New"/>
                                <w:color w:val="000000" w:themeColor="text1"/>
                                <w:szCs w:val="24"/>
                              </w:rPr>
                              <w:t>/</w:t>
                            </w:r>
                          </w:p>
                          <w:p w14:paraId="5903B263" w14:textId="77777777" w:rsidR="00663087" w:rsidRPr="008742F1" w:rsidRDefault="00663087" w:rsidP="008742F1">
                            <w:pPr>
                              <w:spacing w:before="0" w:line="264" w:lineRule="auto"/>
                              <w:ind w:left="284" w:hanging="11"/>
                              <w:textDirection w:val="btLr"/>
                              <w:rPr>
                                <w:color w:val="000000" w:themeColor="text1"/>
                                <w:szCs w:val="24"/>
                              </w:rPr>
                            </w:pPr>
                          </w:p>
                          <w:p w14:paraId="7DDF6D48" w14:textId="42F78DD5" w:rsidR="00663087" w:rsidRPr="008742F1" w:rsidRDefault="007169E9" w:rsidP="008742F1">
                            <w:pPr>
                              <w:spacing w:before="0" w:line="264" w:lineRule="auto"/>
                              <w:ind w:left="284" w:hanging="11"/>
                              <w:textDirection w:val="btLr"/>
                              <w:rPr>
                                <w:color w:val="000000" w:themeColor="text1"/>
                                <w:szCs w:val="24"/>
                              </w:rPr>
                            </w:pPr>
                            <w:r w:rsidRPr="008742F1">
                              <w:rPr>
                                <w:rFonts w:eastAsia="Calibri"/>
                                <w:b/>
                                <w:bCs/>
                                <w:color w:val="000000" w:themeColor="text1"/>
                                <w:szCs w:val="24"/>
                              </w:rPr>
                              <w:t>[2]</w:t>
                            </w:r>
                            <w:r w:rsidRPr="008742F1">
                              <w:rPr>
                                <w:rFonts w:eastAsia="Calibri"/>
                                <w:color w:val="000000" w:themeColor="text1"/>
                                <w:szCs w:val="24"/>
                              </w:rPr>
                              <w:t xml:space="preserve"> </w:t>
                            </w:r>
                            <w:r w:rsidR="00663087" w:rsidRPr="008742F1">
                              <w:rPr>
                                <w:rFonts w:eastAsia="Calibri"/>
                                <w:color w:val="000000" w:themeColor="text1"/>
                                <w:szCs w:val="24"/>
                              </w:rPr>
                              <w:t xml:space="preserve">B_IIGW uses </w:t>
                            </w:r>
                            <w:r w:rsidR="00663087" w:rsidRPr="008742F1">
                              <w:rPr>
                                <w:rFonts w:eastAsia="Calibri"/>
                                <w:i/>
                                <w:color w:val="000000" w:themeColor="text1"/>
                                <w:szCs w:val="24"/>
                              </w:rPr>
                              <w:t xml:space="preserve">A_homeCommunityID </w:t>
                            </w:r>
                            <w:r w:rsidR="00663087" w:rsidRPr="008742F1">
                              <w:rPr>
                                <w:rFonts w:eastAsia="Calibri"/>
                                <w:color w:val="000000" w:themeColor="text1"/>
                                <w:szCs w:val="24"/>
                              </w:rPr>
                              <w:t xml:space="preserve">to map (lookup) the </w:t>
                            </w:r>
                            <w:r w:rsidR="00663087" w:rsidRPr="008742F1">
                              <w:rPr>
                                <w:rFonts w:eastAsia="Calibri"/>
                                <w:i/>
                                <w:color w:val="000000" w:themeColor="text1"/>
                                <w:szCs w:val="24"/>
                              </w:rPr>
                              <w:t>hostname</w:t>
                            </w:r>
                            <w:r w:rsidR="00663087" w:rsidRPr="008742F1">
                              <w:rPr>
                                <w:rFonts w:eastAsia="Calibri"/>
                                <w:color w:val="000000" w:themeColor="text1"/>
                                <w:szCs w:val="24"/>
                              </w:rPr>
                              <w:t xml:space="preserve"> for A_RGW according to local configuration in B_IGW and constructs the appropriate URL</w:t>
                            </w:r>
                            <w:r w:rsidR="00663087" w:rsidRPr="008742F1">
                              <w:rPr>
                                <w:rFonts w:eastAsia="Calibri"/>
                                <w:color w:val="000000" w:themeColor="text1"/>
                                <w:szCs w:val="24"/>
                              </w:rPr>
                              <w:br/>
                            </w:r>
                            <w:r w:rsidR="00663087" w:rsidRPr="008742F1">
                              <w:rPr>
                                <w:rFonts w:eastAsia="Courier New"/>
                                <w:color w:val="000000" w:themeColor="text1"/>
                                <w:szCs w:val="24"/>
                              </w:rPr>
                              <w:t>https://responding-gateway.example.org/wado-rs/ homeCommunityId/5.6.7.8/RetrieveLocationUID/1.2.840.9.10.11.12/</w:t>
                            </w:r>
                            <w:r w:rsidR="0037308D" w:rsidRPr="008742F1">
                              <w:rPr>
                                <w:rFonts w:eastAsia="Courier New"/>
                                <w:color w:val="000000" w:themeColor="text1"/>
                                <w:szCs w:val="24"/>
                              </w:rPr>
                              <w:br/>
                            </w:r>
                            <w:r w:rsidR="00663087" w:rsidRPr="008742F1">
                              <w:rPr>
                                <w:rFonts w:eastAsia="Courier New"/>
                                <w:color w:val="000000" w:themeColor="text1"/>
                                <w:szCs w:val="24"/>
                              </w:rPr>
                              <w:t>stud</w:t>
                            </w:r>
                            <w:r w:rsidR="006A2FD6">
                              <w:rPr>
                                <w:rFonts w:eastAsia="Courier New"/>
                                <w:color w:val="000000" w:themeColor="text1"/>
                                <w:szCs w:val="24"/>
                              </w:rPr>
                              <w:t>ies</w:t>
                            </w:r>
                            <w:r w:rsidR="00663087" w:rsidRPr="008742F1">
                              <w:rPr>
                                <w:rFonts w:eastAsia="Courier New"/>
                                <w:color w:val="000000" w:themeColor="text1"/>
                                <w:szCs w:val="24"/>
                              </w:rPr>
                              <w:t>/1.2.840.113619.2.207.28521.42888.1640475282.450</w:t>
                            </w:r>
                            <w:r w:rsidR="0037308D" w:rsidRPr="008742F1">
                              <w:rPr>
                                <w:rFonts w:eastAsia="Courier New"/>
                                <w:color w:val="000000" w:themeColor="text1"/>
                                <w:szCs w:val="24"/>
                              </w:rPr>
                              <w:br/>
                            </w:r>
                            <w:r w:rsidR="00663087" w:rsidRPr="008742F1">
                              <w:rPr>
                                <w:rFonts w:eastAsia="Courier New"/>
                                <w:color w:val="000000" w:themeColor="text1"/>
                                <w:szCs w:val="24"/>
                              </w:rPr>
                              <w:t>?retrieve</w:t>
                            </w:r>
                            <w:r w:rsidR="006A2FD6">
                              <w:rPr>
                                <w:rFonts w:eastAsia="Courier New"/>
                                <w:color w:val="000000" w:themeColor="text1"/>
                                <w:szCs w:val="24"/>
                              </w:rPr>
                              <w:t>URL</w:t>
                            </w:r>
                            <w:r w:rsidR="00663087" w:rsidRPr="008742F1">
                              <w:rPr>
                                <w:rFonts w:eastAsia="Courier New"/>
                                <w:color w:val="000000" w:themeColor="text1"/>
                                <w:szCs w:val="24"/>
                              </w:rPr>
                              <w:t>=hostname/</w:t>
                            </w:r>
                            <w:r w:rsidR="006A2FD6">
                              <w:rPr>
                                <w:rFonts w:eastAsia="Courier New"/>
                                <w:color w:val="000000" w:themeColor="text1"/>
                                <w:szCs w:val="24"/>
                              </w:rPr>
                              <w:t>DICOM</w:t>
                            </w:r>
                            <w:r w:rsidR="0079685D">
                              <w:rPr>
                                <w:rFonts w:eastAsia="Courier New"/>
                                <w:color w:val="000000" w:themeColor="text1"/>
                                <w:szCs w:val="24"/>
                              </w:rPr>
                              <w:t>web-RS</w:t>
                            </w:r>
                            <w:r w:rsidR="00663087" w:rsidRPr="008742F1">
                              <w:rPr>
                                <w:rFonts w:eastAsia="Courier New"/>
                                <w:color w:val="000000" w:themeColor="text1"/>
                                <w:szCs w:val="24"/>
                              </w:rPr>
                              <w:t>/</w:t>
                            </w:r>
                          </w:p>
                          <w:p w14:paraId="7F7063E1" w14:textId="77777777" w:rsidR="00663087" w:rsidRPr="008742F1" w:rsidRDefault="00663087" w:rsidP="008742F1">
                            <w:pPr>
                              <w:spacing w:before="0" w:line="264" w:lineRule="auto"/>
                              <w:ind w:left="284" w:hanging="11"/>
                              <w:textDirection w:val="btLr"/>
                              <w:rPr>
                                <w:color w:val="000000" w:themeColor="text1"/>
                                <w:szCs w:val="24"/>
                              </w:rPr>
                            </w:pPr>
                          </w:p>
                          <w:p w14:paraId="15B4B157" w14:textId="14267EED" w:rsidR="00663087" w:rsidRPr="008742F1" w:rsidRDefault="007169E9" w:rsidP="008742F1">
                            <w:pPr>
                              <w:spacing w:before="0" w:line="264" w:lineRule="auto"/>
                              <w:ind w:left="284" w:hanging="11"/>
                              <w:textDirection w:val="btLr"/>
                              <w:rPr>
                                <w:color w:val="000000" w:themeColor="text1"/>
                                <w:szCs w:val="24"/>
                              </w:rPr>
                            </w:pPr>
                            <w:r w:rsidRPr="008742F1">
                              <w:rPr>
                                <w:rFonts w:eastAsia="Calibri"/>
                                <w:b/>
                                <w:bCs/>
                                <w:color w:val="000000" w:themeColor="text1"/>
                                <w:szCs w:val="24"/>
                              </w:rPr>
                              <w:t>[3]</w:t>
                            </w:r>
                            <w:r w:rsidRPr="008742F1">
                              <w:rPr>
                                <w:rFonts w:eastAsia="Calibri"/>
                                <w:color w:val="000000" w:themeColor="text1"/>
                                <w:szCs w:val="24"/>
                              </w:rPr>
                              <w:t xml:space="preserve"> </w:t>
                            </w:r>
                            <w:r w:rsidR="00663087" w:rsidRPr="008742F1">
                              <w:rPr>
                                <w:rFonts w:eastAsia="Calibri"/>
                                <w:color w:val="000000" w:themeColor="text1"/>
                                <w:szCs w:val="24"/>
                              </w:rPr>
                              <w:t xml:space="preserve">A_RIGW uses the URL to obtain the imaging locally. The URL used </w:t>
                            </w:r>
                            <w:del w:id="408" w:author="Mary Jungers" w:date="2026-07-29T21:59:00Z" w16du:dateUtc="2026-07-30T02:59:00Z">
                              <w:r w:rsidR="00663087" w:rsidRPr="008742F1" w:rsidDel="00BD54A0">
                                <w:rPr>
                                  <w:rFonts w:eastAsia="Calibri"/>
                                  <w:color w:val="000000" w:themeColor="text1"/>
                                  <w:szCs w:val="24"/>
                                </w:rPr>
                                <w:delText xml:space="preserve">it </w:delText>
                              </w:r>
                            </w:del>
                            <w:r w:rsidR="00663087" w:rsidRPr="008742F1">
                              <w:rPr>
                                <w:rFonts w:eastAsia="Calibri"/>
                                <w:color w:val="000000" w:themeColor="text1"/>
                                <w:szCs w:val="24"/>
                              </w:rPr>
                              <w:t>is in this form:</w:t>
                            </w:r>
                            <w:r w:rsidR="00663087" w:rsidRPr="008742F1">
                              <w:rPr>
                                <w:rFonts w:eastAsia="Calibri"/>
                                <w:color w:val="000000" w:themeColor="text1"/>
                                <w:szCs w:val="24"/>
                              </w:rPr>
                              <w:br/>
                            </w:r>
                            <w:r w:rsidR="00663087" w:rsidRPr="008742F1">
                              <w:rPr>
                                <w:rFonts w:eastAsia="Courier New"/>
                                <w:color w:val="000000" w:themeColor="text1"/>
                                <w:szCs w:val="24"/>
                              </w:rPr>
                              <w:t>https://hostname/</w:t>
                            </w:r>
                            <w:r w:rsidR="00304507">
                              <w:rPr>
                                <w:rFonts w:eastAsia="Courier New"/>
                                <w:color w:val="000000" w:themeColor="text1"/>
                                <w:szCs w:val="24"/>
                              </w:rPr>
                              <w:t>DICOM</w:t>
                            </w:r>
                            <w:r w:rsidR="00663087" w:rsidRPr="008742F1">
                              <w:rPr>
                                <w:rFonts w:eastAsia="Courier New"/>
                                <w:color w:val="000000" w:themeColor="text1"/>
                                <w:szCs w:val="24"/>
                              </w:rPr>
                              <w:t>web-</w:t>
                            </w:r>
                            <w:r w:rsidR="00304507">
                              <w:rPr>
                                <w:rFonts w:eastAsia="Courier New"/>
                                <w:color w:val="000000" w:themeColor="text1"/>
                                <w:szCs w:val="24"/>
                              </w:rPr>
                              <w:t>RS</w:t>
                            </w:r>
                            <w:r w:rsidR="00663087" w:rsidRPr="008742F1">
                              <w:rPr>
                                <w:rFonts w:eastAsia="Courier New"/>
                                <w:color w:val="000000" w:themeColor="text1"/>
                                <w:szCs w:val="24"/>
                              </w:rPr>
                              <w:t>/ stud</w:t>
                            </w:r>
                            <w:r w:rsidR="0003794B">
                              <w:rPr>
                                <w:rFonts w:eastAsia="Courier New"/>
                                <w:color w:val="000000" w:themeColor="text1"/>
                                <w:szCs w:val="24"/>
                              </w:rPr>
                              <w:t>ies</w:t>
                            </w:r>
                            <w:r w:rsidR="00663087" w:rsidRPr="008742F1">
                              <w:rPr>
                                <w:rFonts w:eastAsia="Courier New"/>
                                <w:color w:val="000000" w:themeColor="text1"/>
                                <w:szCs w:val="24"/>
                              </w:rPr>
                              <w:t>/1.2.840.113619.2.207.28521.42888.1640475282.450</w:t>
                            </w:r>
                          </w:p>
                          <w:p w14:paraId="50042129" w14:textId="77777777" w:rsidR="00663087" w:rsidRPr="008742F1" w:rsidRDefault="00663087" w:rsidP="008742F1">
                            <w:pPr>
                              <w:spacing w:before="0" w:line="288" w:lineRule="auto"/>
                              <w:ind w:left="284" w:hanging="11"/>
                              <w:textDirection w:val="btLr"/>
                              <w:rPr>
                                <w:color w:val="000000" w:themeColor="text1"/>
                                <w:szCs w:val="24"/>
                              </w:rPr>
                            </w:pPr>
                          </w:p>
                          <w:p w14:paraId="4978F178" w14:textId="3662E520" w:rsidR="00663087" w:rsidRPr="008742F1" w:rsidRDefault="007169E9" w:rsidP="008742F1">
                            <w:pPr>
                              <w:spacing w:before="0" w:line="288" w:lineRule="auto"/>
                              <w:ind w:left="284" w:hanging="11"/>
                              <w:textDirection w:val="btLr"/>
                              <w:rPr>
                                <w:color w:val="000000" w:themeColor="text1"/>
                                <w:szCs w:val="24"/>
                              </w:rPr>
                            </w:pPr>
                            <w:r w:rsidRPr="008742F1">
                              <w:rPr>
                                <w:rFonts w:eastAsia="Calibri"/>
                                <w:b/>
                                <w:bCs/>
                                <w:color w:val="000000" w:themeColor="text1"/>
                                <w:szCs w:val="24"/>
                              </w:rPr>
                              <w:t>[4]</w:t>
                            </w:r>
                            <w:r w:rsidRPr="008742F1">
                              <w:rPr>
                                <w:rFonts w:eastAsia="Calibri"/>
                                <w:color w:val="000000" w:themeColor="text1"/>
                                <w:szCs w:val="24"/>
                              </w:rPr>
                              <w:t xml:space="preserve"> </w:t>
                            </w:r>
                            <w:r w:rsidR="00663087" w:rsidRPr="008742F1">
                              <w:rPr>
                                <w:rFonts w:eastAsia="Calibri"/>
                                <w:color w:val="000000" w:themeColor="text1"/>
                                <w:szCs w:val="24"/>
                              </w:rPr>
                              <w:t xml:space="preserve">Domain A document source responds </w:t>
                            </w:r>
                            <w:r w:rsidR="007E6326" w:rsidRPr="008742F1">
                              <w:rPr>
                                <w:rFonts w:eastAsia="Calibri"/>
                              </w:rPr>
                              <w:t xml:space="preserve">with multi-part encoded DICOM objects (images) </w:t>
                            </w:r>
                            <w:r w:rsidR="00663087" w:rsidRPr="008742F1">
                              <w:rPr>
                                <w:rFonts w:eastAsia="Calibri"/>
                                <w:color w:val="000000" w:themeColor="text1"/>
                                <w:szCs w:val="24"/>
                              </w:rPr>
                              <w:t>as payload</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51415476" id="_x0000_s1027" style="position:absolute;margin-left:-15.2pt;margin-top:13.85pt;width:512.25pt;height:426.4pt;z-index:25165824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" filled="f" strokecolor="black [3213]" strokeweight="1pt">
                <v:textbox inset="2.53958mm,1.2694mm,2.53958mm,1.2694mm">
                  <w:txbxContent>
                    <w:p w14:paraId="4E8E26C1" w14:textId="7377BF47" w:rsidR="00663087" w:rsidRPr="008742F1" w:rsidRDefault="00663087" w:rsidP="00663087">
                      <w:pPr>
                        <w:spacing w:before="200" w:line="288" w:lineRule="auto"/>
                        <w:textDirection w:val="btLr"/>
                        <w:rPr>
                          <w:color w:val="000000" w:themeColor="text1"/>
                          <w:szCs w:val="24"/>
                        </w:rPr>
                      </w:pPr>
                      <w:r w:rsidRPr="008742F1">
                        <w:rPr>
                          <w:rFonts w:eastAsia="Calibri"/>
                          <w:color w:val="000000" w:themeColor="text1"/>
                          <w:szCs w:val="24"/>
                        </w:rPr>
                        <w:t xml:space="preserve">Given a manifest for imaging </w:t>
                      </w:r>
                      <w:del w:id="409" w:author="Mary Jungers" w:date="2026-07-29T21:58:00Z" w16du:dateUtc="2026-07-30T02:58:00Z">
                        <w:r w:rsidRPr="008742F1" w:rsidDel="00BD54A0">
                          <w:rPr>
                            <w:rFonts w:eastAsia="Calibri"/>
                            <w:color w:val="000000" w:themeColor="text1"/>
                            <w:szCs w:val="24"/>
                          </w:rPr>
                          <w:delText xml:space="preserve">study  </w:delText>
                        </w:r>
                        <w:r w:rsidRPr="008742F1" w:rsidDel="00BD54A0">
                          <w:rPr>
                            <w:rFonts w:eastAsia="Courier New"/>
                            <w:color w:val="000000" w:themeColor="text1"/>
                            <w:szCs w:val="24"/>
                          </w:rPr>
                          <w:delText>1.2.840.113619.2.207.28521.42888.1640475282.450</w:delText>
                        </w:r>
                      </w:del>
                      <w:ins w:id="410" w:author="Mary Jungers" w:date="2026-07-29T21:58:00Z" w16du:dateUtc="2026-07-30T02:58:00Z">
                        <w:r w:rsidR="00BD54A0" w:rsidRPr="008742F1">
                          <w:rPr>
                            <w:rFonts w:eastAsia="Calibri"/>
                            <w:color w:val="000000" w:themeColor="text1"/>
                            <w:szCs w:val="24"/>
                          </w:rPr>
                          <w:t>study 1.2.840.113619.2.207.28521.42888.1640475282.450</w:t>
                        </w:r>
                      </w:ins>
                      <w:r w:rsidRPr="008742F1">
                        <w:rPr>
                          <w:rFonts w:eastAsia="Courier New"/>
                          <w:color w:val="000000" w:themeColor="text1"/>
                          <w:szCs w:val="24"/>
                        </w:rPr>
                        <w:t xml:space="preserve">/ </w:t>
                      </w:r>
                      <w:r w:rsidRPr="008742F1">
                        <w:rPr>
                          <w:rFonts w:eastAsia="Calibri"/>
                          <w:color w:val="000000" w:themeColor="text1"/>
                          <w:szCs w:val="24"/>
                        </w:rPr>
                        <w:t xml:space="preserve">coming from homeCommunityID/5.6.7.8 and </w:t>
                      </w:r>
                      <w:del w:id="411" w:author="Mary Jungers" w:date="2026-07-29T21:59:00Z" w16du:dateUtc="2026-07-30T02:59:00Z">
                        <w:r w:rsidRPr="008742F1" w:rsidDel="00BD54A0">
                          <w:rPr>
                            <w:rFonts w:eastAsia="Calibri"/>
                            <w:color w:val="000000" w:themeColor="text1"/>
                            <w:szCs w:val="24"/>
                          </w:rPr>
                          <w:delText>containing  a</w:delText>
                        </w:r>
                      </w:del>
                      <w:ins w:id="412" w:author="Mary Jungers" w:date="2026-07-29T21:59:00Z" w16du:dateUtc="2026-07-30T02:59:00Z">
                        <w:r w:rsidR="00BD54A0" w:rsidRPr="008742F1">
                          <w:rPr>
                            <w:rFonts w:eastAsia="Calibri"/>
                            <w:color w:val="000000" w:themeColor="text1"/>
                            <w:szCs w:val="24"/>
                          </w:rPr>
                          <w:t>containing a</w:t>
                        </w:r>
                      </w:ins>
                      <w:r w:rsidRPr="008742F1">
                        <w:rPr>
                          <w:rFonts w:eastAsia="Calibri"/>
                          <w:color w:val="000000" w:themeColor="text1"/>
                          <w:szCs w:val="24"/>
                        </w:rPr>
                        <w:t xml:space="preserve"> retrieveLocationUID 1.2.840.. and with </w:t>
                      </w:r>
                      <w:del w:id="413" w:author="Mary Jungers" w:date="2026-07-29T21:59:00Z" w16du:dateUtc="2026-07-30T02:59:00Z">
                        <w:r w:rsidRPr="008742F1" w:rsidDel="00BD54A0">
                          <w:rPr>
                            <w:rFonts w:eastAsia="Calibri"/>
                            <w:color w:val="000000" w:themeColor="text1"/>
                            <w:szCs w:val="24"/>
                          </w:rPr>
                          <w:delText>a  retrieve</w:delText>
                        </w:r>
                      </w:del>
                      <w:ins w:id="414" w:author="Mary Jungers" w:date="2026-07-29T21:59:00Z" w16du:dateUtc="2026-07-30T02:59:00Z">
                        <w:r w:rsidR="00BD54A0" w:rsidRPr="008742F1">
                          <w:rPr>
                            <w:rFonts w:eastAsia="Calibri"/>
                            <w:color w:val="000000" w:themeColor="text1"/>
                            <w:szCs w:val="24"/>
                          </w:rPr>
                          <w:t>a retrieve</w:t>
                        </w:r>
                      </w:ins>
                      <w:r w:rsidRPr="008742F1">
                        <w:rPr>
                          <w:rFonts w:eastAsia="Calibri"/>
                          <w:color w:val="000000" w:themeColor="text1"/>
                          <w:szCs w:val="24"/>
                        </w:rPr>
                        <w:t xml:space="preserve"> URL </w:t>
                      </w:r>
                      <w:r w:rsidRPr="008742F1">
                        <w:rPr>
                          <w:rFonts w:eastAsia="Courier New"/>
                          <w:color w:val="000000" w:themeColor="text1"/>
                          <w:szCs w:val="24"/>
                        </w:rPr>
                        <w:t>hostname/</w:t>
                      </w:r>
                      <w:r w:rsidR="0015058D" w:rsidRPr="0015058D">
                        <w:rPr>
                          <w:rFonts w:eastAsia="Courier New"/>
                          <w:color w:val="000000" w:themeColor="text1"/>
                          <w:szCs w:val="24"/>
                        </w:rPr>
                        <w:t>DICOMweb-RS</w:t>
                      </w:r>
                    </w:p>
                    <w:p w14:paraId="756E95A3" w14:textId="31A17014" w:rsidR="00FB199C" w:rsidRPr="008742F1" w:rsidRDefault="00663087" w:rsidP="00663087">
                      <w:pPr>
                        <w:spacing w:before="200" w:line="288" w:lineRule="auto"/>
                        <w:textDirection w:val="btLr"/>
                        <w:rPr>
                          <w:color w:val="000000" w:themeColor="text1"/>
                          <w:szCs w:val="24"/>
                        </w:rPr>
                      </w:pPr>
                      <w:r w:rsidRPr="008742F1">
                        <w:rPr>
                          <w:rFonts w:eastAsia="Calibri"/>
                          <w:color w:val="000000" w:themeColor="text1"/>
                          <w:szCs w:val="24"/>
                        </w:rPr>
                        <w:t>The Manifest is associated with a homeCommunityID/5.6.7.</w:t>
                      </w:r>
                      <w:del w:id="415" w:author="Mary Jungers" w:date="2026-07-29T21:59:00Z" w16du:dateUtc="2026-07-30T02:59:00Z">
                        <w:r w:rsidRPr="008742F1" w:rsidDel="00BD54A0">
                          <w:rPr>
                            <w:rFonts w:eastAsia="Calibri"/>
                            <w:color w:val="000000" w:themeColor="text1"/>
                            <w:szCs w:val="24"/>
                          </w:rPr>
                          <w:delText>8  which</w:delText>
                        </w:r>
                      </w:del>
                      <w:ins w:id="416" w:author="Mary Jungers" w:date="2026-07-29T21:59:00Z" w16du:dateUtc="2026-07-30T02:59:00Z">
                        <w:r w:rsidR="00BD54A0" w:rsidRPr="008742F1">
                          <w:rPr>
                            <w:rFonts w:eastAsia="Calibri"/>
                            <w:color w:val="000000" w:themeColor="text1"/>
                            <w:szCs w:val="24"/>
                          </w:rPr>
                          <w:t>8 which</w:t>
                        </w:r>
                      </w:ins>
                      <w:r w:rsidRPr="008742F1">
                        <w:rPr>
                          <w:rFonts w:eastAsia="Calibri"/>
                          <w:color w:val="000000" w:themeColor="text1"/>
                          <w:szCs w:val="24"/>
                        </w:rPr>
                        <w:t xml:space="preserve"> is not the Local Home CommunityID</w:t>
                      </w:r>
                    </w:p>
                    <w:p w14:paraId="258DD197" w14:textId="77777777" w:rsidR="00663087" w:rsidRPr="008742F1" w:rsidRDefault="00663087" w:rsidP="008742F1">
                      <w:pPr>
                        <w:spacing w:before="0"/>
                        <w:textDirection w:val="btLr"/>
                        <w:rPr>
                          <w:color w:val="000000" w:themeColor="text1"/>
                          <w:szCs w:val="24"/>
                        </w:rPr>
                      </w:pPr>
                    </w:p>
                    <w:p w14:paraId="4CAE6273" w14:textId="43056A64" w:rsidR="00663087" w:rsidRPr="008742F1" w:rsidRDefault="007169E9" w:rsidP="008742F1">
                      <w:pPr>
                        <w:spacing w:before="0" w:line="288" w:lineRule="auto"/>
                        <w:ind w:left="284" w:hanging="11"/>
                        <w:textDirection w:val="btLr"/>
                        <w:rPr>
                          <w:color w:val="000000" w:themeColor="text1"/>
                          <w:szCs w:val="24"/>
                        </w:rPr>
                      </w:pPr>
                      <w:r w:rsidRPr="008742F1">
                        <w:rPr>
                          <w:rFonts w:eastAsia="Calibri"/>
                          <w:b/>
                          <w:bCs/>
                          <w:color w:val="000000" w:themeColor="text1"/>
                          <w:szCs w:val="24"/>
                        </w:rPr>
                        <w:t>[1]</w:t>
                      </w:r>
                      <w:r w:rsidRPr="008742F1">
                        <w:rPr>
                          <w:rFonts w:eastAsia="Calibri"/>
                          <w:color w:val="000000" w:themeColor="text1"/>
                          <w:szCs w:val="24"/>
                        </w:rPr>
                        <w:t xml:space="preserve"> </w:t>
                      </w:r>
                      <w:r w:rsidR="00663087" w:rsidRPr="008742F1">
                        <w:rPr>
                          <w:rFonts w:eastAsia="Calibri"/>
                          <w:color w:val="000000" w:themeColor="text1"/>
                          <w:szCs w:val="24"/>
                        </w:rPr>
                        <w:t xml:space="preserve">The B_IDC sees a different </w:t>
                      </w:r>
                      <w:r w:rsidR="00663087" w:rsidRPr="008742F1">
                        <w:rPr>
                          <w:rFonts w:eastAsia="Calibri"/>
                          <w:i/>
                          <w:color w:val="000000" w:themeColor="text1"/>
                          <w:szCs w:val="24"/>
                        </w:rPr>
                        <w:t>homeCommunityID</w:t>
                      </w:r>
                      <w:r w:rsidR="00663087" w:rsidRPr="008742F1">
                        <w:rPr>
                          <w:rFonts w:eastAsia="Calibri"/>
                          <w:color w:val="000000" w:themeColor="text1"/>
                          <w:szCs w:val="24"/>
                        </w:rPr>
                        <w:t xml:space="preserve"> than its own and can construct the appropriate URL.</w:t>
                      </w:r>
                      <w:r w:rsidR="00663087" w:rsidRPr="008742F1">
                        <w:rPr>
                          <w:rFonts w:eastAsia="Calibri"/>
                          <w:color w:val="000000" w:themeColor="text1"/>
                          <w:szCs w:val="24"/>
                        </w:rPr>
                        <w:br/>
                      </w:r>
                      <w:r w:rsidR="00663087" w:rsidRPr="008742F1">
                        <w:rPr>
                          <w:rFonts w:eastAsia="Courier New"/>
                          <w:color w:val="000000" w:themeColor="text1"/>
                          <w:szCs w:val="24"/>
                        </w:rPr>
                        <w:t>https://initiating-gateway.example.com/wado/ homeCommunityId/5.6.7.8/RetrieveLocationUID/1.2.840.9.10.11.12/</w:t>
                      </w:r>
                      <w:r w:rsidRPr="008742F1">
                        <w:rPr>
                          <w:rFonts w:eastAsia="Courier New"/>
                          <w:color w:val="000000" w:themeColor="text1"/>
                          <w:szCs w:val="24"/>
                        </w:rPr>
                        <w:br/>
                      </w:r>
                      <w:r w:rsidR="00663087" w:rsidRPr="008742F1">
                        <w:rPr>
                          <w:rFonts w:eastAsia="Courier New"/>
                          <w:color w:val="000000" w:themeColor="text1"/>
                          <w:szCs w:val="24"/>
                        </w:rPr>
                        <w:t>stud</w:t>
                      </w:r>
                      <w:r w:rsidR="00E707D8">
                        <w:rPr>
                          <w:rFonts w:eastAsia="Courier New"/>
                          <w:color w:val="000000" w:themeColor="text1"/>
                          <w:szCs w:val="24"/>
                        </w:rPr>
                        <w:t>ies</w:t>
                      </w:r>
                      <w:r w:rsidR="00663087" w:rsidRPr="008742F1">
                        <w:rPr>
                          <w:rFonts w:eastAsia="Courier New"/>
                          <w:color w:val="000000" w:themeColor="text1"/>
                          <w:szCs w:val="24"/>
                        </w:rPr>
                        <w:t>/1.2.840.113619.2.207.28521.42888.1640475282.450</w:t>
                      </w:r>
                      <w:r w:rsidR="0037308D" w:rsidRPr="008742F1">
                        <w:rPr>
                          <w:rFonts w:eastAsia="Courier New"/>
                          <w:color w:val="000000" w:themeColor="text1"/>
                          <w:szCs w:val="24"/>
                        </w:rPr>
                        <w:br/>
                      </w:r>
                      <w:r w:rsidR="00663087" w:rsidRPr="008742F1">
                        <w:rPr>
                          <w:rFonts w:eastAsia="Courier New"/>
                          <w:color w:val="000000" w:themeColor="text1"/>
                          <w:szCs w:val="24"/>
                        </w:rPr>
                        <w:t>?</w:t>
                      </w:r>
                      <w:r w:rsidR="00D223F6" w:rsidRPr="008742F1">
                        <w:rPr>
                          <w:rFonts w:eastAsia="Courier New"/>
                          <w:color w:val="000000" w:themeColor="text1"/>
                          <w:szCs w:val="24"/>
                        </w:rPr>
                        <w:t>retrieve</w:t>
                      </w:r>
                      <w:r w:rsidR="00D223F6">
                        <w:rPr>
                          <w:rFonts w:eastAsia="Courier New"/>
                          <w:color w:val="000000" w:themeColor="text1"/>
                          <w:szCs w:val="24"/>
                        </w:rPr>
                        <w:t>URL</w:t>
                      </w:r>
                      <w:r w:rsidR="00663087" w:rsidRPr="008742F1">
                        <w:rPr>
                          <w:rFonts w:eastAsia="Courier New"/>
                          <w:color w:val="000000" w:themeColor="text1"/>
                          <w:szCs w:val="24"/>
                        </w:rPr>
                        <w:t>=hostname/</w:t>
                      </w:r>
                      <w:r w:rsidR="009F1043" w:rsidRPr="00777DE7">
                        <w:rPr>
                          <w:rFonts w:eastAsia="Courier New"/>
                          <w:color w:val="000000" w:themeColor="text1"/>
                        </w:rPr>
                        <w:t>DICOMweb-RS</w:t>
                      </w:r>
                      <w:r w:rsidR="00663087" w:rsidRPr="008742F1">
                        <w:rPr>
                          <w:rFonts w:eastAsia="Courier New"/>
                          <w:color w:val="000000" w:themeColor="text1"/>
                          <w:szCs w:val="24"/>
                        </w:rPr>
                        <w:t>/</w:t>
                      </w:r>
                    </w:p>
                    <w:p w14:paraId="5903B263" w14:textId="77777777" w:rsidR="00663087" w:rsidRPr="008742F1" w:rsidRDefault="00663087" w:rsidP="008742F1">
                      <w:pPr>
                        <w:spacing w:before="0" w:line="264" w:lineRule="auto"/>
                        <w:ind w:left="284" w:hanging="11"/>
                        <w:textDirection w:val="btLr"/>
                        <w:rPr>
                          <w:color w:val="000000" w:themeColor="text1"/>
                          <w:szCs w:val="24"/>
                        </w:rPr>
                      </w:pPr>
                    </w:p>
                    <w:p w14:paraId="7DDF6D48" w14:textId="42F78DD5" w:rsidR="00663087" w:rsidRPr="008742F1" w:rsidRDefault="007169E9" w:rsidP="008742F1">
                      <w:pPr>
                        <w:spacing w:before="0" w:line="264" w:lineRule="auto"/>
                        <w:ind w:left="284" w:hanging="11"/>
                        <w:textDirection w:val="btLr"/>
                        <w:rPr>
                          <w:color w:val="000000" w:themeColor="text1"/>
                          <w:szCs w:val="24"/>
                        </w:rPr>
                      </w:pPr>
                      <w:r w:rsidRPr="008742F1">
                        <w:rPr>
                          <w:rFonts w:eastAsia="Calibri"/>
                          <w:b/>
                          <w:bCs/>
                          <w:color w:val="000000" w:themeColor="text1"/>
                          <w:szCs w:val="24"/>
                        </w:rPr>
                        <w:t>[2]</w:t>
                      </w:r>
                      <w:r w:rsidRPr="008742F1">
                        <w:rPr>
                          <w:rFonts w:eastAsia="Calibri"/>
                          <w:color w:val="000000" w:themeColor="text1"/>
                          <w:szCs w:val="24"/>
                        </w:rPr>
                        <w:t xml:space="preserve"> </w:t>
                      </w:r>
                      <w:r w:rsidR="00663087" w:rsidRPr="008742F1">
                        <w:rPr>
                          <w:rFonts w:eastAsia="Calibri"/>
                          <w:color w:val="000000" w:themeColor="text1"/>
                          <w:szCs w:val="24"/>
                        </w:rPr>
                        <w:t xml:space="preserve">B_IIGW uses </w:t>
                      </w:r>
                      <w:r w:rsidR="00663087" w:rsidRPr="008742F1">
                        <w:rPr>
                          <w:rFonts w:eastAsia="Calibri"/>
                          <w:i/>
                          <w:color w:val="000000" w:themeColor="text1"/>
                          <w:szCs w:val="24"/>
                        </w:rPr>
                        <w:t xml:space="preserve">A_homeCommunityID </w:t>
                      </w:r>
                      <w:r w:rsidR="00663087" w:rsidRPr="008742F1">
                        <w:rPr>
                          <w:rFonts w:eastAsia="Calibri"/>
                          <w:color w:val="000000" w:themeColor="text1"/>
                          <w:szCs w:val="24"/>
                        </w:rPr>
                        <w:t xml:space="preserve">to map (lookup) the </w:t>
                      </w:r>
                      <w:r w:rsidR="00663087" w:rsidRPr="008742F1">
                        <w:rPr>
                          <w:rFonts w:eastAsia="Calibri"/>
                          <w:i/>
                          <w:color w:val="000000" w:themeColor="text1"/>
                          <w:szCs w:val="24"/>
                        </w:rPr>
                        <w:t>hostname</w:t>
                      </w:r>
                      <w:r w:rsidR="00663087" w:rsidRPr="008742F1">
                        <w:rPr>
                          <w:rFonts w:eastAsia="Calibri"/>
                          <w:color w:val="000000" w:themeColor="text1"/>
                          <w:szCs w:val="24"/>
                        </w:rPr>
                        <w:t xml:space="preserve"> for A_RGW according to local configuration in B_IGW and constructs the appropriate URL</w:t>
                      </w:r>
                      <w:r w:rsidR="00663087" w:rsidRPr="008742F1">
                        <w:rPr>
                          <w:rFonts w:eastAsia="Calibri"/>
                          <w:color w:val="000000" w:themeColor="text1"/>
                          <w:szCs w:val="24"/>
                        </w:rPr>
                        <w:br/>
                      </w:r>
                      <w:r w:rsidR="00663087" w:rsidRPr="008742F1">
                        <w:rPr>
                          <w:rFonts w:eastAsia="Courier New"/>
                          <w:color w:val="000000" w:themeColor="text1"/>
                          <w:szCs w:val="24"/>
                        </w:rPr>
                        <w:t>https://responding-gateway.example.org/wado-rs/ homeCommunityId/5.6.7.8/RetrieveLocationUID/1.2.840.9.10.11.12/</w:t>
                      </w:r>
                      <w:r w:rsidR="0037308D" w:rsidRPr="008742F1">
                        <w:rPr>
                          <w:rFonts w:eastAsia="Courier New"/>
                          <w:color w:val="000000" w:themeColor="text1"/>
                          <w:szCs w:val="24"/>
                        </w:rPr>
                        <w:br/>
                      </w:r>
                      <w:r w:rsidR="00663087" w:rsidRPr="008742F1">
                        <w:rPr>
                          <w:rFonts w:eastAsia="Courier New"/>
                          <w:color w:val="000000" w:themeColor="text1"/>
                          <w:szCs w:val="24"/>
                        </w:rPr>
                        <w:t>stud</w:t>
                      </w:r>
                      <w:r w:rsidR="006A2FD6">
                        <w:rPr>
                          <w:rFonts w:eastAsia="Courier New"/>
                          <w:color w:val="000000" w:themeColor="text1"/>
                          <w:szCs w:val="24"/>
                        </w:rPr>
                        <w:t>ies</w:t>
                      </w:r>
                      <w:r w:rsidR="00663087" w:rsidRPr="008742F1">
                        <w:rPr>
                          <w:rFonts w:eastAsia="Courier New"/>
                          <w:color w:val="000000" w:themeColor="text1"/>
                          <w:szCs w:val="24"/>
                        </w:rPr>
                        <w:t>/1.2.840.113619.2.207.28521.42888.1640475282.450</w:t>
                      </w:r>
                      <w:r w:rsidR="0037308D" w:rsidRPr="008742F1">
                        <w:rPr>
                          <w:rFonts w:eastAsia="Courier New"/>
                          <w:color w:val="000000" w:themeColor="text1"/>
                          <w:szCs w:val="24"/>
                        </w:rPr>
                        <w:br/>
                      </w:r>
                      <w:r w:rsidR="00663087" w:rsidRPr="008742F1">
                        <w:rPr>
                          <w:rFonts w:eastAsia="Courier New"/>
                          <w:color w:val="000000" w:themeColor="text1"/>
                          <w:szCs w:val="24"/>
                        </w:rPr>
                        <w:t>?retrieve</w:t>
                      </w:r>
                      <w:r w:rsidR="006A2FD6">
                        <w:rPr>
                          <w:rFonts w:eastAsia="Courier New"/>
                          <w:color w:val="000000" w:themeColor="text1"/>
                          <w:szCs w:val="24"/>
                        </w:rPr>
                        <w:t>URL</w:t>
                      </w:r>
                      <w:r w:rsidR="00663087" w:rsidRPr="008742F1">
                        <w:rPr>
                          <w:rFonts w:eastAsia="Courier New"/>
                          <w:color w:val="000000" w:themeColor="text1"/>
                          <w:szCs w:val="24"/>
                        </w:rPr>
                        <w:t>=hostname/</w:t>
                      </w:r>
                      <w:r w:rsidR="006A2FD6">
                        <w:rPr>
                          <w:rFonts w:eastAsia="Courier New"/>
                          <w:color w:val="000000" w:themeColor="text1"/>
                          <w:szCs w:val="24"/>
                        </w:rPr>
                        <w:t>DICOM</w:t>
                      </w:r>
                      <w:r w:rsidR="0079685D">
                        <w:rPr>
                          <w:rFonts w:eastAsia="Courier New"/>
                          <w:color w:val="000000" w:themeColor="text1"/>
                          <w:szCs w:val="24"/>
                        </w:rPr>
                        <w:t>web-RS</w:t>
                      </w:r>
                      <w:r w:rsidR="00663087" w:rsidRPr="008742F1">
                        <w:rPr>
                          <w:rFonts w:eastAsia="Courier New"/>
                          <w:color w:val="000000" w:themeColor="text1"/>
                          <w:szCs w:val="24"/>
                        </w:rPr>
                        <w:t>/</w:t>
                      </w:r>
                    </w:p>
                    <w:p w14:paraId="7F7063E1" w14:textId="77777777" w:rsidR="00663087" w:rsidRPr="008742F1" w:rsidRDefault="00663087" w:rsidP="008742F1">
                      <w:pPr>
                        <w:spacing w:before="0" w:line="264" w:lineRule="auto"/>
                        <w:ind w:left="284" w:hanging="11"/>
                        <w:textDirection w:val="btLr"/>
                        <w:rPr>
                          <w:color w:val="000000" w:themeColor="text1"/>
                          <w:szCs w:val="24"/>
                        </w:rPr>
                      </w:pPr>
                    </w:p>
                    <w:p w14:paraId="15B4B157" w14:textId="14267EED" w:rsidR="00663087" w:rsidRPr="008742F1" w:rsidRDefault="007169E9" w:rsidP="008742F1">
                      <w:pPr>
                        <w:spacing w:before="0" w:line="264" w:lineRule="auto"/>
                        <w:ind w:left="284" w:hanging="11"/>
                        <w:textDirection w:val="btLr"/>
                        <w:rPr>
                          <w:color w:val="000000" w:themeColor="text1"/>
                          <w:szCs w:val="24"/>
                        </w:rPr>
                      </w:pPr>
                      <w:r w:rsidRPr="008742F1">
                        <w:rPr>
                          <w:rFonts w:eastAsia="Calibri"/>
                          <w:b/>
                          <w:bCs/>
                          <w:color w:val="000000" w:themeColor="text1"/>
                          <w:szCs w:val="24"/>
                        </w:rPr>
                        <w:t>[3]</w:t>
                      </w:r>
                      <w:r w:rsidRPr="008742F1">
                        <w:rPr>
                          <w:rFonts w:eastAsia="Calibri"/>
                          <w:color w:val="000000" w:themeColor="text1"/>
                          <w:szCs w:val="24"/>
                        </w:rPr>
                        <w:t xml:space="preserve"> </w:t>
                      </w:r>
                      <w:r w:rsidR="00663087" w:rsidRPr="008742F1">
                        <w:rPr>
                          <w:rFonts w:eastAsia="Calibri"/>
                          <w:color w:val="000000" w:themeColor="text1"/>
                          <w:szCs w:val="24"/>
                        </w:rPr>
                        <w:t xml:space="preserve">A_RIGW uses the URL to obtain the imaging locally. The URL used </w:t>
                      </w:r>
                      <w:del w:id="417" w:author="Mary Jungers" w:date="2026-07-29T21:59:00Z" w16du:dateUtc="2026-07-30T02:59:00Z">
                        <w:r w:rsidR="00663087" w:rsidRPr="008742F1" w:rsidDel="00BD54A0">
                          <w:rPr>
                            <w:rFonts w:eastAsia="Calibri"/>
                            <w:color w:val="000000" w:themeColor="text1"/>
                            <w:szCs w:val="24"/>
                          </w:rPr>
                          <w:delText xml:space="preserve">it </w:delText>
                        </w:r>
                      </w:del>
                      <w:r w:rsidR="00663087" w:rsidRPr="008742F1">
                        <w:rPr>
                          <w:rFonts w:eastAsia="Calibri"/>
                          <w:color w:val="000000" w:themeColor="text1"/>
                          <w:szCs w:val="24"/>
                        </w:rPr>
                        <w:t>is in this form:</w:t>
                      </w:r>
                      <w:r w:rsidR="00663087" w:rsidRPr="008742F1">
                        <w:rPr>
                          <w:rFonts w:eastAsia="Calibri"/>
                          <w:color w:val="000000" w:themeColor="text1"/>
                          <w:szCs w:val="24"/>
                        </w:rPr>
                        <w:br/>
                      </w:r>
                      <w:r w:rsidR="00663087" w:rsidRPr="008742F1">
                        <w:rPr>
                          <w:rFonts w:eastAsia="Courier New"/>
                          <w:color w:val="000000" w:themeColor="text1"/>
                          <w:szCs w:val="24"/>
                        </w:rPr>
                        <w:t>https://hostname/</w:t>
                      </w:r>
                      <w:r w:rsidR="00304507">
                        <w:rPr>
                          <w:rFonts w:eastAsia="Courier New"/>
                          <w:color w:val="000000" w:themeColor="text1"/>
                          <w:szCs w:val="24"/>
                        </w:rPr>
                        <w:t>DICOM</w:t>
                      </w:r>
                      <w:r w:rsidR="00663087" w:rsidRPr="008742F1">
                        <w:rPr>
                          <w:rFonts w:eastAsia="Courier New"/>
                          <w:color w:val="000000" w:themeColor="text1"/>
                          <w:szCs w:val="24"/>
                        </w:rPr>
                        <w:t>web-</w:t>
                      </w:r>
                      <w:r w:rsidR="00304507">
                        <w:rPr>
                          <w:rFonts w:eastAsia="Courier New"/>
                          <w:color w:val="000000" w:themeColor="text1"/>
                          <w:szCs w:val="24"/>
                        </w:rPr>
                        <w:t>RS</w:t>
                      </w:r>
                      <w:r w:rsidR="00663087" w:rsidRPr="008742F1">
                        <w:rPr>
                          <w:rFonts w:eastAsia="Courier New"/>
                          <w:color w:val="000000" w:themeColor="text1"/>
                          <w:szCs w:val="24"/>
                        </w:rPr>
                        <w:t>/ stud</w:t>
                      </w:r>
                      <w:r w:rsidR="0003794B">
                        <w:rPr>
                          <w:rFonts w:eastAsia="Courier New"/>
                          <w:color w:val="000000" w:themeColor="text1"/>
                          <w:szCs w:val="24"/>
                        </w:rPr>
                        <w:t>ies</w:t>
                      </w:r>
                      <w:r w:rsidR="00663087" w:rsidRPr="008742F1">
                        <w:rPr>
                          <w:rFonts w:eastAsia="Courier New"/>
                          <w:color w:val="000000" w:themeColor="text1"/>
                          <w:szCs w:val="24"/>
                        </w:rPr>
                        <w:t>/1.2.840.113619.2.207.28521.42888.1640475282.450</w:t>
                      </w:r>
                    </w:p>
                    <w:p w14:paraId="50042129" w14:textId="77777777" w:rsidR="00663087" w:rsidRPr="008742F1" w:rsidRDefault="00663087" w:rsidP="008742F1">
                      <w:pPr>
                        <w:spacing w:before="0" w:line="288" w:lineRule="auto"/>
                        <w:ind w:left="284" w:hanging="11"/>
                        <w:textDirection w:val="btLr"/>
                        <w:rPr>
                          <w:color w:val="000000" w:themeColor="text1"/>
                          <w:szCs w:val="24"/>
                        </w:rPr>
                      </w:pPr>
                    </w:p>
                    <w:p w14:paraId="4978F178" w14:textId="3662E520" w:rsidR="00663087" w:rsidRPr="008742F1" w:rsidRDefault="007169E9" w:rsidP="008742F1">
                      <w:pPr>
                        <w:spacing w:before="0" w:line="288" w:lineRule="auto"/>
                        <w:ind w:left="284" w:hanging="11"/>
                        <w:textDirection w:val="btLr"/>
                        <w:rPr>
                          <w:color w:val="000000" w:themeColor="text1"/>
                          <w:szCs w:val="24"/>
                        </w:rPr>
                      </w:pPr>
                      <w:r w:rsidRPr="008742F1">
                        <w:rPr>
                          <w:rFonts w:eastAsia="Calibri"/>
                          <w:b/>
                          <w:bCs/>
                          <w:color w:val="000000" w:themeColor="text1"/>
                          <w:szCs w:val="24"/>
                        </w:rPr>
                        <w:t>[4]</w:t>
                      </w:r>
                      <w:r w:rsidRPr="008742F1">
                        <w:rPr>
                          <w:rFonts w:eastAsia="Calibri"/>
                          <w:color w:val="000000" w:themeColor="text1"/>
                          <w:szCs w:val="24"/>
                        </w:rPr>
                        <w:t xml:space="preserve"> </w:t>
                      </w:r>
                      <w:r w:rsidR="00663087" w:rsidRPr="008742F1">
                        <w:rPr>
                          <w:rFonts w:eastAsia="Calibri"/>
                          <w:color w:val="000000" w:themeColor="text1"/>
                          <w:szCs w:val="24"/>
                        </w:rPr>
                        <w:t xml:space="preserve">Domain A document source responds </w:t>
                      </w:r>
                      <w:r w:rsidR="007E6326" w:rsidRPr="008742F1">
                        <w:rPr>
                          <w:rFonts w:eastAsia="Calibri"/>
                        </w:rPr>
                        <w:t xml:space="preserve">with multi-part encoded DICOM objects (images) </w:t>
                      </w:r>
                      <w:r w:rsidR="00663087" w:rsidRPr="008742F1">
                        <w:rPr>
                          <w:rFonts w:eastAsia="Calibri"/>
                          <w:color w:val="000000" w:themeColor="text1"/>
                          <w:szCs w:val="24"/>
                        </w:rPr>
                        <w:t>as payload</w:t>
                      </w:r>
                    </w:p>
                  </w:txbxContent>
                </v:textbox>
                <w10:wrap anchorx="margin"/>
              </v:rect>
            </w:pict>
          </mc:Fallback>
        </mc:AlternateContent>
      </w:r>
    </w:p>
    <w:p w14:paraId="36766D71" w14:textId="7D06D158" w:rsidR="004C29F1" w:rsidRPr="0089691F" w:rsidRDefault="004C29F1" w:rsidP="008742F1">
      <w:pPr>
        <w:pStyle w:val="BodyText"/>
      </w:pPr>
    </w:p>
    <w:p w14:paraId="78515214" w14:textId="14BD42E9" w:rsidR="004C29F1" w:rsidRPr="0089691F" w:rsidRDefault="004C29F1">
      <w:pPr>
        <w:pBdr>
          <w:top w:val="nil"/>
          <w:left w:val="nil"/>
          <w:bottom w:val="nil"/>
          <w:right w:val="nil"/>
          <w:between w:val="nil"/>
        </w:pBdr>
      </w:pPr>
    </w:p>
    <w:p w14:paraId="62C6B4C9" w14:textId="3999E748" w:rsidR="004C29F1" w:rsidRPr="0089691F" w:rsidRDefault="004C29F1">
      <w:pPr>
        <w:pBdr>
          <w:top w:val="nil"/>
          <w:left w:val="nil"/>
          <w:bottom w:val="nil"/>
          <w:right w:val="nil"/>
          <w:between w:val="nil"/>
        </w:pBdr>
      </w:pPr>
    </w:p>
    <w:p w14:paraId="7C127608" w14:textId="2CDA527E" w:rsidR="004C29F1" w:rsidRPr="0089691F" w:rsidRDefault="004C29F1">
      <w:pPr>
        <w:pBdr>
          <w:top w:val="nil"/>
          <w:left w:val="nil"/>
          <w:bottom w:val="nil"/>
          <w:right w:val="nil"/>
          <w:between w:val="nil"/>
        </w:pBdr>
      </w:pPr>
    </w:p>
    <w:p w14:paraId="6B470A23" w14:textId="7EAB8194" w:rsidR="004C29F1" w:rsidRPr="0089691F" w:rsidRDefault="004C29F1">
      <w:pPr>
        <w:pBdr>
          <w:top w:val="nil"/>
          <w:left w:val="nil"/>
          <w:bottom w:val="nil"/>
          <w:right w:val="nil"/>
          <w:between w:val="nil"/>
        </w:pBdr>
      </w:pPr>
    </w:p>
    <w:p w14:paraId="1F5CDCE0" w14:textId="5C84C41D" w:rsidR="004C29F1" w:rsidRPr="0089691F" w:rsidRDefault="004C29F1">
      <w:pPr>
        <w:pBdr>
          <w:top w:val="nil"/>
          <w:left w:val="nil"/>
          <w:bottom w:val="nil"/>
          <w:right w:val="nil"/>
          <w:between w:val="nil"/>
        </w:pBdr>
      </w:pPr>
    </w:p>
    <w:p w14:paraId="4892301A" w14:textId="764402C5" w:rsidR="004C29F1" w:rsidRPr="0089691F" w:rsidRDefault="004C29F1">
      <w:pPr>
        <w:pBdr>
          <w:top w:val="nil"/>
          <w:left w:val="nil"/>
          <w:bottom w:val="nil"/>
          <w:right w:val="nil"/>
          <w:between w:val="nil"/>
        </w:pBdr>
      </w:pPr>
    </w:p>
    <w:p w14:paraId="2B4C2E29" w14:textId="0CA6C9CA" w:rsidR="004C29F1" w:rsidRPr="0089691F" w:rsidRDefault="004C29F1">
      <w:pPr>
        <w:pBdr>
          <w:top w:val="nil"/>
          <w:left w:val="nil"/>
          <w:bottom w:val="nil"/>
          <w:right w:val="nil"/>
          <w:between w:val="nil"/>
        </w:pBdr>
      </w:pPr>
    </w:p>
    <w:p w14:paraId="2493B722" w14:textId="6FA11299" w:rsidR="004C29F1" w:rsidRPr="0089691F" w:rsidRDefault="004C29F1">
      <w:pPr>
        <w:pBdr>
          <w:top w:val="nil"/>
          <w:left w:val="nil"/>
          <w:bottom w:val="nil"/>
          <w:right w:val="nil"/>
          <w:between w:val="nil"/>
        </w:pBdr>
      </w:pPr>
    </w:p>
    <w:p w14:paraId="51E55DD4" w14:textId="5CB49169" w:rsidR="004C29F1" w:rsidRPr="0089691F" w:rsidRDefault="004C29F1">
      <w:pPr>
        <w:pBdr>
          <w:top w:val="nil"/>
          <w:left w:val="nil"/>
          <w:bottom w:val="nil"/>
          <w:right w:val="nil"/>
          <w:between w:val="nil"/>
        </w:pBdr>
      </w:pPr>
    </w:p>
    <w:p w14:paraId="674D7CFB" w14:textId="77777777" w:rsidR="004C29F1" w:rsidRPr="0089691F" w:rsidRDefault="004C29F1">
      <w:pPr>
        <w:pBdr>
          <w:top w:val="nil"/>
          <w:left w:val="nil"/>
          <w:bottom w:val="nil"/>
          <w:right w:val="nil"/>
          <w:between w:val="nil"/>
        </w:pBdr>
      </w:pPr>
    </w:p>
    <w:p w14:paraId="22C0A9C3" w14:textId="77777777" w:rsidR="004C29F1" w:rsidRPr="0089691F" w:rsidRDefault="004C29F1">
      <w:pPr>
        <w:pBdr>
          <w:top w:val="nil"/>
          <w:left w:val="nil"/>
          <w:bottom w:val="nil"/>
          <w:right w:val="nil"/>
          <w:between w:val="nil"/>
        </w:pBdr>
      </w:pPr>
    </w:p>
    <w:p w14:paraId="543D6BFD" w14:textId="77777777" w:rsidR="004C29F1" w:rsidRPr="0089691F" w:rsidRDefault="004C29F1">
      <w:pPr>
        <w:pBdr>
          <w:top w:val="nil"/>
          <w:left w:val="nil"/>
          <w:bottom w:val="nil"/>
          <w:right w:val="nil"/>
          <w:between w:val="nil"/>
        </w:pBdr>
      </w:pPr>
    </w:p>
    <w:p w14:paraId="5364B40F" w14:textId="77777777" w:rsidR="004C29F1" w:rsidRPr="0089691F" w:rsidRDefault="004C29F1">
      <w:pPr>
        <w:pBdr>
          <w:top w:val="nil"/>
          <w:left w:val="nil"/>
          <w:bottom w:val="nil"/>
          <w:right w:val="nil"/>
          <w:between w:val="nil"/>
        </w:pBdr>
      </w:pPr>
    </w:p>
    <w:p w14:paraId="595C738C" w14:textId="77777777" w:rsidR="004C29F1" w:rsidRPr="0089691F" w:rsidRDefault="004C29F1">
      <w:pPr>
        <w:pBdr>
          <w:top w:val="nil"/>
          <w:left w:val="nil"/>
          <w:bottom w:val="nil"/>
          <w:right w:val="nil"/>
          <w:between w:val="nil"/>
        </w:pBdr>
      </w:pPr>
    </w:p>
    <w:p w14:paraId="4AC9A25E" w14:textId="77777777" w:rsidR="004C29F1" w:rsidRPr="0089691F" w:rsidRDefault="004C29F1">
      <w:pPr>
        <w:pBdr>
          <w:top w:val="nil"/>
          <w:left w:val="nil"/>
          <w:bottom w:val="nil"/>
          <w:right w:val="nil"/>
          <w:between w:val="nil"/>
        </w:pBdr>
      </w:pPr>
    </w:p>
    <w:p w14:paraId="3466C831" w14:textId="77777777" w:rsidR="004C29F1" w:rsidRPr="0089691F" w:rsidRDefault="004C29F1">
      <w:pPr>
        <w:pBdr>
          <w:top w:val="nil"/>
          <w:left w:val="nil"/>
          <w:bottom w:val="nil"/>
          <w:right w:val="nil"/>
          <w:between w:val="nil"/>
        </w:pBdr>
      </w:pPr>
    </w:p>
    <w:p w14:paraId="661AC3AF" w14:textId="77777777" w:rsidR="004C29F1" w:rsidRPr="0089691F" w:rsidRDefault="004C29F1">
      <w:pPr>
        <w:pBdr>
          <w:top w:val="nil"/>
          <w:left w:val="nil"/>
          <w:bottom w:val="nil"/>
          <w:right w:val="nil"/>
          <w:between w:val="nil"/>
        </w:pBdr>
      </w:pPr>
    </w:p>
    <w:p w14:paraId="50794E3F" w14:textId="77777777" w:rsidR="004C29F1" w:rsidRPr="0089691F" w:rsidRDefault="004C29F1">
      <w:pPr>
        <w:pBdr>
          <w:top w:val="nil"/>
          <w:left w:val="nil"/>
          <w:bottom w:val="nil"/>
          <w:right w:val="nil"/>
          <w:between w:val="nil"/>
        </w:pBdr>
      </w:pPr>
    </w:p>
    <w:p w14:paraId="371BC2FC" w14:textId="77777777" w:rsidR="00CA68BD" w:rsidRPr="0089691F" w:rsidRDefault="00CA68BD" w:rsidP="009C5A30">
      <w:pPr>
        <w:pStyle w:val="BodyText"/>
        <w:rPr>
          <w:rFonts w:eastAsia="Arial"/>
        </w:rPr>
      </w:pPr>
    </w:p>
    <w:p w14:paraId="4710D48C" w14:textId="77777777" w:rsidR="00CA68BD" w:rsidRPr="0089691F" w:rsidRDefault="00CA68BD" w:rsidP="009C5A30">
      <w:pPr>
        <w:pStyle w:val="BodyText"/>
        <w:rPr>
          <w:rFonts w:eastAsia="Arial"/>
        </w:rPr>
      </w:pPr>
    </w:p>
    <w:p w14:paraId="047D3D2C" w14:textId="77777777" w:rsidR="00CA68BD" w:rsidRPr="0089691F" w:rsidRDefault="00CA68BD" w:rsidP="00CA68BD">
      <w:pPr>
        <w:pStyle w:val="FigureTitle"/>
        <w:rPr>
          <w:rFonts w:eastAsia="Arial"/>
        </w:rPr>
      </w:pPr>
    </w:p>
    <w:p w14:paraId="10FE31CA" w14:textId="2906E3F8" w:rsidR="00CA68BD" w:rsidRPr="0089691F" w:rsidRDefault="00CA68BD" w:rsidP="009C5A30">
      <w:pPr>
        <w:pStyle w:val="FigureTitle"/>
      </w:pPr>
      <w:r w:rsidRPr="0089691F">
        <w:rPr>
          <w:rFonts w:eastAsia="Arial"/>
        </w:rPr>
        <w:t>Figure XA-4: WADO-RS Retrieve URL with Domain A directly using the Retrieve URL – Example of related URL values</w:t>
      </w:r>
    </w:p>
    <w:p w14:paraId="58BB9C01" w14:textId="2BAC6DD4" w:rsidR="004C29F1" w:rsidRPr="0089691F" w:rsidRDefault="0014233D" w:rsidP="00213FA6">
      <w:pPr>
        <w:pStyle w:val="PartTitle"/>
      </w:pPr>
      <w:bookmarkStart w:id="418" w:name="_Toc236254878"/>
      <w:r w:rsidRPr="0089691F">
        <w:lastRenderedPageBreak/>
        <w:t>Volume 3 – Content Modules</w:t>
      </w:r>
      <w:bookmarkEnd w:id="418"/>
    </w:p>
    <w:p w14:paraId="616B5470" w14:textId="77777777" w:rsidR="007D32C9" w:rsidRPr="0089691F" w:rsidRDefault="007D32C9" w:rsidP="00D70841">
      <w:pPr>
        <w:pStyle w:val="Heading1"/>
        <w:numPr>
          <w:ilvl w:val="0"/>
          <w:numId w:val="0"/>
        </w:numPr>
        <w:rPr>
          <w:noProof w:val="0"/>
        </w:rPr>
      </w:pPr>
      <w:bookmarkStart w:id="419" w:name="_Toc236254879"/>
      <w:r w:rsidRPr="0089691F">
        <w:rPr>
          <w:noProof w:val="0"/>
        </w:rPr>
        <w:lastRenderedPageBreak/>
        <w:t>4 IHE Namespaces, Concept Domains and Vocabularies</w:t>
      </w:r>
      <w:bookmarkEnd w:id="419"/>
    </w:p>
    <w:p w14:paraId="6D93313D" w14:textId="79F8C3ED" w:rsidR="007D32C9" w:rsidRPr="00B625DB" w:rsidRDefault="007D32C9" w:rsidP="00B625DB">
      <w:pPr>
        <w:pStyle w:val="EditorInstructions"/>
      </w:pPr>
      <w:r w:rsidRPr="00B625DB">
        <w:t>Add to Section 4 IHE Namespaces, Concept Domains and Vocabularies</w:t>
      </w:r>
      <w:r w:rsidR="00996093" w:rsidRPr="00B625DB">
        <w:t xml:space="preserve">, </w:t>
      </w:r>
      <w:r w:rsidR="00857337" w:rsidRPr="00B625DB">
        <w:t>Section 4.3.1</w:t>
      </w:r>
      <w:r w:rsidR="00973C88" w:rsidRPr="00B625DB">
        <w:t xml:space="preserve">, </w:t>
      </w:r>
      <w:r w:rsidR="00996093" w:rsidRPr="00B625DB">
        <w:t xml:space="preserve">the following two lines.in Table 4.3.1-1 Format Codes for IHE Radiology Profiles, </w:t>
      </w:r>
    </w:p>
    <w:p w14:paraId="3D274A3F" w14:textId="77777777" w:rsidR="00C76FD1" w:rsidRPr="00B625DB" w:rsidRDefault="00C76FD1" w:rsidP="00B625DB">
      <w:pPr>
        <w:pStyle w:val="BodyText"/>
        <w:rPr>
          <w:ins w:id="420" w:author="Mary Jungers" w:date="2026-07-29T19:53:00Z" w16du:dateUtc="2026-07-30T00:53:00Z"/>
        </w:rPr>
        <w:pPrChange w:id="421" w:author="Mary Jungers" w:date="2026-07-29T22:00:00Z" w16du:dateUtc="2026-07-30T03:00:00Z">
          <w:pPr>
            <w:pStyle w:val="Heading2"/>
            <w:numPr>
              <w:ilvl w:val="0"/>
              <w:numId w:val="0"/>
            </w:numPr>
            <w:tabs>
              <w:tab w:val="clear" w:pos="576"/>
            </w:tabs>
            <w:ind w:left="0" w:firstLine="0"/>
          </w:pPr>
        </w:pPrChange>
      </w:pPr>
      <w:bookmarkStart w:id="422" w:name="_heading=h.92flaahp53x4" w:colFirst="0" w:colLast="0"/>
      <w:bookmarkStart w:id="423" w:name="_heading=h.2msskotx5s88" w:colFirst="0" w:colLast="0"/>
      <w:bookmarkStart w:id="424" w:name="_heading=h.ccs38mvw5ttn" w:colFirst="0" w:colLast="0"/>
      <w:bookmarkEnd w:id="422"/>
      <w:bookmarkEnd w:id="423"/>
      <w:bookmarkEnd w:id="424"/>
    </w:p>
    <w:p w14:paraId="4DDAA8E3" w14:textId="7DD05A5B" w:rsidR="007D32C9" w:rsidRPr="0089691F" w:rsidRDefault="007D32C9" w:rsidP="00D70841">
      <w:pPr>
        <w:pStyle w:val="Heading2"/>
        <w:numPr>
          <w:ilvl w:val="0"/>
          <w:numId w:val="0"/>
        </w:numPr>
        <w:ind w:left="576" w:hanging="576"/>
        <w:rPr>
          <w:noProof w:val="0"/>
        </w:rPr>
      </w:pPr>
      <w:bookmarkStart w:id="425" w:name="_Toc236254880"/>
      <w:r w:rsidRPr="0089691F">
        <w:rPr>
          <w:noProof w:val="0"/>
        </w:rPr>
        <w:t>4.3 Format Codes and Vocabularies</w:t>
      </w:r>
      <w:bookmarkEnd w:id="425"/>
    </w:p>
    <w:p w14:paraId="55000492" w14:textId="640AB5D9" w:rsidR="007D32C9" w:rsidRPr="0089691F" w:rsidRDefault="007D32C9">
      <w:pPr>
        <w:pStyle w:val="Heading3"/>
        <w:numPr>
          <w:ilvl w:val="0"/>
          <w:numId w:val="0"/>
        </w:numPr>
        <w:rPr>
          <w:noProof w:val="0"/>
        </w:rPr>
      </w:pPr>
      <w:bookmarkStart w:id="426" w:name="_heading=h.txmwhoxtfopa" w:colFirst="0" w:colLast="0"/>
      <w:bookmarkStart w:id="427" w:name="_Toc236254881"/>
      <w:bookmarkEnd w:id="426"/>
      <w:r w:rsidRPr="0089691F">
        <w:rPr>
          <w:noProof w:val="0"/>
        </w:rPr>
        <w:t>4.3.1 IHE Format Codes</w:t>
      </w:r>
      <w:bookmarkEnd w:id="427"/>
    </w:p>
    <w:p w14:paraId="5AC3DAE2" w14:textId="69D123B9" w:rsidR="007D32C9" w:rsidRPr="0089691F" w:rsidRDefault="007904F3" w:rsidP="009C5A30">
      <w:pPr>
        <w:pStyle w:val="TableTitle"/>
      </w:pPr>
      <w:bookmarkStart w:id="428" w:name="bookmark=id.o9s73msonlnp" w:colFirst="0" w:colLast="0"/>
      <w:bookmarkStart w:id="429" w:name="bookmark=id.f81hu2qc8dlk" w:colFirst="0" w:colLast="0"/>
      <w:bookmarkEnd w:id="428"/>
      <w:bookmarkEnd w:id="429"/>
      <w:r w:rsidRPr="0089691F">
        <w:t>Table 4.3.1-1: Format Codes for IHE Radiology Profiles</w:t>
      </w:r>
    </w:p>
    <w:tbl>
      <w:tblPr>
        <w:tblW w:w="10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3224"/>
        <w:gridCol w:w="2430"/>
        <w:gridCol w:w="1859"/>
        <w:gridCol w:w="1381"/>
      </w:tblGrid>
      <w:tr w:rsidR="001245AA" w:rsidRPr="0089691F" w14:paraId="17EC441A" w14:textId="77777777" w:rsidTr="061A4AAB">
        <w:trPr>
          <w:tblHeader/>
          <w:jc w:val="center"/>
        </w:trPr>
        <w:tc>
          <w:tcPr>
            <w:tcW w:w="1271" w:type="dxa"/>
            <w:shd w:val="clear" w:color="auto" w:fill="D9D9D9" w:themeFill="background1" w:themeFillShade="D9"/>
          </w:tcPr>
          <w:p w14:paraId="58155920" w14:textId="77777777" w:rsidR="00964255" w:rsidRPr="0089691F" w:rsidRDefault="00964255" w:rsidP="009C5A30">
            <w:pPr>
              <w:pStyle w:val="TableEntryHeader"/>
              <w:rPr>
                <w:rFonts w:eastAsia="Arial"/>
              </w:rPr>
            </w:pPr>
            <w:r w:rsidRPr="0089691F">
              <w:rPr>
                <w:rFonts w:eastAsia="Arial"/>
              </w:rPr>
              <w:t xml:space="preserve">Profile </w:t>
            </w:r>
          </w:p>
        </w:tc>
        <w:tc>
          <w:tcPr>
            <w:tcW w:w="3224" w:type="dxa"/>
            <w:shd w:val="clear" w:color="auto" w:fill="D9D9D9" w:themeFill="background1" w:themeFillShade="D9"/>
          </w:tcPr>
          <w:p w14:paraId="4608F345" w14:textId="77777777" w:rsidR="00964255" w:rsidRPr="0089691F" w:rsidRDefault="00964255" w:rsidP="009C5A30">
            <w:pPr>
              <w:pStyle w:val="TableEntryHeader"/>
              <w:rPr>
                <w:rFonts w:eastAsia="Arial"/>
              </w:rPr>
            </w:pPr>
            <w:r w:rsidRPr="0089691F">
              <w:rPr>
                <w:rFonts w:eastAsia="Arial"/>
              </w:rPr>
              <w:t>Format Code</w:t>
            </w:r>
          </w:p>
        </w:tc>
        <w:tc>
          <w:tcPr>
            <w:tcW w:w="2430" w:type="dxa"/>
            <w:shd w:val="clear" w:color="auto" w:fill="D9D9D9" w:themeFill="background1" w:themeFillShade="D9"/>
          </w:tcPr>
          <w:p w14:paraId="60698551" w14:textId="77777777" w:rsidR="00964255" w:rsidRPr="0089691F" w:rsidRDefault="00964255" w:rsidP="009C5A30">
            <w:pPr>
              <w:pStyle w:val="TableEntryHeader"/>
              <w:rPr>
                <w:rFonts w:eastAsia="Arial"/>
              </w:rPr>
            </w:pPr>
            <w:r w:rsidRPr="0089691F">
              <w:rPr>
                <w:rFonts w:eastAsia="Arial"/>
              </w:rPr>
              <w:t>Coding Scheme</w:t>
            </w:r>
          </w:p>
        </w:tc>
        <w:tc>
          <w:tcPr>
            <w:tcW w:w="1859" w:type="dxa"/>
            <w:shd w:val="clear" w:color="auto" w:fill="D9D9D9" w:themeFill="background1" w:themeFillShade="D9"/>
          </w:tcPr>
          <w:p w14:paraId="4B2C59CE" w14:textId="77777777" w:rsidR="00964255" w:rsidRPr="0089691F" w:rsidRDefault="00964255" w:rsidP="009C5A30">
            <w:pPr>
              <w:pStyle w:val="TableEntryHeader"/>
              <w:rPr>
                <w:rFonts w:eastAsia="Arial"/>
              </w:rPr>
            </w:pPr>
            <w:r w:rsidRPr="0089691F">
              <w:rPr>
                <w:rFonts w:eastAsia="Arial"/>
              </w:rPr>
              <w:t xml:space="preserve">Description </w:t>
            </w:r>
          </w:p>
        </w:tc>
        <w:tc>
          <w:tcPr>
            <w:tcW w:w="1381" w:type="dxa"/>
            <w:shd w:val="clear" w:color="auto" w:fill="E7E6E6" w:themeFill="background2"/>
          </w:tcPr>
          <w:p w14:paraId="0776EB5D" w14:textId="5C1103D7" w:rsidR="00964255" w:rsidRPr="0089691F" w:rsidRDefault="00964255" w:rsidP="009C5A30">
            <w:pPr>
              <w:pStyle w:val="TableEntryHeader"/>
              <w:rPr>
                <w:rFonts w:eastAsia="Arial"/>
              </w:rPr>
            </w:pPr>
            <w:r w:rsidRPr="0089691F">
              <w:rPr>
                <w:rFonts w:eastAsia="Arial"/>
              </w:rPr>
              <w:t>Reference</w:t>
            </w:r>
          </w:p>
        </w:tc>
      </w:tr>
      <w:tr w:rsidR="003D1A65" w:rsidRPr="0089691F" w14:paraId="78DDDCF5" w14:textId="2003AB1C" w:rsidTr="061A4AAB">
        <w:trPr>
          <w:jc w:val="center"/>
        </w:trPr>
        <w:tc>
          <w:tcPr>
            <w:tcW w:w="1271" w:type="dxa"/>
            <w:vMerge w:val="restart"/>
            <w:vAlign w:val="center"/>
          </w:tcPr>
          <w:p w14:paraId="207DE76E" w14:textId="77777777" w:rsidR="00F906E8" w:rsidRPr="0089691F" w:rsidRDefault="00F906E8" w:rsidP="009C5A30">
            <w:pPr>
              <w:pStyle w:val="TableEntry"/>
            </w:pPr>
            <w:r w:rsidRPr="0089691F">
              <w:t>Manifest Based Access to DICOM Objects (MADO)</w:t>
            </w:r>
          </w:p>
        </w:tc>
        <w:tc>
          <w:tcPr>
            <w:tcW w:w="3224" w:type="dxa"/>
          </w:tcPr>
          <w:p w14:paraId="12873F91" w14:textId="77777777" w:rsidR="007A3CC6" w:rsidRPr="0089691F" w:rsidRDefault="00F906E8" w:rsidP="009C5A30">
            <w:pPr>
              <w:pStyle w:val="TableEntry"/>
            </w:pPr>
            <w:r w:rsidRPr="0089691F">
              <w:t>1.2.840.10008.5.1.4.1.1.88.59</w:t>
            </w:r>
          </w:p>
          <w:p w14:paraId="70DD0370" w14:textId="79D96FBE" w:rsidR="00F906E8" w:rsidRPr="0089691F" w:rsidRDefault="007A3CC6" w:rsidP="009C5A30">
            <w:pPr>
              <w:pStyle w:val="TableEntry"/>
            </w:pPr>
            <w:r w:rsidRPr="0089691F">
              <w:t>(same as XDS-I assigned Format Code)</w:t>
            </w:r>
          </w:p>
        </w:tc>
        <w:tc>
          <w:tcPr>
            <w:tcW w:w="2430" w:type="dxa"/>
          </w:tcPr>
          <w:p w14:paraId="745D9B02" w14:textId="4B5A0C24" w:rsidR="001F6499" w:rsidRPr="0089691F" w:rsidRDefault="004A5C01" w:rsidP="009C5A30">
            <w:pPr>
              <w:pStyle w:val="TableEntry"/>
            </w:pPr>
            <w:r w:rsidRPr="0089691F">
              <w:t>1.2.840.10008.2.6.1</w:t>
            </w:r>
          </w:p>
          <w:p w14:paraId="69D9D4E0" w14:textId="0B73CBC9" w:rsidR="00F906E8" w:rsidRPr="0089691F" w:rsidRDefault="00F906E8" w:rsidP="009C5A30">
            <w:pPr>
              <w:pStyle w:val="TableEntry"/>
            </w:pPr>
          </w:p>
        </w:tc>
        <w:tc>
          <w:tcPr>
            <w:tcW w:w="1859" w:type="dxa"/>
          </w:tcPr>
          <w:p w14:paraId="64C87282" w14:textId="1CC3E397" w:rsidR="00F906E8" w:rsidRPr="0089691F" w:rsidRDefault="061A4AAB" w:rsidP="009C5A30">
            <w:pPr>
              <w:pStyle w:val="TableEntry"/>
            </w:pPr>
            <w:r w:rsidRPr="0089691F">
              <w:t>DICOM KOS-Based Imaging Study Manifest</w:t>
            </w:r>
          </w:p>
        </w:tc>
        <w:tc>
          <w:tcPr>
            <w:tcW w:w="1381" w:type="dxa"/>
          </w:tcPr>
          <w:p w14:paraId="47C807B8" w14:textId="60F83D2A" w:rsidR="00F906E8" w:rsidRPr="0089691F" w:rsidRDefault="00962F01" w:rsidP="009C5A30">
            <w:pPr>
              <w:pStyle w:val="TableEntry"/>
            </w:pPr>
            <w:r w:rsidRPr="0089691F">
              <w:t>6.X.2</w:t>
            </w:r>
          </w:p>
        </w:tc>
      </w:tr>
      <w:tr w:rsidR="003D1A65" w:rsidRPr="0089691F" w14:paraId="400CB765" w14:textId="24C1DB28" w:rsidTr="061A4AAB">
        <w:trPr>
          <w:jc w:val="center"/>
        </w:trPr>
        <w:tc>
          <w:tcPr>
            <w:tcW w:w="1271" w:type="dxa"/>
            <w:vMerge/>
          </w:tcPr>
          <w:p w14:paraId="7272AD3E" w14:textId="72148C15" w:rsidR="00F906E8" w:rsidRPr="0089691F" w:rsidRDefault="00F906E8" w:rsidP="009C5A30">
            <w:pPr>
              <w:pStyle w:val="TableEntry"/>
            </w:pPr>
          </w:p>
        </w:tc>
        <w:tc>
          <w:tcPr>
            <w:tcW w:w="3224" w:type="dxa"/>
          </w:tcPr>
          <w:p w14:paraId="4AD61891" w14:textId="056AA03D" w:rsidR="00F906E8" w:rsidRPr="0089691F" w:rsidRDefault="00F906E8" w:rsidP="009C5A30">
            <w:pPr>
              <w:pStyle w:val="TableEntry"/>
            </w:pPr>
            <w:r w:rsidRPr="0089691F">
              <w:t xml:space="preserve">urn:ihe:rad:MADO:fhir-manifest:2026 </w:t>
            </w:r>
          </w:p>
        </w:tc>
        <w:tc>
          <w:tcPr>
            <w:tcW w:w="2430" w:type="dxa"/>
          </w:tcPr>
          <w:p w14:paraId="12795582" w14:textId="28B377AD" w:rsidR="00F906E8" w:rsidRPr="0089691F" w:rsidRDefault="004A5C01" w:rsidP="009C5A30">
            <w:pPr>
              <w:pStyle w:val="TableEntry"/>
            </w:pPr>
            <w:r w:rsidRPr="0089691F">
              <w:t>1.3.6.1.4.1.19376.1.2.7.1</w:t>
            </w:r>
          </w:p>
        </w:tc>
        <w:tc>
          <w:tcPr>
            <w:tcW w:w="1859" w:type="dxa"/>
          </w:tcPr>
          <w:p w14:paraId="53D2261B" w14:textId="21FEDC58" w:rsidR="00F906E8" w:rsidRPr="0089691F" w:rsidRDefault="061A4AAB" w:rsidP="009C5A30">
            <w:pPr>
              <w:pStyle w:val="TableEntry"/>
            </w:pPr>
            <w:r w:rsidRPr="0089691F">
              <w:t>FHIR-based Imaging Study Manifest</w:t>
            </w:r>
          </w:p>
        </w:tc>
        <w:tc>
          <w:tcPr>
            <w:tcW w:w="1381" w:type="dxa"/>
          </w:tcPr>
          <w:p w14:paraId="3C01625A" w14:textId="529B0298" w:rsidR="00F906E8" w:rsidRPr="0089691F" w:rsidRDefault="00CF5EE9" w:rsidP="009C5A30">
            <w:pPr>
              <w:pStyle w:val="TableEntry"/>
            </w:pPr>
            <w:r w:rsidRPr="0089691F">
              <w:t>6.X.3</w:t>
            </w:r>
          </w:p>
        </w:tc>
      </w:tr>
    </w:tbl>
    <w:p w14:paraId="0291F30E" w14:textId="77777777" w:rsidR="007152B4" w:rsidRPr="0089691F" w:rsidRDefault="007152B4" w:rsidP="009C5A30">
      <w:pPr>
        <w:pStyle w:val="BodyText"/>
      </w:pPr>
    </w:p>
    <w:p w14:paraId="4927B43C" w14:textId="77777777" w:rsidR="00CB10E1" w:rsidRPr="0089691F" w:rsidRDefault="00CB10E1" w:rsidP="009C5A30">
      <w:pPr>
        <w:pStyle w:val="BodyText"/>
      </w:pPr>
    </w:p>
    <w:p w14:paraId="2B989F03" w14:textId="1741AC10" w:rsidR="00E01050" w:rsidRPr="0089691F" w:rsidRDefault="00E01050" w:rsidP="009C5A30">
      <w:pPr>
        <w:pStyle w:val="EditorInstructions"/>
      </w:pPr>
      <w:r w:rsidRPr="0089691F">
        <w:t xml:space="preserve">Add to Volume 3 Section 6, Section 6.X MADO </w:t>
      </w:r>
      <w:r w:rsidR="00CB10E1" w:rsidRPr="0089691F">
        <w:t>Imaging Study Manifest</w:t>
      </w:r>
    </w:p>
    <w:p w14:paraId="3669CDBF" w14:textId="77777777" w:rsidR="00E01050" w:rsidRPr="0089691F" w:rsidRDefault="00E01050" w:rsidP="009C5A30">
      <w:pPr>
        <w:pStyle w:val="BodyText"/>
      </w:pPr>
    </w:p>
    <w:p w14:paraId="6F6E0CF7" w14:textId="73B53FF3" w:rsidR="007D32C9" w:rsidRPr="0089691F" w:rsidRDefault="007D32C9" w:rsidP="00D70841">
      <w:pPr>
        <w:pStyle w:val="Heading2"/>
        <w:numPr>
          <w:ilvl w:val="0"/>
          <w:numId w:val="0"/>
        </w:numPr>
        <w:ind w:left="576" w:hanging="576"/>
        <w:rPr>
          <w:noProof w:val="0"/>
        </w:rPr>
      </w:pPr>
      <w:bookmarkStart w:id="430" w:name="_heading=h.dsioyc1nw0ow" w:colFirst="0" w:colLast="0"/>
      <w:bookmarkStart w:id="431" w:name="_heading=h.yll7cl8pafxo" w:colFirst="0" w:colLast="0"/>
      <w:bookmarkStart w:id="432" w:name="_heading=h.mc5sqht6n3g" w:colFirst="0" w:colLast="0"/>
      <w:bookmarkStart w:id="433" w:name="_Toc236254882"/>
      <w:bookmarkEnd w:id="430"/>
      <w:bookmarkEnd w:id="431"/>
      <w:bookmarkEnd w:id="432"/>
      <w:r w:rsidRPr="0089691F">
        <w:rPr>
          <w:noProof w:val="0"/>
        </w:rPr>
        <w:t xml:space="preserve">6.X MADO </w:t>
      </w:r>
      <w:r w:rsidR="00FB1573" w:rsidRPr="0089691F">
        <w:rPr>
          <w:noProof w:val="0"/>
        </w:rPr>
        <w:t>Imaging Study Manifest</w:t>
      </w:r>
      <w:bookmarkEnd w:id="433"/>
    </w:p>
    <w:p w14:paraId="76ADF70A" w14:textId="30FCBBE5" w:rsidR="008C0E3E" w:rsidRPr="0089691F" w:rsidRDefault="007D32C9" w:rsidP="00D70841">
      <w:pPr>
        <w:pStyle w:val="Heading3"/>
        <w:numPr>
          <w:ilvl w:val="0"/>
          <w:numId w:val="0"/>
        </w:numPr>
        <w:ind w:left="720" w:hanging="720"/>
        <w:rPr>
          <w:noProof w:val="0"/>
        </w:rPr>
      </w:pPr>
      <w:bookmarkStart w:id="434" w:name="_heading=h.f1d2ug1r36ks" w:colFirst="0" w:colLast="0"/>
      <w:bookmarkStart w:id="435" w:name="_Toc236254883"/>
      <w:bookmarkEnd w:id="434"/>
      <w:r w:rsidRPr="0089691F">
        <w:rPr>
          <w:noProof w:val="0"/>
        </w:rPr>
        <w:t>6.X.1</w:t>
      </w:r>
      <w:r w:rsidRPr="0089691F">
        <w:rPr>
          <w:noProof w:val="0"/>
        </w:rPr>
        <w:tab/>
      </w:r>
      <w:r w:rsidR="008C0E3E" w:rsidRPr="0089691F">
        <w:rPr>
          <w:noProof w:val="0"/>
        </w:rPr>
        <w:t>Scope</w:t>
      </w:r>
      <w:bookmarkEnd w:id="435"/>
    </w:p>
    <w:p w14:paraId="43700E3C" w14:textId="0579569D" w:rsidR="009E12A2" w:rsidRPr="0089691F" w:rsidRDefault="061A4AAB" w:rsidP="008E7DFC">
      <w:pPr>
        <w:pStyle w:val="BodyText"/>
      </w:pPr>
      <w:r w:rsidRPr="0089691F">
        <w:t xml:space="preserve">An imaging study manifest is a document listing key information about the content of a single imaging study. In addition to study and series metadata, it documents </w:t>
      </w:r>
      <w:r w:rsidR="00500AD9" w:rsidRPr="0089691F">
        <w:t>each</w:t>
      </w:r>
      <w:r w:rsidRPr="0089691F">
        <w:t xml:space="preserve"> series in the study, the instances (e.g., images) in each series, and includes pointers to where instances can be retrieved.</w:t>
      </w:r>
    </w:p>
    <w:p w14:paraId="60416782" w14:textId="058F651A" w:rsidR="008E7DFC" w:rsidRPr="0089691F" w:rsidRDefault="061A4AAB" w:rsidP="008E7DFC">
      <w:pPr>
        <w:pStyle w:val="BodyText"/>
      </w:pPr>
      <w:r w:rsidRPr="0089691F">
        <w:t>MADO defines two formats for the imaging study manifest:</w:t>
      </w:r>
    </w:p>
    <w:p w14:paraId="482CCF0D" w14:textId="0EBBB02C" w:rsidR="008E7DFC" w:rsidRPr="0089691F" w:rsidRDefault="008E7DFC" w:rsidP="008742F1">
      <w:pPr>
        <w:pStyle w:val="ListNumber2"/>
        <w:numPr>
          <w:ilvl w:val="0"/>
          <w:numId w:val="133"/>
        </w:numPr>
      </w:pPr>
      <w:r w:rsidRPr="0089691F">
        <w:t>DICOM KOS-Based (see TF-3: 6.X.</w:t>
      </w:r>
      <w:r w:rsidR="00D00EBC" w:rsidRPr="0089691F">
        <w:t>2</w:t>
      </w:r>
      <w:r w:rsidRPr="0089691F">
        <w:t>)</w:t>
      </w:r>
    </w:p>
    <w:p w14:paraId="7A1003FB" w14:textId="182F7EDD" w:rsidR="008E7DFC" w:rsidRPr="0089691F" w:rsidRDefault="061A4AAB" w:rsidP="008E7DFC">
      <w:pPr>
        <w:pStyle w:val="ListNumber2"/>
      </w:pPr>
      <w:r w:rsidRPr="0089691F">
        <w:t>HL7 FHIR-Based (see TF-3: 6.X.3)</w:t>
      </w:r>
    </w:p>
    <w:p w14:paraId="22AF779F" w14:textId="6A85D1FF" w:rsidR="008E7DFC" w:rsidRPr="0089691F" w:rsidRDefault="061A4AAB">
      <w:pPr>
        <w:pStyle w:val="BodyText"/>
      </w:pPr>
      <w:r w:rsidRPr="0089691F">
        <w:t>A bi-directional mapping between the two formats for transformation purposes is specified in Section 6.X.5.</w:t>
      </w:r>
    </w:p>
    <w:p w14:paraId="69BE5800" w14:textId="0EA21C8F" w:rsidR="00FA0BE5" w:rsidRPr="0089691F" w:rsidRDefault="061A4AAB">
      <w:pPr>
        <w:pStyle w:val="BodyText"/>
      </w:pPr>
      <w:r w:rsidRPr="0089691F">
        <w:t>An MHD Envelope Content is specified in Section 6.X.4 for use when IHE MHD Document Consumer Actors and Document Source Actors of the document sharing infrastructure are grouped with MADO (see TF-1:X.6).</w:t>
      </w:r>
    </w:p>
    <w:p w14:paraId="7914D78A" w14:textId="662359AF" w:rsidR="009F31C7" w:rsidRPr="0089691F" w:rsidRDefault="061A4AAB" w:rsidP="009C5A30">
      <w:pPr>
        <w:pStyle w:val="BodyText"/>
      </w:pPr>
      <w:r w:rsidRPr="0089691F">
        <w:t xml:space="preserve">Finally, a set of imaging study manifest search parameters, is specified in Section </w:t>
      </w:r>
      <w:r w:rsidR="0006447E" w:rsidRPr="0089691F">
        <w:t>6</w:t>
      </w:r>
      <w:r w:rsidRPr="0089691F">
        <w:t xml:space="preserve">.X.6 for use </w:t>
      </w:r>
      <w:r w:rsidRPr="0089691F">
        <w:lastRenderedPageBreak/>
        <w:t>when Document Consumer Actors of the document sharing infrastructure are grouped with MADO (see TF-1: X.6).</w:t>
      </w:r>
    </w:p>
    <w:p w14:paraId="6BF441CF" w14:textId="5EFE763B" w:rsidR="007D32C9" w:rsidRPr="0089691F" w:rsidRDefault="008C0E3E" w:rsidP="00D70841">
      <w:pPr>
        <w:pStyle w:val="Heading3"/>
        <w:numPr>
          <w:ilvl w:val="0"/>
          <w:numId w:val="0"/>
        </w:numPr>
        <w:ind w:left="720" w:hanging="720"/>
        <w:rPr>
          <w:noProof w:val="0"/>
        </w:rPr>
      </w:pPr>
      <w:bookmarkStart w:id="436" w:name="_Toc236254884"/>
      <w:r w:rsidRPr="0089691F">
        <w:rPr>
          <w:noProof w:val="0"/>
        </w:rPr>
        <w:t xml:space="preserve">6.X.2 </w:t>
      </w:r>
      <w:r w:rsidR="007D32C9" w:rsidRPr="0089691F">
        <w:rPr>
          <w:noProof w:val="0"/>
        </w:rPr>
        <w:t>DICOM KOS-Based Imaging Study Content Definition</w:t>
      </w:r>
      <w:bookmarkEnd w:id="436"/>
    </w:p>
    <w:p w14:paraId="57922C1A" w14:textId="1132CB3E" w:rsidR="00CE5529" w:rsidRPr="0089691F" w:rsidRDefault="061A4AAB" w:rsidP="008742F1">
      <w:pPr>
        <w:pStyle w:val="BodyText"/>
      </w:pPr>
      <w:r w:rsidRPr="0089691F">
        <w:t>This section specifies the structure and format of an Imaging Study Manifest using the DICOM standards. It is based on the DICOM Key Object Selection (KOS)  as specified in DICOM PS3.3 Section A.35.4 Key Object Selection Document IOD (Information Object Definition).</w:t>
      </w:r>
    </w:p>
    <w:p w14:paraId="483BF73C" w14:textId="26DDF924" w:rsidR="061A4AAB" w:rsidRPr="0089691F" w:rsidRDefault="061A4AAB" w:rsidP="00BD54A0">
      <w:pPr>
        <w:pStyle w:val="BodyText"/>
        <w:pPrChange w:id="437" w:author="Mary Jungers" w:date="2026-07-29T21:48:00Z" w16du:dateUtc="2026-07-30T02:48:00Z">
          <w:pPr>
            <w:widowControl w:val="0"/>
            <w:pBdr>
              <w:top w:val="nil"/>
              <w:left w:val="nil"/>
              <w:bottom w:val="nil"/>
              <w:right w:val="nil"/>
              <w:between w:val="nil"/>
            </w:pBdr>
          </w:pPr>
        </w:pPrChange>
      </w:pPr>
      <w:r w:rsidRPr="0089691F">
        <w:t>A Creator shall be able to create a DICOM KOS-based Imaging Study Manifest as specified in this section.</w:t>
      </w:r>
    </w:p>
    <w:p w14:paraId="50B7E0C1" w14:textId="647A5157" w:rsidR="061A4AAB" w:rsidRPr="0089691F" w:rsidDel="00C76FD1" w:rsidRDefault="061A4AAB" w:rsidP="00BD54A0">
      <w:pPr>
        <w:pStyle w:val="BodyText"/>
        <w:rPr>
          <w:del w:id="438" w:author="Mary Jungers" w:date="2026-07-29T19:54:00Z" w16du:dateUtc="2026-07-30T00:54:00Z"/>
        </w:rPr>
        <w:pPrChange w:id="439" w:author="Mary Jungers" w:date="2026-07-29T21:48:00Z" w16du:dateUtc="2026-07-30T02:48:00Z">
          <w:pPr>
            <w:widowControl w:val="0"/>
            <w:pBdr>
              <w:top w:val="nil"/>
              <w:left w:val="nil"/>
              <w:bottom w:val="nil"/>
              <w:right w:val="nil"/>
              <w:between w:val="nil"/>
            </w:pBdr>
          </w:pPr>
        </w:pPrChange>
      </w:pPr>
      <w:r w:rsidRPr="0089691F">
        <w:t>A Consumer shall process a DICOM KOS-based Imaging Study Manifest as specified in this section.</w:t>
      </w:r>
    </w:p>
    <w:p w14:paraId="0F73EFF5" w14:textId="714E29B8" w:rsidR="061A4AAB" w:rsidRPr="0089691F" w:rsidRDefault="061A4AAB" w:rsidP="00BD54A0">
      <w:pPr>
        <w:pStyle w:val="BodyText"/>
        <w:pPrChange w:id="440" w:author="Mary Jungers" w:date="2026-07-29T21:48:00Z" w16du:dateUtc="2026-07-30T02:48:00Z">
          <w:pPr>
            <w:widowControl w:val="0"/>
            <w:pBdr>
              <w:top w:val="nil"/>
              <w:left w:val="nil"/>
              <w:bottom w:val="nil"/>
              <w:right w:val="nil"/>
              <w:between w:val="nil"/>
            </w:pBdr>
          </w:pPr>
        </w:pPrChange>
      </w:pPr>
    </w:p>
    <w:p w14:paraId="148D9990" w14:textId="1AC0E1E1" w:rsidR="007D32C9" w:rsidRPr="0089691F" w:rsidRDefault="007D32C9" w:rsidP="007D32C9">
      <w:pPr>
        <w:pStyle w:val="Heading4"/>
        <w:rPr>
          <w:noProof w:val="0"/>
        </w:rPr>
      </w:pPr>
      <w:r w:rsidRPr="0089691F">
        <w:rPr>
          <w:noProof w:val="0"/>
        </w:rPr>
        <w:t>6.X.</w:t>
      </w:r>
      <w:r w:rsidR="00AF5BCC" w:rsidRPr="0089691F">
        <w:rPr>
          <w:noProof w:val="0"/>
        </w:rPr>
        <w:t>2</w:t>
      </w:r>
      <w:r w:rsidRPr="0089691F">
        <w:rPr>
          <w:noProof w:val="0"/>
        </w:rPr>
        <w:t>.1 Conventions</w:t>
      </w:r>
    </w:p>
    <w:p w14:paraId="7BDE120C" w14:textId="24F56C2C" w:rsidR="006970D5" w:rsidRPr="0089691F" w:rsidRDefault="007D32C9" w:rsidP="009C5A30">
      <w:pPr>
        <w:pStyle w:val="BodyText"/>
      </w:pPr>
      <w:r w:rsidRPr="0089691F">
        <w:t>IHE Profiles may constrain the use of instances of specific DICOM IODs (also referred to as DICOM objects). This typically means placing requirements on the creators of those instances, although requirements may also be placed on the receivers and users. These profiling</w:t>
      </w:r>
      <w:r w:rsidRPr="0089691F">
        <w:rPr>
          <w:color w:val="000000"/>
        </w:rPr>
        <w:t xml:space="preserve"> conventions on DICOM IOD are defined in </w:t>
      </w:r>
      <w:hyperlink r:id="rId43">
        <w:r w:rsidRPr="0089691F">
          <w:rPr>
            <w:rStyle w:val="Hyperlink"/>
          </w:rPr>
          <w:t>Appendix E</w:t>
        </w:r>
      </w:hyperlink>
      <w:r w:rsidRPr="0089691F">
        <w:rPr>
          <w:color w:val="000000"/>
        </w:rPr>
        <w:t xml:space="preserve"> Section E.2 of the </w:t>
      </w:r>
      <w:hyperlink r:id="rId44" w:history="1">
        <w:r w:rsidRPr="0089691F">
          <w:rPr>
            <w:rStyle w:val="Hyperlink"/>
          </w:rPr>
          <w:t>IHE Technical Frameworks General Introduction</w:t>
        </w:r>
      </w:hyperlink>
      <w:r w:rsidRPr="0089691F">
        <w:rPr>
          <w:color w:val="000000"/>
        </w:rPr>
        <w:t>.</w:t>
      </w:r>
      <w:r w:rsidR="006970D5" w:rsidRPr="0089691F">
        <w:rPr>
          <w:color w:val="000000"/>
        </w:rPr>
        <w:t xml:space="preserve"> </w:t>
      </w:r>
      <w:r w:rsidR="006970D5" w:rsidRPr="0089691F">
        <w:t>These conventions are copied in this section (as extracted from section E.2 of CP-RAD-562 which is not yet approved at the time of issuing this Trial Implementation).</w:t>
      </w:r>
    </w:p>
    <w:p w14:paraId="63562B84" w14:textId="77777777" w:rsidR="007D32C9" w:rsidRPr="0089691F" w:rsidRDefault="007D32C9" w:rsidP="009C5A30">
      <w:pPr>
        <w:pStyle w:val="ListBullet2"/>
      </w:pPr>
      <w:r w:rsidRPr="0089691F">
        <w:t xml:space="preserve">The IHE Technical Framework uses the following legend to specify requirements for DICOM IOD module encoding:  </w:t>
      </w:r>
    </w:p>
    <w:p w14:paraId="7BD05193" w14:textId="34BDD38E" w:rsidR="007D32C9" w:rsidRPr="0089691F" w:rsidRDefault="007D32C9" w:rsidP="009C5A30">
      <w:pPr>
        <w:pStyle w:val="TableTitle"/>
        <w:rPr>
          <w:rFonts w:eastAsia="Arial"/>
        </w:rPr>
      </w:pPr>
      <w:r w:rsidRPr="0089691F">
        <w:rPr>
          <w:rFonts w:eastAsia="Arial"/>
        </w:rPr>
        <w:t>Table 6.X.</w:t>
      </w:r>
      <w:r w:rsidR="004E1F06" w:rsidRPr="0089691F">
        <w:rPr>
          <w:rFonts w:eastAsia="Arial"/>
        </w:rPr>
        <w:t>2</w:t>
      </w:r>
      <w:r w:rsidRPr="0089691F">
        <w:rPr>
          <w:rFonts w:eastAsia="Arial"/>
        </w:rPr>
        <w:t>.1-1: Usage of DICOM Modules in IHE</w:t>
      </w:r>
    </w:p>
    <w:tbl>
      <w:tblPr>
        <w:tblW w:w="8574"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7324"/>
      </w:tblGrid>
      <w:tr w:rsidR="007D32C9" w:rsidRPr="0089691F" w14:paraId="41FA04BB" w14:textId="77777777" w:rsidTr="00670E88">
        <w:tc>
          <w:tcPr>
            <w:tcW w:w="1250" w:type="dxa"/>
            <w:tcMar>
              <w:top w:w="80" w:type="dxa"/>
              <w:left w:w="80" w:type="dxa"/>
              <w:bottom w:w="80" w:type="dxa"/>
              <w:right w:w="80" w:type="dxa"/>
            </w:tcMar>
          </w:tcPr>
          <w:p w14:paraId="01D66074" w14:textId="77777777" w:rsidR="007D32C9" w:rsidRPr="0089691F" w:rsidRDefault="007D32C9" w:rsidP="009C5A30">
            <w:pPr>
              <w:pStyle w:val="TableEntry"/>
            </w:pPr>
            <w:r w:rsidRPr="0089691F">
              <w:t>M / C / U</w:t>
            </w:r>
          </w:p>
        </w:tc>
        <w:tc>
          <w:tcPr>
            <w:tcW w:w="7324" w:type="dxa"/>
            <w:tcMar>
              <w:top w:w="80" w:type="dxa"/>
              <w:left w:w="80" w:type="dxa"/>
              <w:bottom w:w="80" w:type="dxa"/>
              <w:right w:w="80" w:type="dxa"/>
            </w:tcMar>
          </w:tcPr>
          <w:p w14:paraId="183EF2EC" w14:textId="77777777" w:rsidR="007D32C9" w:rsidRPr="0089691F" w:rsidRDefault="007D32C9" w:rsidP="009C5A30">
            <w:pPr>
              <w:pStyle w:val="TableEntry"/>
            </w:pPr>
            <w:r w:rsidRPr="0089691F">
              <w:t>As defined in DICOM PS 3.3</w:t>
            </w:r>
          </w:p>
        </w:tc>
      </w:tr>
      <w:tr w:rsidR="007D32C9" w:rsidRPr="0089691F" w14:paraId="632019D7" w14:textId="77777777" w:rsidTr="00670E88">
        <w:tc>
          <w:tcPr>
            <w:tcW w:w="1250" w:type="dxa"/>
            <w:tcMar>
              <w:top w:w="80" w:type="dxa"/>
              <w:left w:w="80" w:type="dxa"/>
              <w:bottom w:w="80" w:type="dxa"/>
              <w:right w:w="80" w:type="dxa"/>
            </w:tcMar>
          </w:tcPr>
          <w:p w14:paraId="2F943EDE" w14:textId="77777777" w:rsidR="007D32C9" w:rsidRPr="0089691F" w:rsidRDefault="007D32C9" w:rsidP="009C5A30">
            <w:pPr>
              <w:pStyle w:val="TableEntry"/>
            </w:pPr>
            <w:r w:rsidRPr="0089691F">
              <w:t>R</w:t>
            </w:r>
          </w:p>
        </w:tc>
        <w:tc>
          <w:tcPr>
            <w:tcW w:w="7324" w:type="dxa"/>
            <w:tcMar>
              <w:top w:w="80" w:type="dxa"/>
              <w:left w:w="80" w:type="dxa"/>
              <w:bottom w:w="80" w:type="dxa"/>
              <w:right w:w="80" w:type="dxa"/>
            </w:tcMar>
          </w:tcPr>
          <w:p w14:paraId="653CA8AE" w14:textId="77777777" w:rsidR="007D32C9" w:rsidRPr="0089691F" w:rsidRDefault="007D32C9" w:rsidP="009C5A30">
            <w:pPr>
              <w:pStyle w:val="TableEntry"/>
            </w:pPr>
            <w:r w:rsidRPr="0089691F">
              <w:t>The Module is defined as Conditional (C) or User Option (U) in DICOM. The Requirement is an IHE extension of the DICOM requirements, and the module shall be present.</w:t>
            </w:r>
          </w:p>
        </w:tc>
      </w:tr>
      <w:tr w:rsidR="007D32C9" w:rsidRPr="0089691F" w14:paraId="2654006A" w14:textId="77777777" w:rsidTr="00670E88">
        <w:tc>
          <w:tcPr>
            <w:tcW w:w="1250" w:type="dxa"/>
            <w:tcMar>
              <w:top w:w="80" w:type="dxa"/>
              <w:left w:w="80" w:type="dxa"/>
              <w:bottom w:w="80" w:type="dxa"/>
              <w:right w:w="80" w:type="dxa"/>
            </w:tcMar>
          </w:tcPr>
          <w:p w14:paraId="618C25E5" w14:textId="77777777" w:rsidR="007D32C9" w:rsidRPr="0089691F" w:rsidRDefault="007D32C9" w:rsidP="009C5A30">
            <w:pPr>
              <w:pStyle w:val="TableEntry"/>
            </w:pPr>
            <w:r w:rsidRPr="0089691F">
              <w:t xml:space="preserve">RC </w:t>
            </w:r>
          </w:p>
        </w:tc>
        <w:tc>
          <w:tcPr>
            <w:tcW w:w="7324" w:type="dxa"/>
            <w:tcMar>
              <w:top w:w="80" w:type="dxa"/>
              <w:left w:w="80" w:type="dxa"/>
              <w:bottom w:w="80" w:type="dxa"/>
              <w:right w:w="80" w:type="dxa"/>
            </w:tcMar>
          </w:tcPr>
          <w:p w14:paraId="5896A565" w14:textId="77777777" w:rsidR="007D32C9" w:rsidRPr="0089691F" w:rsidRDefault="007D32C9" w:rsidP="009C5A30">
            <w:pPr>
              <w:pStyle w:val="TableEntry"/>
            </w:pPr>
            <w:r w:rsidRPr="0089691F">
              <w:t>The Module is defined as Conditional (C) or User Option (U) in DICOM. The Requirement is an IHE extension of the DICOM requirements, and the module shall be present when the specified conditions apply.</w:t>
            </w:r>
          </w:p>
        </w:tc>
      </w:tr>
    </w:tbl>
    <w:p w14:paraId="7FA0AB7C" w14:textId="77777777" w:rsidR="007D32C9" w:rsidRPr="0089691F" w:rsidRDefault="007D32C9" w:rsidP="009C5A30">
      <w:pPr>
        <w:pStyle w:val="BodyText"/>
      </w:pPr>
    </w:p>
    <w:p w14:paraId="51DFB11A" w14:textId="77777777" w:rsidR="007D32C9" w:rsidRPr="0089691F" w:rsidRDefault="007D32C9" w:rsidP="009C5A30">
      <w:pPr>
        <w:pStyle w:val="ListBullet2"/>
      </w:pPr>
      <w:r w:rsidRPr="0089691F">
        <w:t>The IHE Technical Framework uses the following legend to specify requirements for DICOM attribute encoding:</w:t>
      </w:r>
    </w:p>
    <w:p w14:paraId="0D9A126F" w14:textId="7169B58A" w:rsidR="007D32C9" w:rsidRPr="0089691F" w:rsidRDefault="007D32C9" w:rsidP="009C5A30">
      <w:pPr>
        <w:pStyle w:val="TableTitle"/>
        <w:rPr>
          <w:rFonts w:eastAsia="Arial"/>
        </w:rPr>
      </w:pPr>
      <w:r w:rsidRPr="0089691F">
        <w:rPr>
          <w:rFonts w:eastAsia="Arial"/>
        </w:rPr>
        <w:t>Table 6.X.</w:t>
      </w:r>
      <w:r w:rsidR="004E1F06" w:rsidRPr="0089691F">
        <w:rPr>
          <w:rFonts w:eastAsia="Arial"/>
        </w:rPr>
        <w:t>2</w:t>
      </w:r>
      <w:r w:rsidRPr="0089691F">
        <w:rPr>
          <w:rFonts w:eastAsia="Arial"/>
        </w:rPr>
        <w:t>.1-2: Usage of DICOM Attributes in IHE</w:t>
      </w:r>
    </w:p>
    <w:tbl>
      <w:tblPr>
        <w:tblW w:w="8574"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7324"/>
      </w:tblGrid>
      <w:tr w:rsidR="007D32C9" w:rsidRPr="0089691F" w14:paraId="0E6531A8" w14:textId="77777777" w:rsidTr="00670E88">
        <w:trPr>
          <w:cantSplit/>
        </w:trPr>
        <w:tc>
          <w:tcPr>
            <w:tcW w:w="1250" w:type="dxa"/>
            <w:tcMar>
              <w:top w:w="80" w:type="dxa"/>
              <w:left w:w="80" w:type="dxa"/>
              <w:bottom w:w="80" w:type="dxa"/>
              <w:right w:w="80" w:type="dxa"/>
            </w:tcMar>
          </w:tcPr>
          <w:p w14:paraId="6AC1D396" w14:textId="77777777" w:rsidR="007D32C9" w:rsidRPr="0089691F" w:rsidRDefault="007D32C9" w:rsidP="009C5A30">
            <w:pPr>
              <w:pStyle w:val="TableEntry"/>
            </w:pPr>
            <w:r w:rsidRPr="0089691F">
              <w:t>O</w:t>
            </w:r>
          </w:p>
        </w:tc>
        <w:tc>
          <w:tcPr>
            <w:tcW w:w="7324" w:type="dxa"/>
            <w:tcMar>
              <w:top w:w="80" w:type="dxa"/>
              <w:left w:w="80" w:type="dxa"/>
              <w:bottom w:w="80" w:type="dxa"/>
              <w:right w:w="80" w:type="dxa"/>
            </w:tcMar>
          </w:tcPr>
          <w:p w14:paraId="28DF023A" w14:textId="77777777" w:rsidR="007D32C9" w:rsidRPr="0089691F" w:rsidRDefault="007D32C9" w:rsidP="009C5A30">
            <w:pPr>
              <w:pStyle w:val="TableEntry"/>
            </w:pPr>
            <w:r w:rsidRPr="0089691F">
              <w:t xml:space="preserve">The attribute or its value is optional, i.e., in DICOM it is Type 2 or 3. </w:t>
            </w:r>
          </w:p>
        </w:tc>
      </w:tr>
      <w:tr w:rsidR="007D32C9" w:rsidRPr="0089691F" w14:paraId="246C180B" w14:textId="77777777" w:rsidTr="00670E88">
        <w:trPr>
          <w:cantSplit/>
        </w:trPr>
        <w:tc>
          <w:tcPr>
            <w:tcW w:w="1250" w:type="dxa"/>
            <w:tcMar>
              <w:top w:w="80" w:type="dxa"/>
              <w:left w:w="80" w:type="dxa"/>
              <w:bottom w:w="80" w:type="dxa"/>
              <w:right w:w="80" w:type="dxa"/>
            </w:tcMar>
          </w:tcPr>
          <w:p w14:paraId="5B2EB18D" w14:textId="77777777" w:rsidR="007D32C9" w:rsidRPr="0089691F" w:rsidRDefault="007D32C9" w:rsidP="009C5A30">
            <w:pPr>
              <w:pStyle w:val="TableEntry"/>
            </w:pPr>
            <w:r w:rsidRPr="0089691F">
              <w:lastRenderedPageBreak/>
              <w:t>O+*</w:t>
            </w:r>
          </w:p>
        </w:tc>
        <w:tc>
          <w:tcPr>
            <w:tcW w:w="7324" w:type="dxa"/>
            <w:tcMar>
              <w:top w:w="80" w:type="dxa"/>
              <w:left w:w="80" w:type="dxa"/>
              <w:bottom w:w="80" w:type="dxa"/>
              <w:right w:w="80" w:type="dxa"/>
            </w:tcMar>
          </w:tcPr>
          <w:p w14:paraId="295E5EEB" w14:textId="77777777" w:rsidR="007D32C9" w:rsidRPr="0089691F" w:rsidRDefault="007D32C9" w:rsidP="009C5A30">
            <w:pPr>
              <w:pStyle w:val="TableEntry"/>
            </w:pPr>
            <w:r w:rsidRPr="0089691F">
              <w:t>The attribute is optional, but additional constraints have been added. Note: The specification approach does not force a Type 2 or Type 3 value to become a Type 1 by stating O+.</w:t>
            </w:r>
          </w:p>
        </w:tc>
      </w:tr>
      <w:tr w:rsidR="007D32C9" w:rsidRPr="0089691F" w14:paraId="44EC2B4E" w14:textId="77777777" w:rsidTr="00670E88">
        <w:trPr>
          <w:cantSplit/>
        </w:trPr>
        <w:tc>
          <w:tcPr>
            <w:tcW w:w="1250" w:type="dxa"/>
            <w:tcMar>
              <w:top w:w="80" w:type="dxa"/>
              <w:left w:w="80" w:type="dxa"/>
              <w:bottom w:w="80" w:type="dxa"/>
              <w:right w:w="80" w:type="dxa"/>
            </w:tcMar>
          </w:tcPr>
          <w:p w14:paraId="61E31A16" w14:textId="77777777" w:rsidR="007D32C9" w:rsidRPr="0089691F" w:rsidRDefault="007D32C9" w:rsidP="009C5A30">
            <w:pPr>
              <w:pStyle w:val="TableEntry"/>
            </w:pPr>
            <w:r w:rsidRPr="0089691F">
              <w:t>R</w:t>
            </w:r>
          </w:p>
        </w:tc>
        <w:tc>
          <w:tcPr>
            <w:tcW w:w="7324" w:type="dxa"/>
            <w:tcMar>
              <w:top w:w="80" w:type="dxa"/>
              <w:left w:w="80" w:type="dxa"/>
              <w:bottom w:w="80" w:type="dxa"/>
              <w:right w:w="80" w:type="dxa"/>
            </w:tcMar>
          </w:tcPr>
          <w:p w14:paraId="606CB1C1" w14:textId="7643A55A" w:rsidR="007D32C9" w:rsidRPr="0089691F" w:rsidRDefault="007D32C9" w:rsidP="009C5A30">
            <w:pPr>
              <w:pStyle w:val="TableEntry"/>
            </w:pPr>
            <w:r w:rsidRPr="0089691F">
              <w:t xml:space="preserve">The attribute shall be present with a value, and is not an IHE extension of the DICOM </w:t>
            </w:r>
            <w:r w:rsidR="006970D5" w:rsidRPr="0089691F">
              <w:t>requirements,</w:t>
            </w:r>
            <w:r w:rsidRPr="0089691F">
              <w:t xml:space="preserve"> i.e., it is already Type 1 in DICOM, but additional constraints are placed by IHE, for example on the value set that may be used for the attribute. </w:t>
            </w:r>
          </w:p>
        </w:tc>
      </w:tr>
      <w:tr w:rsidR="007D32C9" w:rsidRPr="0089691F" w14:paraId="5C960C43" w14:textId="77777777" w:rsidTr="00670E88">
        <w:trPr>
          <w:cantSplit/>
        </w:trPr>
        <w:tc>
          <w:tcPr>
            <w:tcW w:w="1250" w:type="dxa"/>
            <w:tcMar>
              <w:top w:w="80" w:type="dxa"/>
              <w:left w:w="80" w:type="dxa"/>
              <w:bottom w:w="80" w:type="dxa"/>
              <w:right w:w="80" w:type="dxa"/>
            </w:tcMar>
          </w:tcPr>
          <w:p w14:paraId="33462248" w14:textId="77777777" w:rsidR="007D32C9" w:rsidRPr="0089691F" w:rsidRDefault="007D32C9" w:rsidP="009C5A30">
            <w:pPr>
              <w:pStyle w:val="TableEntry"/>
            </w:pPr>
            <w:r w:rsidRPr="0089691F">
              <w:t>R+</w:t>
            </w:r>
          </w:p>
        </w:tc>
        <w:tc>
          <w:tcPr>
            <w:tcW w:w="7324" w:type="dxa"/>
            <w:tcMar>
              <w:top w:w="80" w:type="dxa"/>
              <w:left w:w="80" w:type="dxa"/>
              <w:bottom w:w="80" w:type="dxa"/>
              <w:right w:w="80" w:type="dxa"/>
            </w:tcMar>
          </w:tcPr>
          <w:p w14:paraId="249E00EB" w14:textId="77777777" w:rsidR="007D32C9" w:rsidRPr="0089691F" w:rsidRDefault="007D32C9" w:rsidP="009C5A30">
            <w:pPr>
              <w:pStyle w:val="TableEntry"/>
            </w:pPr>
            <w:r w:rsidRPr="0089691F">
              <w:t xml:space="preserve">The Requirement is an IHE extension of the DICOM requirements, and the attribute shall be present with a value, i.e., is Type 1, whereas the DICOM requirement may be Type 2 or 3. </w:t>
            </w:r>
          </w:p>
        </w:tc>
      </w:tr>
      <w:tr w:rsidR="007D32C9" w:rsidRPr="0089691F" w14:paraId="40631446" w14:textId="77777777" w:rsidTr="00670E88">
        <w:trPr>
          <w:cantSplit/>
        </w:trPr>
        <w:tc>
          <w:tcPr>
            <w:tcW w:w="1250" w:type="dxa"/>
            <w:tcMar>
              <w:top w:w="80" w:type="dxa"/>
              <w:left w:w="80" w:type="dxa"/>
              <w:bottom w:w="80" w:type="dxa"/>
              <w:right w:w="80" w:type="dxa"/>
            </w:tcMar>
          </w:tcPr>
          <w:p w14:paraId="03615ED4" w14:textId="77777777" w:rsidR="007D32C9" w:rsidRPr="0089691F" w:rsidRDefault="007D32C9" w:rsidP="009C5A30">
            <w:pPr>
              <w:pStyle w:val="TableEntry"/>
            </w:pPr>
            <w:r w:rsidRPr="0089691F">
              <w:t>RC+</w:t>
            </w:r>
          </w:p>
        </w:tc>
        <w:tc>
          <w:tcPr>
            <w:tcW w:w="7324" w:type="dxa"/>
            <w:tcMar>
              <w:top w:w="80" w:type="dxa"/>
              <w:left w:w="80" w:type="dxa"/>
              <w:bottom w:w="80" w:type="dxa"/>
              <w:right w:w="80" w:type="dxa"/>
            </w:tcMar>
          </w:tcPr>
          <w:p w14:paraId="497FA17D" w14:textId="77777777" w:rsidR="007D32C9" w:rsidRPr="0089691F" w:rsidRDefault="007D32C9" w:rsidP="009C5A30">
            <w:pPr>
              <w:pStyle w:val="TableEntry"/>
            </w:pPr>
            <w:r w:rsidRPr="0089691F">
              <w:t>The Requirement is an IHE extension of the DICOM requirements, and the attribute shall be present when the condition is satisfied, i.e., is Type 1C, whereas the DICOM requirement may be Type 2 or 3. If the condition is not fulfilled, the DICOM definitions apply. Note, that this means that the attribute may be present / have a value also in case the condition does not apply.</w:t>
            </w:r>
          </w:p>
        </w:tc>
      </w:tr>
      <w:tr w:rsidR="007D32C9" w:rsidRPr="0089691F" w14:paraId="622B0C53" w14:textId="77777777" w:rsidTr="00670E88">
        <w:trPr>
          <w:cantSplit/>
        </w:trPr>
        <w:tc>
          <w:tcPr>
            <w:tcW w:w="1250" w:type="dxa"/>
            <w:tcMar>
              <w:top w:w="80" w:type="dxa"/>
              <w:left w:w="80" w:type="dxa"/>
              <w:bottom w:w="80" w:type="dxa"/>
              <w:right w:w="80" w:type="dxa"/>
            </w:tcMar>
          </w:tcPr>
          <w:p w14:paraId="340D8F6E" w14:textId="77777777" w:rsidR="007D32C9" w:rsidRPr="0089691F" w:rsidRDefault="007D32C9" w:rsidP="009C5A30">
            <w:pPr>
              <w:pStyle w:val="TableEntry"/>
            </w:pPr>
            <w:r w:rsidRPr="0089691F">
              <w:t>D</w:t>
            </w:r>
          </w:p>
        </w:tc>
        <w:tc>
          <w:tcPr>
            <w:tcW w:w="7324" w:type="dxa"/>
            <w:tcMar>
              <w:top w:w="80" w:type="dxa"/>
              <w:left w:w="80" w:type="dxa"/>
              <w:bottom w:w="80" w:type="dxa"/>
              <w:right w:w="80" w:type="dxa"/>
            </w:tcMar>
          </w:tcPr>
          <w:p w14:paraId="07444C2D" w14:textId="77777777" w:rsidR="007D32C9" w:rsidRPr="0089691F" w:rsidRDefault="007D32C9" w:rsidP="009C5A30">
            <w:pPr>
              <w:pStyle w:val="TableEntry"/>
            </w:pPr>
            <w:r w:rsidRPr="0089691F">
              <w:t>The requirements of DICOM apply unchanged, but the attribute needs to be displayed.</w:t>
            </w:r>
          </w:p>
        </w:tc>
      </w:tr>
      <w:tr w:rsidR="007D32C9" w:rsidRPr="0089691F" w14:paraId="6AC414AA" w14:textId="77777777" w:rsidTr="00670E88">
        <w:trPr>
          <w:cantSplit/>
        </w:trPr>
        <w:tc>
          <w:tcPr>
            <w:tcW w:w="1250" w:type="dxa"/>
            <w:tcMar>
              <w:top w:w="80" w:type="dxa"/>
              <w:left w:w="80" w:type="dxa"/>
              <w:bottom w:w="80" w:type="dxa"/>
              <w:right w:w="80" w:type="dxa"/>
            </w:tcMar>
          </w:tcPr>
          <w:p w14:paraId="2884ABEA" w14:textId="77777777" w:rsidR="007D32C9" w:rsidRPr="0089691F" w:rsidRDefault="007D32C9" w:rsidP="009C5A30">
            <w:pPr>
              <w:pStyle w:val="TableEntry"/>
            </w:pPr>
            <w:r w:rsidRPr="0089691F">
              <w:t>-</w:t>
            </w:r>
          </w:p>
        </w:tc>
        <w:tc>
          <w:tcPr>
            <w:tcW w:w="7324" w:type="dxa"/>
            <w:tcMar>
              <w:top w:w="80" w:type="dxa"/>
              <w:left w:w="80" w:type="dxa"/>
              <w:bottom w:w="80" w:type="dxa"/>
              <w:right w:w="80" w:type="dxa"/>
            </w:tcMar>
          </w:tcPr>
          <w:p w14:paraId="04C3E8BC" w14:textId="77777777" w:rsidR="007D32C9" w:rsidRPr="0089691F" w:rsidRDefault="007D32C9" w:rsidP="009C5A30">
            <w:pPr>
              <w:pStyle w:val="TableEntry"/>
            </w:pPr>
            <w:r w:rsidRPr="0089691F">
              <w:t>No IHE extension of the DICOM requirements is defined. The attribute is listed for better readability or similar purpose.</w:t>
            </w:r>
          </w:p>
        </w:tc>
      </w:tr>
      <w:tr w:rsidR="007D32C9" w:rsidRPr="0089691F" w14:paraId="7242CEE9" w14:textId="77777777" w:rsidTr="00670E88">
        <w:trPr>
          <w:cantSplit/>
        </w:trPr>
        <w:tc>
          <w:tcPr>
            <w:tcW w:w="1250" w:type="dxa"/>
            <w:tcMar>
              <w:top w:w="80" w:type="dxa"/>
              <w:left w:w="80" w:type="dxa"/>
              <w:bottom w:w="80" w:type="dxa"/>
              <w:right w:w="80" w:type="dxa"/>
            </w:tcMar>
          </w:tcPr>
          <w:p w14:paraId="7F59A993" w14:textId="77777777" w:rsidR="007D32C9" w:rsidRPr="0089691F" w:rsidRDefault="007D32C9" w:rsidP="009C5A30">
            <w:pPr>
              <w:pStyle w:val="TableEntry"/>
            </w:pPr>
            <w:r w:rsidRPr="0089691F">
              <w:t>X+</w:t>
            </w:r>
          </w:p>
        </w:tc>
        <w:tc>
          <w:tcPr>
            <w:tcW w:w="7324" w:type="dxa"/>
            <w:tcMar>
              <w:top w:w="80" w:type="dxa"/>
              <w:left w:w="80" w:type="dxa"/>
              <w:bottom w:w="80" w:type="dxa"/>
              <w:right w:w="80" w:type="dxa"/>
            </w:tcMar>
          </w:tcPr>
          <w:p w14:paraId="2DCB7B38" w14:textId="77777777" w:rsidR="007D32C9" w:rsidRPr="0089691F" w:rsidRDefault="007D32C9" w:rsidP="009C5A30">
            <w:pPr>
              <w:pStyle w:val="TableEntry"/>
            </w:pPr>
            <w:r w:rsidRPr="0089691F">
              <w:t>The attribute information is required to be absent. DICOM Type 2 attributes shall be present with no value. DICOM Type 3 attributes shall be absent.</w:t>
            </w:r>
          </w:p>
        </w:tc>
      </w:tr>
    </w:tbl>
    <w:p w14:paraId="0808A9FF" w14:textId="77777777" w:rsidR="007D32C9" w:rsidRPr="0089691F" w:rsidRDefault="007D32C9" w:rsidP="007D32C9">
      <w:pPr>
        <w:widowControl w:val="0"/>
        <w:pBdr>
          <w:top w:val="nil"/>
          <w:left w:val="nil"/>
          <w:bottom w:val="nil"/>
          <w:right w:val="nil"/>
          <w:between w:val="nil"/>
        </w:pBdr>
        <w:rPr>
          <w:color w:val="000000"/>
        </w:rPr>
      </w:pPr>
    </w:p>
    <w:p w14:paraId="4F6E5E19" w14:textId="77777777" w:rsidR="007D32C9" w:rsidRPr="0089691F" w:rsidRDefault="007D32C9" w:rsidP="009C5A30">
      <w:pPr>
        <w:pStyle w:val="BodyText"/>
      </w:pPr>
      <w:r w:rsidRPr="0089691F">
        <w:t>Specifications for constraining instances of DICOM Structured Reports follow the conventions in the tables above. In many cases, requiring the use of a specific DICOM SR Template may be sufficient.</w:t>
      </w:r>
    </w:p>
    <w:p w14:paraId="581CC357" w14:textId="7F666FDB" w:rsidR="007D32C9" w:rsidRPr="0089691F" w:rsidRDefault="007D32C9" w:rsidP="007D32C9">
      <w:pPr>
        <w:pStyle w:val="Heading4"/>
        <w:rPr>
          <w:noProof w:val="0"/>
        </w:rPr>
      </w:pPr>
      <w:r w:rsidRPr="0089691F">
        <w:rPr>
          <w:noProof w:val="0"/>
        </w:rPr>
        <w:t>6.X.</w:t>
      </w:r>
      <w:r w:rsidR="002A6913" w:rsidRPr="0089691F">
        <w:rPr>
          <w:noProof w:val="0"/>
        </w:rPr>
        <w:t>2</w:t>
      </w:r>
      <w:r w:rsidRPr="0089691F">
        <w:rPr>
          <w:noProof w:val="0"/>
        </w:rPr>
        <w:t>.2 General Definitions</w:t>
      </w:r>
    </w:p>
    <w:p w14:paraId="1B2EC425" w14:textId="1C2B77F1" w:rsidR="007D32C9" w:rsidRPr="0089691F" w:rsidRDefault="007D32C9" w:rsidP="009C5A30">
      <w:pPr>
        <w:pStyle w:val="BodyText"/>
      </w:pPr>
      <w:r w:rsidRPr="0089691F">
        <w:t xml:space="preserve">Study Instance UID (0020,000D) in the Imaging Study Manifest shall use the same value as </w:t>
      </w:r>
      <w:r w:rsidR="00FD79A5" w:rsidRPr="0089691F">
        <w:t>the referenced</w:t>
      </w:r>
      <w:r w:rsidRPr="0089691F">
        <w:t xml:space="preserve"> instances</w:t>
      </w:r>
      <w:r w:rsidR="00C84A21" w:rsidRPr="0089691F">
        <w:t xml:space="preserve">. </w:t>
      </w:r>
      <w:r w:rsidRPr="0089691F">
        <w:t>Since the Imaging study manifest instance is not considered to be “shared” with the MADO specified mechanisms, it will not include itself in the list of shared instances.</w:t>
      </w:r>
    </w:p>
    <w:p w14:paraId="673E3410" w14:textId="39F423A0" w:rsidR="00021EEE" w:rsidRPr="0089691F" w:rsidRDefault="00021EEE">
      <w:pPr>
        <w:pStyle w:val="BodyText"/>
      </w:pPr>
      <w:r w:rsidRPr="0089691F">
        <w:t>When shared with MHD, MHDS, XDS.b, XDS-I.b document sharing profiles, the Imaging Study Manifest, shall be encoded as a DICOM Part 10 File format having a MIME type of “application/dicom”.</w:t>
      </w:r>
    </w:p>
    <w:p w14:paraId="36DCE063" w14:textId="079A85DA" w:rsidR="00303E55" w:rsidRPr="0089691F" w:rsidRDefault="00FD79A5" w:rsidP="009C5A30">
      <w:pPr>
        <w:pStyle w:val="TableTitle"/>
      </w:pPr>
      <w:r w:rsidRPr="0089691F">
        <w:t xml:space="preserve">Table 6.X.2.2: </w:t>
      </w:r>
      <w:r w:rsidR="00021EEE" w:rsidRPr="0089691F">
        <w:t xml:space="preserve">Imaging Study Manifest </w:t>
      </w:r>
      <w:r w:rsidRPr="0089691F">
        <w:t>Format Code</w:t>
      </w:r>
    </w:p>
    <w:tbl>
      <w:tblPr>
        <w:tblW w:w="87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8"/>
        <w:gridCol w:w="2552"/>
        <w:gridCol w:w="1974"/>
      </w:tblGrid>
      <w:tr w:rsidR="00303E55" w:rsidRPr="0089691F" w14:paraId="7D02E9E3" w14:textId="77777777" w:rsidTr="00F4612E">
        <w:trPr>
          <w:tblHeader/>
          <w:jc w:val="center"/>
        </w:trPr>
        <w:tc>
          <w:tcPr>
            <w:tcW w:w="4258" w:type="dxa"/>
            <w:shd w:val="clear" w:color="auto" w:fill="D9D9D9"/>
          </w:tcPr>
          <w:p w14:paraId="0E1DFEC4" w14:textId="77777777" w:rsidR="00303E55" w:rsidRPr="0089691F" w:rsidRDefault="00303E55" w:rsidP="00F4612E">
            <w:pPr>
              <w:pStyle w:val="TableEntryHeader"/>
              <w:rPr>
                <w:rFonts w:eastAsia="Arial"/>
              </w:rPr>
            </w:pPr>
            <w:r w:rsidRPr="0089691F">
              <w:rPr>
                <w:rFonts w:eastAsia="Arial"/>
              </w:rPr>
              <w:t>Format Code</w:t>
            </w:r>
          </w:p>
        </w:tc>
        <w:tc>
          <w:tcPr>
            <w:tcW w:w="2552" w:type="dxa"/>
            <w:shd w:val="clear" w:color="auto" w:fill="D9D9D9"/>
          </w:tcPr>
          <w:p w14:paraId="2FC35918" w14:textId="77777777" w:rsidR="00303E55" w:rsidRPr="0089691F" w:rsidRDefault="00303E55" w:rsidP="00F4612E">
            <w:pPr>
              <w:pStyle w:val="TableEntryHeader"/>
              <w:rPr>
                <w:rFonts w:eastAsia="Arial"/>
              </w:rPr>
            </w:pPr>
            <w:r w:rsidRPr="0089691F">
              <w:rPr>
                <w:rFonts w:eastAsia="Arial"/>
              </w:rPr>
              <w:t>Coding Scheme</w:t>
            </w:r>
          </w:p>
        </w:tc>
        <w:tc>
          <w:tcPr>
            <w:tcW w:w="1974" w:type="dxa"/>
            <w:shd w:val="clear" w:color="auto" w:fill="D9D9D9"/>
          </w:tcPr>
          <w:p w14:paraId="743DAC2B" w14:textId="77777777" w:rsidR="00303E55" w:rsidRPr="0089691F" w:rsidRDefault="00303E55" w:rsidP="00F4612E">
            <w:pPr>
              <w:pStyle w:val="TableEntryHeader"/>
              <w:rPr>
                <w:rFonts w:eastAsia="Arial"/>
              </w:rPr>
            </w:pPr>
            <w:r w:rsidRPr="0089691F">
              <w:rPr>
                <w:rFonts w:eastAsia="Arial"/>
              </w:rPr>
              <w:t xml:space="preserve">Description </w:t>
            </w:r>
          </w:p>
        </w:tc>
      </w:tr>
      <w:tr w:rsidR="00303E55" w:rsidRPr="0089691F" w14:paraId="2DBBD5AD" w14:textId="77777777" w:rsidTr="00F4612E">
        <w:trPr>
          <w:jc w:val="center"/>
        </w:trPr>
        <w:tc>
          <w:tcPr>
            <w:tcW w:w="4258" w:type="dxa"/>
          </w:tcPr>
          <w:p w14:paraId="73D3A039" w14:textId="77777777" w:rsidR="00303E55" w:rsidRPr="0089691F" w:rsidRDefault="00303E55" w:rsidP="00F4612E">
            <w:pPr>
              <w:pStyle w:val="TableEntry"/>
            </w:pPr>
            <w:r w:rsidRPr="0089691F">
              <w:t>1.2.840.10008.5.1.4.1.1.88.59</w:t>
            </w:r>
          </w:p>
          <w:p w14:paraId="18B6A72A" w14:textId="77777777" w:rsidR="00303E55" w:rsidRPr="0089691F" w:rsidRDefault="00303E55" w:rsidP="00F4612E">
            <w:pPr>
              <w:pStyle w:val="TableEntry"/>
            </w:pPr>
            <w:r w:rsidRPr="0089691F">
              <w:t>(same as XDS-I assigned Format Code)</w:t>
            </w:r>
          </w:p>
        </w:tc>
        <w:tc>
          <w:tcPr>
            <w:tcW w:w="2552" w:type="dxa"/>
          </w:tcPr>
          <w:p w14:paraId="3237C4DC" w14:textId="77777777" w:rsidR="00303E55" w:rsidRPr="0089691F" w:rsidRDefault="00303E55" w:rsidP="00F4612E">
            <w:pPr>
              <w:pStyle w:val="TableEntry"/>
            </w:pPr>
            <w:r w:rsidRPr="0089691F">
              <w:t>1.2.840.10008.2.6.1</w:t>
            </w:r>
          </w:p>
          <w:p w14:paraId="2087F428" w14:textId="77777777" w:rsidR="00303E55" w:rsidRPr="0089691F" w:rsidRDefault="00303E55" w:rsidP="00F4612E">
            <w:pPr>
              <w:pStyle w:val="TableEntry"/>
            </w:pPr>
          </w:p>
        </w:tc>
        <w:tc>
          <w:tcPr>
            <w:tcW w:w="1974" w:type="dxa"/>
          </w:tcPr>
          <w:p w14:paraId="1AAE59E8" w14:textId="77777777" w:rsidR="00303E55" w:rsidRPr="0089691F" w:rsidRDefault="00303E55" w:rsidP="00F4612E">
            <w:pPr>
              <w:pStyle w:val="TableEntry"/>
            </w:pPr>
            <w:r w:rsidRPr="0089691F">
              <w:t>MADO DICOM KOS-Based Imaging Study Manifest</w:t>
            </w:r>
          </w:p>
        </w:tc>
      </w:tr>
    </w:tbl>
    <w:p w14:paraId="6C2770F7" w14:textId="7749BB5C" w:rsidR="007D32C9" w:rsidRPr="0089691F" w:rsidRDefault="007D32C9" w:rsidP="009C5A30">
      <w:pPr>
        <w:pStyle w:val="Heading4"/>
        <w:rPr>
          <w:noProof w:val="0"/>
        </w:rPr>
      </w:pPr>
      <w:r w:rsidRPr="0089691F">
        <w:rPr>
          <w:noProof w:val="0"/>
        </w:rPr>
        <w:t>6.X.</w:t>
      </w:r>
      <w:r w:rsidR="002A6913" w:rsidRPr="0089691F">
        <w:rPr>
          <w:noProof w:val="0"/>
        </w:rPr>
        <w:t>2</w:t>
      </w:r>
      <w:r w:rsidRPr="0089691F">
        <w:rPr>
          <w:noProof w:val="0"/>
        </w:rPr>
        <w:t>.</w:t>
      </w:r>
      <w:r w:rsidR="00A21543" w:rsidRPr="0089691F">
        <w:rPr>
          <w:noProof w:val="0"/>
        </w:rPr>
        <w:t>3</w:t>
      </w:r>
      <w:r w:rsidRPr="0089691F">
        <w:rPr>
          <w:noProof w:val="0"/>
        </w:rPr>
        <w:t xml:space="preserve"> Referenced Standards</w:t>
      </w:r>
    </w:p>
    <w:p w14:paraId="4025B668" w14:textId="77777777" w:rsidR="007D32C9" w:rsidRPr="0089691F" w:rsidRDefault="007D32C9" w:rsidP="009C5A30">
      <w:pPr>
        <w:pStyle w:val="ListBullet2"/>
      </w:pPr>
      <w:r w:rsidRPr="0089691F">
        <w:t>DICOM PS 3.3: A.35.4 Key Object Selection Document IOD</w:t>
      </w:r>
    </w:p>
    <w:p w14:paraId="01D3853C" w14:textId="0A32C941" w:rsidR="007D32C9" w:rsidRPr="0089691F" w:rsidRDefault="007D32C9" w:rsidP="009C5A30">
      <w:pPr>
        <w:pStyle w:val="Heading4"/>
        <w:rPr>
          <w:noProof w:val="0"/>
        </w:rPr>
      </w:pPr>
      <w:r w:rsidRPr="0089691F">
        <w:rPr>
          <w:noProof w:val="0"/>
        </w:rPr>
        <w:lastRenderedPageBreak/>
        <w:t>6.X.</w:t>
      </w:r>
      <w:r w:rsidR="002A6913" w:rsidRPr="0089691F">
        <w:rPr>
          <w:noProof w:val="0"/>
        </w:rPr>
        <w:t>2</w:t>
      </w:r>
      <w:r w:rsidRPr="0089691F">
        <w:rPr>
          <w:noProof w:val="0"/>
        </w:rPr>
        <w:t>.</w:t>
      </w:r>
      <w:r w:rsidR="00753850" w:rsidRPr="0089691F">
        <w:rPr>
          <w:noProof w:val="0"/>
        </w:rPr>
        <w:t>4</w:t>
      </w:r>
      <w:r w:rsidRPr="0089691F">
        <w:rPr>
          <w:noProof w:val="0"/>
        </w:rPr>
        <w:t xml:space="preserve"> IOD Definition</w:t>
      </w:r>
    </w:p>
    <w:p w14:paraId="079AA6CD" w14:textId="71CE67BD" w:rsidR="005F6DAD" w:rsidRPr="0089691F" w:rsidRDefault="005F6DAD" w:rsidP="009C5A30">
      <w:pPr>
        <w:pStyle w:val="BodyText"/>
      </w:pPr>
      <w:r w:rsidRPr="0089691F">
        <w:t>This section builds upon the DICOM IOD specification of a Key Object Selection SOP Class (1.2.840.10008.5.1.4.1.1.88.59) as specified by the DICOM Standard</w:t>
      </w:r>
      <w:r w:rsidR="00C84A21" w:rsidRPr="0089691F">
        <w:t xml:space="preserve">. </w:t>
      </w:r>
      <w:r w:rsidRPr="0089691F">
        <w:t>It focusses on constraints and additions specific to the KOS-Based MADO Imaging Study Manifest.</w:t>
      </w:r>
    </w:p>
    <w:p w14:paraId="2AAAECEB" w14:textId="3CDAD232" w:rsidR="007D32C9" w:rsidRPr="0089691F" w:rsidRDefault="007D32C9" w:rsidP="009C5A30">
      <w:pPr>
        <w:pStyle w:val="TableTitle"/>
        <w:rPr>
          <w:rFonts w:eastAsia="Arial"/>
        </w:rPr>
      </w:pPr>
      <w:r w:rsidRPr="0089691F">
        <w:rPr>
          <w:rFonts w:eastAsia="Arial"/>
        </w:rPr>
        <w:t>Table 6.X.</w:t>
      </w:r>
      <w:r w:rsidR="00943443" w:rsidRPr="0089691F">
        <w:rPr>
          <w:rFonts w:eastAsia="Arial"/>
        </w:rPr>
        <w:t>2</w:t>
      </w:r>
      <w:r w:rsidRPr="0089691F">
        <w:rPr>
          <w:rFonts w:eastAsia="Arial"/>
        </w:rPr>
        <w:t>.</w:t>
      </w:r>
      <w:r w:rsidR="00A92597" w:rsidRPr="0089691F">
        <w:rPr>
          <w:rFonts w:eastAsia="Arial"/>
        </w:rPr>
        <w:t>4</w:t>
      </w:r>
      <w:r w:rsidRPr="0089691F">
        <w:rPr>
          <w:rFonts w:eastAsia="Arial"/>
        </w:rPr>
        <w:t>-1: Usage of DICOM Modules in MADO Imaging Study Manifest</w:t>
      </w:r>
    </w:p>
    <w:tbl>
      <w:tblPr>
        <w:tblW w:w="91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2070"/>
        <w:gridCol w:w="1530"/>
        <w:gridCol w:w="1759"/>
        <w:gridCol w:w="2312"/>
      </w:tblGrid>
      <w:tr w:rsidR="007D32C9" w:rsidRPr="0089691F" w14:paraId="2ED1CB8C" w14:textId="77777777" w:rsidTr="008742F1">
        <w:trPr>
          <w:cantSplit/>
          <w:tblHeader/>
          <w:jc w:val="center"/>
        </w:trPr>
        <w:tc>
          <w:tcPr>
            <w:tcW w:w="1440" w:type="dxa"/>
            <w:shd w:val="clear" w:color="auto" w:fill="D9D9D9"/>
          </w:tcPr>
          <w:p w14:paraId="7A4FCDF5" w14:textId="77777777" w:rsidR="007D32C9" w:rsidRPr="0089691F" w:rsidRDefault="007D32C9" w:rsidP="009C5A30">
            <w:pPr>
              <w:pStyle w:val="TableEntryHeader"/>
              <w:rPr>
                <w:rFonts w:eastAsia="Arial"/>
              </w:rPr>
            </w:pPr>
            <w:r w:rsidRPr="0089691F">
              <w:rPr>
                <w:rFonts w:eastAsia="Arial"/>
              </w:rPr>
              <w:t>IE</w:t>
            </w:r>
          </w:p>
        </w:tc>
        <w:tc>
          <w:tcPr>
            <w:tcW w:w="2070" w:type="dxa"/>
            <w:shd w:val="clear" w:color="auto" w:fill="D9D9D9"/>
          </w:tcPr>
          <w:p w14:paraId="629D37FF" w14:textId="77777777" w:rsidR="007D32C9" w:rsidRPr="0089691F" w:rsidRDefault="007D32C9" w:rsidP="009C5A30">
            <w:pPr>
              <w:pStyle w:val="TableEntryHeader"/>
              <w:rPr>
                <w:rFonts w:eastAsia="Arial"/>
              </w:rPr>
            </w:pPr>
            <w:r w:rsidRPr="0089691F">
              <w:rPr>
                <w:rFonts w:eastAsia="Arial"/>
              </w:rPr>
              <w:t>Module</w:t>
            </w:r>
          </w:p>
        </w:tc>
        <w:tc>
          <w:tcPr>
            <w:tcW w:w="1530" w:type="dxa"/>
            <w:shd w:val="clear" w:color="auto" w:fill="D9D9D9"/>
          </w:tcPr>
          <w:p w14:paraId="447A258D" w14:textId="77777777" w:rsidR="007D32C9" w:rsidRPr="0089691F" w:rsidRDefault="007D32C9" w:rsidP="009C5A30">
            <w:pPr>
              <w:pStyle w:val="TableEntryHeader"/>
              <w:rPr>
                <w:rFonts w:eastAsia="Arial"/>
              </w:rPr>
            </w:pPr>
            <w:r w:rsidRPr="0089691F">
              <w:rPr>
                <w:rFonts w:eastAsia="Arial"/>
              </w:rPr>
              <w:t>Reference</w:t>
            </w:r>
          </w:p>
        </w:tc>
        <w:tc>
          <w:tcPr>
            <w:tcW w:w="1759" w:type="dxa"/>
            <w:shd w:val="clear" w:color="auto" w:fill="D9D9D9"/>
          </w:tcPr>
          <w:p w14:paraId="1CFF6BFD" w14:textId="77777777" w:rsidR="007D32C9" w:rsidRPr="0089691F" w:rsidRDefault="007D32C9" w:rsidP="009C5A30">
            <w:pPr>
              <w:pStyle w:val="TableEntryHeader"/>
              <w:rPr>
                <w:rFonts w:eastAsia="Arial"/>
              </w:rPr>
            </w:pPr>
            <w:r w:rsidRPr="0089691F">
              <w:rPr>
                <w:rFonts w:eastAsia="Arial"/>
              </w:rPr>
              <w:t>Usage</w:t>
            </w:r>
          </w:p>
        </w:tc>
        <w:tc>
          <w:tcPr>
            <w:tcW w:w="2312" w:type="dxa"/>
            <w:shd w:val="clear" w:color="auto" w:fill="D9D9D9"/>
          </w:tcPr>
          <w:p w14:paraId="0DDE939E" w14:textId="77777777" w:rsidR="007D32C9" w:rsidRPr="0089691F" w:rsidRDefault="007D32C9" w:rsidP="009C5A30">
            <w:pPr>
              <w:pStyle w:val="TableEntryHeader"/>
              <w:rPr>
                <w:rFonts w:eastAsia="Arial"/>
              </w:rPr>
            </w:pPr>
            <w:r w:rsidRPr="0089691F">
              <w:rPr>
                <w:rFonts w:eastAsia="Arial"/>
              </w:rPr>
              <w:t>IHE Usage</w:t>
            </w:r>
          </w:p>
        </w:tc>
      </w:tr>
      <w:tr w:rsidR="007D32C9" w:rsidRPr="0089691F" w14:paraId="1BD6ABE3" w14:textId="77777777" w:rsidTr="008742F1">
        <w:trPr>
          <w:cantSplit/>
          <w:jc w:val="center"/>
        </w:trPr>
        <w:tc>
          <w:tcPr>
            <w:tcW w:w="1440" w:type="dxa"/>
          </w:tcPr>
          <w:p w14:paraId="417A87B6" w14:textId="77777777" w:rsidR="007D32C9" w:rsidRPr="0089691F" w:rsidRDefault="007D32C9" w:rsidP="009C5A30">
            <w:pPr>
              <w:pStyle w:val="TableEntry"/>
            </w:pPr>
            <w:r w:rsidRPr="0089691F">
              <w:t>Patient</w:t>
            </w:r>
          </w:p>
        </w:tc>
        <w:tc>
          <w:tcPr>
            <w:tcW w:w="2070" w:type="dxa"/>
          </w:tcPr>
          <w:p w14:paraId="14B52065" w14:textId="77777777" w:rsidR="007D32C9" w:rsidRPr="0089691F" w:rsidRDefault="007D32C9" w:rsidP="009C5A30">
            <w:pPr>
              <w:pStyle w:val="TableEntry"/>
            </w:pPr>
            <w:r w:rsidRPr="0089691F">
              <w:t xml:space="preserve">Patient </w:t>
            </w:r>
          </w:p>
        </w:tc>
        <w:tc>
          <w:tcPr>
            <w:tcW w:w="1530" w:type="dxa"/>
          </w:tcPr>
          <w:p w14:paraId="03A87CEA" w14:textId="77777777" w:rsidR="007D32C9" w:rsidRPr="0089691F" w:rsidRDefault="007D32C9" w:rsidP="009C5A30">
            <w:pPr>
              <w:pStyle w:val="TableEntry"/>
              <w:rPr>
                <w:rStyle w:val="Hyperlink"/>
              </w:rPr>
            </w:pPr>
            <w:hyperlink r:id="rId45" w:anchor="sect_C.7.1.1">
              <w:r w:rsidRPr="0089691F">
                <w:rPr>
                  <w:rStyle w:val="Hyperlink"/>
                </w:rPr>
                <w:t>C.7.1.1</w:t>
              </w:r>
            </w:hyperlink>
          </w:p>
        </w:tc>
        <w:tc>
          <w:tcPr>
            <w:tcW w:w="1759" w:type="dxa"/>
          </w:tcPr>
          <w:p w14:paraId="71CCD5A7" w14:textId="77777777" w:rsidR="007D32C9" w:rsidRPr="0089691F" w:rsidRDefault="007D32C9" w:rsidP="009C5A30">
            <w:pPr>
              <w:pStyle w:val="TableEntry"/>
            </w:pPr>
            <w:r w:rsidRPr="0089691F">
              <w:t>M</w:t>
            </w:r>
          </w:p>
        </w:tc>
        <w:tc>
          <w:tcPr>
            <w:tcW w:w="2312" w:type="dxa"/>
          </w:tcPr>
          <w:p w14:paraId="5A2D4DCB" w14:textId="77777777" w:rsidR="007D32C9" w:rsidRPr="0089691F" w:rsidRDefault="007D32C9" w:rsidP="009C5A30">
            <w:pPr>
              <w:pStyle w:val="TableEntry"/>
            </w:pPr>
            <w:r w:rsidRPr="0089691F">
              <w:t>M</w:t>
            </w:r>
          </w:p>
          <w:p w14:paraId="170E54C4" w14:textId="75FE58B3" w:rsidR="007D32C9" w:rsidRPr="0089691F" w:rsidRDefault="007D32C9" w:rsidP="009C5A30">
            <w:pPr>
              <w:pStyle w:val="TableEntry"/>
            </w:pPr>
            <w:r w:rsidRPr="0089691F">
              <w:t xml:space="preserve">See Section </w:t>
            </w:r>
            <w:r w:rsidR="007A6F4F" w:rsidRPr="0089691F">
              <w:t>6.X.2</w:t>
            </w:r>
            <w:r w:rsidRPr="0089691F">
              <w:t>.</w:t>
            </w:r>
            <w:r w:rsidR="00A92597" w:rsidRPr="0089691F">
              <w:t>5</w:t>
            </w:r>
          </w:p>
        </w:tc>
      </w:tr>
      <w:tr w:rsidR="007D32C9" w:rsidRPr="0089691F" w14:paraId="0A5E7BED" w14:textId="77777777" w:rsidTr="008742F1">
        <w:trPr>
          <w:cantSplit/>
          <w:jc w:val="center"/>
        </w:trPr>
        <w:tc>
          <w:tcPr>
            <w:tcW w:w="1440" w:type="dxa"/>
          </w:tcPr>
          <w:p w14:paraId="158CDE49" w14:textId="77777777" w:rsidR="007D32C9" w:rsidRPr="0089691F" w:rsidRDefault="007D32C9" w:rsidP="009C5A30">
            <w:pPr>
              <w:pStyle w:val="TableEntry"/>
            </w:pPr>
            <w:r w:rsidRPr="0089691F">
              <w:t>Study</w:t>
            </w:r>
          </w:p>
        </w:tc>
        <w:tc>
          <w:tcPr>
            <w:tcW w:w="2070" w:type="dxa"/>
          </w:tcPr>
          <w:p w14:paraId="5838608C" w14:textId="77777777" w:rsidR="007D32C9" w:rsidRPr="0089691F" w:rsidRDefault="007D32C9" w:rsidP="009C5A30">
            <w:pPr>
              <w:pStyle w:val="TableEntry"/>
            </w:pPr>
            <w:r w:rsidRPr="0089691F">
              <w:t>General Study</w:t>
            </w:r>
          </w:p>
        </w:tc>
        <w:tc>
          <w:tcPr>
            <w:tcW w:w="1530" w:type="dxa"/>
          </w:tcPr>
          <w:p w14:paraId="05DCC663" w14:textId="77777777" w:rsidR="007D32C9" w:rsidRPr="0089691F" w:rsidRDefault="007D32C9" w:rsidP="009C5A30">
            <w:pPr>
              <w:pStyle w:val="TableEntry"/>
              <w:rPr>
                <w:rStyle w:val="Hyperlink"/>
              </w:rPr>
            </w:pPr>
            <w:hyperlink r:id="rId46" w:anchor="sect_C.7.2.1">
              <w:r w:rsidRPr="0089691F">
                <w:rPr>
                  <w:rStyle w:val="Hyperlink"/>
                </w:rPr>
                <w:t>C.7.2.1</w:t>
              </w:r>
            </w:hyperlink>
          </w:p>
        </w:tc>
        <w:tc>
          <w:tcPr>
            <w:tcW w:w="1759" w:type="dxa"/>
          </w:tcPr>
          <w:p w14:paraId="01B36A2F" w14:textId="77777777" w:rsidR="007D32C9" w:rsidRPr="0089691F" w:rsidRDefault="007D32C9" w:rsidP="009C5A30">
            <w:pPr>
              <w:pStyle w:val="TableEntry"/>
            </w:pPr>
            <w:r w:rsidRPr="0089691F">
              <w:t>M</w:t>
            </w:r>
          </w:p>
        </w:tc>
        <w:tc>
          <w:tcPr>
            <w:tcW w:w="2312" w:type="dxa"/>
          </w:tcPr>
          <w:p w14:paraId="5AFD329D" w14:textId="77777777" w:rsidR="007D32C9" w:rsidRPr="0089691F" w:rsidRDefault="007D32C9" w:rsidP="009C5A30">
            <w:pPr>
              <w:pStyle w:val="TableEntry"/>
            </w:pPr>
            <w:r w:rsidRPr="0089691F">
              <w:t>M</w:t>
            </w:r>
          </w:p>
          <w:p w14:paraId="3E8B8AF4" w14:textId="76288124" w:rsidR="007D32C9" w:rsidRPr="0089691F" w:rsidRDefault="007D32C9" w:rsidP="009C5A30">
            <w:pPr>
              <w:pStyle w:val="TableEntry"/>
            </w:pPr>
            <w:r w:rsidRPr="0089691F">
              <w:t xml:space="preserve">See Section </w:t>
            </w:r>
            <w:r w:rsidR="007A6F4F" w:rsidRPr="0089691F">
              <w:t>6.X.2</w:t>
            </w:r>
            <w:r w:rsidRPr="0089691F">
              <w:t>.</w:t>
            </w:r>
            <w:r w:rsidR="002178AD" w:rsidRPr="0089691F">
              <w:t>6</w:t>
            </w:r>
          </w:p>
        </w:tc>
      </w:tr>
      <w:tr w:rsidR="007D32C9" w:rsidRPr="0089691F" w14:paraId="0503607E" w14:textId="77777777" w:rsidTr="008742F1">
        <w:trPr>
          <w:cantSplit/>
          <w:jc w:val="center"/>
        </w:trPr>
        <w:tc>
          <w:tcPr>
            <w:tcW w:w="1440" w:type="dxa"/>
          </w:tcPr>
          <w:p w14:paraId="65C4D8EF" w14:textId="77777777" w:rsidR="007D32C9" w:rsidRPr="0089691F" w:rsidRDefault="007D32C9" w:rsidP="009C5A30">
            <w:pPr>
              <w:pStyle w:val="TableEntry"/>
            </w:pPr>
            <w:r w:rsidRPr="0089691F">
              <w:t>Series</w:t>
            </w:r>
          </w:p>
        </w:tc>
        <w:tc>
          <w:tcPr>
            <w:tcW w:w="2070" w:type="dxa"/>
          </w:tcPr>
          <w:p w14:paraId="4BC33E9C" w14:textId="77777777" w:rsidR="007D32C9" w:rsidRPr="0089691F" w:rsidRDefault="007D32C9" w:rsidP="009C5A30">
            <w:pPr>
              <w:pStyle w:val="TableEntry"/>
            </w:pPr>
            <w:r w:rsidRPr="0089691F">
              <w:t>Key Object Document Series</w:t>
            </w:r>
          </w:p>
        </w:tc>
        <w:tc>
          <w:tcPr>
            <w:tcW w:w="1530" w:type="dxa"/>
          </w:tcPr>
          <w:p w14:paraId="1C45D532" w14:textId="77777777" w:rsidR="007D32C9" w:rsidRPr="0089691F" w:rsidRDefault="007D32C9" w:rsidP="009C5A30">
            <w:pPr>
              <w:pStyle w:val="TableEntry"/>
              <w:rPr>
                <w:rStyle w:val="Hyperlink"/>
              </w:rPr>
            </w:pPr>
            <w:hyperlink r:id="rId47" w:anchor="sect_C.17.6.1">
              <w:r w:rsidRPr="0089691F">
                <w:rPr>
                  <w:rStyle w:val="Hyperlink"/>
                </w:rPr>
                <w:t>C.17.6.1</w:t>
              </w:r>
            </w:hyperlink>
          </w:p>
        </w:tc>
        <w:tc>
          <w:tcPr>
            <w:tcW w:w="1759" w:type="dxa"/>
          </w:tcPr>
          <w:p w14:paraId="3E108F91" w14:textId="77777777" w:rsidR="007D32C9" w:rsidRPr="0089691F" w:rsidRDefault="007D32C9" w:rsidP="009C5A30">
            <w:pPr>
              <w:pStyle w:val="TableEntry"/>
            </w:pPr>
            <w:r w:rsidRPr="0089691F">
              <w:t>M</w:t>
            </w:r>
          </w:p>
        </w:tc>
        <w:tc>
          <w:tcPr>
            <w:tcW w:w="2312" w:type="dxa"/>
          </w:tcPr>
          <w:p w14:paraId="1C60948E" w14:textId="77777777" w:rsidR="007D32C9" w:rsidRPr="0089691F" w:rsidRDefault="007D32C9" w:rsidP="009C5A30">
            <w:pPr>
              <w:pStyle w:val="TableEntry"/>
            </w:pPr>
            <w:r w:rsidRPr="0089691F">
              <w:t>M</w:t>
            </w:r>
          </w:p>
          <w:p w14:paraId="402FCE1F" w14:textId="77777777" w:rsidR="007D32C9" w:rsidRPr="0089691F" w:rsidRDefault="007D32C9" w:rsidP="009C5A30">
            <w:pPr>
              <w:pStyle w:val="TableEntry"/>
            </w:pPr>
          </w:p>
        </w:tc>
      </w:tr>
      <w:tr w:rsidR="007D32C9" w:rsidRPr="0089691F" w14:paraId="1968B239" w14:textId="77777777" w:rsidTr="008742F1">
        <w:trPr>
          <w:cantSplit/>
          <w:jc w:val="center"/>
        </w:trPr>
        <w:tc>
          <w:tcPr>
            <w:tcW w:w="1440" w:type="dxa"/>
          </w:tcPr>
          <w:p w14:paraId="6D998475" w14:textId="77777777" w:rsidR="007D32C9" w:rsidRPr="0089691F" w:rsidRDefault="007D32C9" w:rsidP="009C5A30">
            <w:pPr>
              <w:pStyle w:val="TableEntry"/>
            </w:pPr>
            <w:r w:rsidRPr="0089691F">
              <w:t>Equipment</w:t>
            </w:r>
          </w:p>
        </w:tc>
        <w:tc>
          <w:tcPr>
            <w:tcW w:w="2070" w:type="dxa"/>
          </w:tcPr>
          <w:p w14:paraId="357B6FAB" w14:textId="77777777" w:rsidR="007D32C9" w:rsidRPr="0089691F" w:rsidRDefault="007D32C9" w:rsidP="009C5A30">
            <w:pPr>
              <w:pStyle w:val="TableEntry"/>
            </w:pPr>
            <w:r w:rsidRPr="0089691F">
              <w:t>General Equipment</w:t>
            </w:r>
          </w:p>
        </w:tc>
        <w:tc>
          <w:tcPr>
            <w:tcW w:w="1530" w:type="dxa"/>
          </w:tcPr>
          <w:p w14:paraId="5B77D401" w14:textId="77777777" w:rsidR="007D32C9" w:rsidRPr="0089691F" w:rsidRDefault="007D32C9" w:rsidP="009C5A30">
            <w:pPr>
              <w:pStyle w:val="TableEntry"/>
              <w:rPr>
                <w:rStyle w:val="Hyperlink"/>
              </w:rPr>
            </w:pPr>
            <w:hyperlink r:id="rId48" w:anchor="sect_C.7.5.1">
              <w:r w:rsidRPr="0089691F">
                <w:rPr>
                  <w:rStyle w:val="Hyperlink"/>
                </w:rPr>
                <w:t>C.7.5.1</w:t>
              </w:r>
            </w:hyperlink>
          </w:p>
        </w:tc>
        <w:tc>
          <w:tcPr>
            <w:tcW w:w="1759" w:type="dxa"/>
          </w:tcPr>
          <w:p w14:paraId="1F0CFEE2" w14:textId="77777777" w:rsidR="007D32C9" w:rsidRPr="0089691F" w:rsidRDefault="007D32C9" w:rsidP="009C5A30">
            <w:pPr>
              <w:pStyle w:val="TableEntry"/>
            </w:pPr>
            <w:r w:rsidRPr="0089691F">
              <w:t>M</w:t>
            </w:r>
          </w:p>
        </w:tc>
        <w:tc>
          <w:tcPr>
            <w:tcW w:w="2312" w:type="dxa"/>
          </w:tcPr>
          <w:p w14:paraId="509AF9BE" w14:textId="77777777" w:rsidR="007D32C9" w:rsidRPr="0089691F" w:rsidRDefault="007D32C9" w:rsidP="009C5A30">
            <w:pPr>
              <w:pStyle w:val="TableEntry"/>
            </w:pPr>
            <w:r w:rsidRPr="0089691F">
              <w:t>M</w:t>
            </w:r>
          </w:p>
          <w:p w14:paraId="646BDF77" w14:textId="149B5AD7" w:rsidR="007D32C9" w:rsidRPr="0089691F" w:rsidRDefault="007D32C9" w:rsidP="009C5A30">
            <w:pPr>
              <w:pStyle w:val="TableEntry"/>
            </w:pPr>
            <w:r w:rsidRPr="0089691F">
              <w:t xml:space="preserve">See Section </w:t>
            </w:r>
            <w:r w:rsidR="007A6F4F" w:rsidRPr="0089691F">
              <w:t>6.X.2</w:t>
            </w:r>
            <w:r w:rsidRPr="0089691F">
              <w:t>.</w:t>
            </w:r>
            <w:r w:rsidR="002178AD" w:rsidRPr="0089691F">
              <w:t>7</w:t>
            </w:r>
          </w:p>
        </w:tc>
      </w:tr>
      <w:tr w:rsidR="007D32C9" w:rsidRPr="0089691F" w14:paraId="3F99B0CE" w14:textId="77777777" w:rsidTr="008742F1">
        <w:trPr>
          <w:cantSplit/>
          <w:jc w:val="center"/>
        </w:trPr>
        <w:tc>
          <w:tcPr>
            <w:tcW w:w="1440" w:type="dxa"/>
            <w:vMerge w:val="restart"/>
          </w:tcPr>
          <w:p w14:paraId="6089EDF3" w14:textId="77777777" w:rsidR="007D32C9" w:rsidRPr="0089691F" w:rsidRDefault="007D32C9" w:rsidP="009C5A30">
            <w:pPr>
              <w:pStyle w:val="TableEntry"/>
            </w:pPr>
            <w:r w:rsidRPr="0089691F">
              <w:t>SR Document</w:t>
            </w:r>
          </w:p>
        </w:tc>
        <w:tc>
          <w:tcPr>
            <w:tcW w:w="2070" w:type="dxa"/>
          </w:tcPr>
          <w:p w14:paraId="267A7ACA" w14:textId="77777777" w:rsidR="007D32C9" w:rsidRPr="0089691F" w:rsidRDefault="007D32C9" w:rsidP="009C5A30">
            <w:pPr>
              <w:pStyle w:val="TableEntry"/>
            </w:pPr>
            <w:r w:rsidRPr="0089691F">
              <w:t>Key Object Document</w:t>
            </w:r>
          </w:p>
        </w:tc>
        <w:tc>
          <w:tcPr>
            <w:tcW w:w="1530" w:type="dxa"/>
          </w:tcPr>
          <w:p w14:paraId="43C5665B" w14:textId="77777777" w:rsidR="007D32C9" w:rsidRPr="0089691F" w:rsidRDefault="007D32C9" w:rsidP="009C5A30">
            <w:pPr>
              <w:pStyle w:val="TableEntry"/>
              <w:rPr>
                <w:rStyle w:val="Hyperlink"/>
              </w:rPr>
            </w:pPr>
            <w:hyperlink r:id="rId49">
              <w:r w:rsidRPr="0089691F">
                <w:rPr>
                  <w:rStyle w:val="Hyperlink"/>
                </w:rPr>
                <w:t>C.17.6.2</w:t>
              </w:r>
            </w:hyperlink>
          </w:p>
        </w:tc>
        <w:tc>
          <w:tcPr>
            <w:tcW w:w="1759" w:type="dxa"/>
          </w:tcPr>
          <w:p w14:paraId="06F49C23" w14:textId="77777777" w:rsidR="007D32C9" w:rsidRPr="0089691F" w:rsidRDefault="007D32C9" w:rsidP="009C5A30">
            <w:pPr>
              <w:pStyle w:val="TableEntry"/>
            </w:pPr>
            <w:r w:rsidRPr="0089691F">
              <w:t>M</w:t>
            </w:r>
          </w:p>
        </w:tc>
        <w:tc>
          <w:tcPr>
            <w:tcW w:w="2312" w:type="dxa"/>
          </w:tcPr>
          <w:p w14:paraId="71168D7B" w14:textId="77777777" w:rsidR="007D32C9" w:rsidRPr="0089691F" w:rsidRDefault="007D32C9" w:rsidP="009C5A30">
            <w:pPr>
              <w:pStyle w:val="TableEntry"/>
            </w:pPr>
            <w:r w:rsidRPr="0089691F">
              <w:t>M</w:t>
            </w:r>
          </w:p>
          <w:p w14:paraId="093E8C51" w14:textId="2A915100" w:rsidR="007D32C9" w:rsidRPr="0089691F" w:rsidRDefault="007D32C9" w:rsidP="009C5A30">
            <w:pPr>
              <w:pStyle w:val="TableEntry"/>
            </w:pPr>
            <w:r w:rsidRPr="0089691F">
              <w:t xml:space="preserve">See Section </w:t>
            </w:r>
            <w:r w:rsidR="007A6F4F" w:rsidRPr="0089691F">
              <w:t>6.X.2</w:t>
            </w:r>
            <w:r w:rsidRPr="0089691F">
              <w:t>.</w:t>
            </w:r>
            <w:r w:rsidR="002178AD" w:rsidRPr="0089691F">
              <w:t>8</w:t>
            </w:r>
          </w:p>
        </w:tc>
      </w:tr>
      <w:tr w:rsidR="007D32C9" w:rsidRPr="0089691F" w14:paraId="3C8A3995" w14:textId="77777777" w:rsidTr="008742F1">
        <w:trPr>
          <w:cantSplit/>
          <w:jc w:val="center"/>
        </w:trPr>
        <w:tc>
          <w:tcPr>
            <w:tcW w:w="1440" w:type="dxa"/>
            <w:vMerge/>
          </w:tcPr>
          <w:p w14:paraId="06209D37" w14:textId="77777777" w:rsidR="007D32C9" w:rsidRPr="0089691F" w:rsidRDefault="007D32C9" w:rsidP="009C5A30">
            <w:pPr>
              <w:pStyle w:val="TableEntry"/>
            </w:pPr>
          </w:p>
        </w:tc>
        <w:tc>
          <w:tcPr>
            <w:tcW w:w="2070" w:type="dxa"/>
          </w:tcPr>
          <w:p w14:paraId="2C3BFA4F" w14:textId="77777777" w:rsidR="007D32C9" w:rsidRPr="0089691F" w:rsidRDefault="007D32C9" w:rsidP="009C5A30">
            <w:pPr>
              <w:pStyle w:val="TableEntry"/>
            </w:pPr>
            <w:r w:rsidRPr="0089691F">
              <w:t>SR Document Content</w:t>
            </w:r>
          </w:p>
        </w:tc>
        <w:tc>
          <w:tcPr>
            <w:tcW w:w="1530" w:type="dxa"/>
          </w:tcPr>
          <w:p w14:paraId="13FE6C70" w14:textId="77777777" w:rsidR="007D32C9" w:rsidRPr="0089691F" w:rsidRDefault="007D32C9" w:rsidP="009C5A30">
            <w:pPr>
              <w:pStyle w:val="TableEntry"/>
              <w:rPr>
                <w:rStyle w:val="Hyperlink"/>
              </w:rPr>
            </w:pPr>
            <w:hyperlink r:id="rId50">
              <w:r w:rsidRPr="0089691F">
                <w:rPr>
                  <w:rStyle w:val="Hyperlink"/>
                </w:rPr>
                <w:t>C.17.3</w:t>
              </w:r>
            </w:hyperlink>
          </w:p>
        </w:tc>
        <w:tc>
          <w:tcPr>
            <w:tcW w:w="1759" w:type="dxa"/>
          </w:tcPr>
          <w:p w14:paraId="2292BFF5" w14:textId="77777777" w:rsidR="007D32C9" w:rsidRPr="0089691F" w:rsidRDefault="007D32C9" w:rsidP="009C5A30">
            <w:pPr>
              <w:pStyle w:val="TableEntry"/>
            </w:pPr>
            <w:r w:rsidRPr="0089691F">
              <w:t>M</w:t>
            </w:r>
          </w:p>
        </w:tc>
        <w:tc>
          <w:tcPr>
            <w:tcW w:w="2312" w:type="dxa"/>
          </w:tcPr>
          <w:p w14:paraId="72DAE77A" w14:textId="77777777" w:rsidR="007D32C9" w:rsidRPr="0089691F" w:rsidRDefault="007D32C9" w:rsidP="009C5A30">
            <w:pPr>
              <w:pStyle w:val="TableEntry"/>
            </w:pPr>
            <w:r w:rsidRPr="0089691F">
              <w:t>M</w:t>
            </w:r>
          </w:p>
          <w:p w14:paraId="52EF2C7B" w14:textId="79E2640F" w:rsidR="007D32C9" w:rsidRPr="0089691F" w:rsidRDefault="007D32C9" w:rsidP="009C5A30">
            <w:pPr>
              <w:pStyle w:val="TableEntry"/>
            </w:pPr>
            <w:r w:rsidRPr="0089691F">
              <w:t xml:space="preserve">See Section </w:t>
            </w:r>
            <w:r w:rsidR="007A6F4F" w:rsidRPr="0089691F">
              <w:t>6.X.2</w:t>
            </w:r>
            <w:r w:rsidRPr="0089691F">
              <w:t>.</w:t>
            </w:r>
            <w:r w:rsidR="002178AD" w:rsidRPr="0089691F">
              <w:t>9</w:t>
            </w:r>
          </w:p>
        </w:tc>
      </w:tr>
      <w:tr w:rsidR="007D32C9" w:rsidRPr="0089691F" w14:paraId="54C2F184" w14:textId="77777777" w:rsidTr="008742F1">
        <w:trPr>
          <w:cantSplit/>
          <w:jc w:val="center"/>
        </w:trPr>
        <w:tc>
          <w:tcPr>
            <w:tcW w:w="1440" w:type="dxa"/>
            <w:vMerge/>
          </w:tcPr>
          <w:p w14:paraId="1DCFED3C" w14:textId="77777777" w:rsidR="007D32C9" w:rsidRPr="0089691F" w:rsidRDefault="007D32C9" w:rsidP="009C5A30">
            <w:pPr>
              <w:pStyle w:val="TableEntry"/>
            </w:pPr>
          </w:p>
        </w:tc>
        <w:tc>
          <w:tcPr>
            <w:tcW w:w="2070" w:type="dxa"/>
          </w:tcPr>
          <w:p w14:paraId="4CCCE40C" w14:textId="77777777" w:rsidR="007D32C9" w:rsidRPr="0089691F" w:rsidRDefault="007D32C9" w:rsidP="009C5A30">
            <w:pPr>
              <w:pStyle w:val="TableEntry"/>
            </w:pPr>
            <w:r w:rsidRPr="0089691F">
              <w:t>SOP Common</w:t>
            </w:r>
          </w:p>
        </w:tc>
        <w:tc>
          <w:tcPr>
            <w:tcW w:w="1530" w:type="dxa"/>
          </w:tcPr>
          <w:p w14:paraId="6B55849C" w14:textId="77777777" w:rsidR="007D32C9" w:rsidRPr="0089691F" w:rsidRDefault="007D32C9" w:rsidP="009C5A30">
            <w:pPr>
              <w:pStyle w:val="TableEntry"/>
              <w:rPr>
                <w:rStyle w:val="Hyperlink"/>
              </w:rPr>
            </w:pPr>
            <w:hyperlink r:id="rId51" w:anchor="sect_C.12.1">
              <w:r w:rsidRPr="0089691F">
                <w:rPr>
                  <w:rStyle w:val="Hyperlink"/>
                </w:rPr>
                <w:t>C.12.1</w:t>
              </w:r>
            </w:hyperlink>
          </w:p>
        </w:tc>
        <w:tc>
          <w:tcPr>
            <w:tcW w:w="1759" w:type="dxa"/>
          </w:tcPr>
          <w:p w14:paraId="4ACD5639" w14:textId="77777777" w:rsidR="007D32C9" w:rsidRPr="0089691F" w:rsidRDefault="007D32C9" w:rsidP="009C5A30">
            <w:pPr>
              <w:pStyle w:val="TableEntry"/>
            </w:pPr>
            <w:r w:rsidRPr="0089691F">
              <w:t>M</w:t>
            </w:r>
          </w:p>
        </w:tc>
        <w:tc>
          <w:tcPr>
            <w:tcW w:w="2312" w:type="dxa"/>
          </w:tcPr>
          <w:p w14:paraId="4271A4CB" w14:textId="77777777" w:rsidR="007D32C9" w:rsidRPr="0089691F" w:rsidRDefault="007D32C9" w:rsidP="009C5A30">
            <w:pPr>
              <w:pStyle w:val="TableEntry"/>
            </w:pPr>
            <w:r w:rsidRPr="0089691F">
              <w:t>M</w:t>
            </w:r>
          </w:p>
          <w:p w14:paraId="1CCBE2A7" w14:textId="26BAD2B0" w:rsidR="007D32C9" w:rsidRPr="0089691F" w:rsidRDefault="007D32C9" w:rsidP="009C5A30">
            <w:pPr>
              <w:pStyle w:val="TableEntry"/>
            </w:pPr>
            <w:r w:rsidRPr="0089691F">
              <w:t xml:space="preserve">See Section </w:t>
            </w:r>
            <w:r w:rsidR="007A6F4F" w:rsidRPr="0089691F">
              <w:t>6.X.2</w:t>
            </w:r>
            <w:r w:rsidRPr="0089691F">
              <w:t>.</w:t>
            </w:r>
            <w:r w:rsidR="002178AD" w:rsidRPr="0089691F">
              <w:t>10</w:t>
            </w:r>
          </w:p>
        </w:tc>
      </w:tr>
    </w:tbl>
    <w:p w14:paraId="18F81DE9" w14:textId="77777777" w:rsidR="005F0A65" w:rsidRPr="0089691F" w:rsidRDefault="005F0A65">
      <w:pPr>
        <w:pStyle w:val="BodyText"/>
      </w:pPr>
    </w:p>
    <w:p w14:paraId="15D99411" w14:textId="098A47FB" w:rsidR="007D32C9" w:rsidRPr="0089691F" w:rsidRDefault="007D32C9" w:rsidP="009C5A30">
      <w:pPr>
        <w:pStyle w:val="BodyText"/>
      </w:pPr>
      <w:r w:rsidRPr="0089691F">
        <w:t xml:space="preserve">In the modules specified below only the DICOM attributes profiled by MADO are listed. The DICOM standard applies for all other attributes. </w:t>
      </w:r>
    </w:p>
    <w:p w14:paraId="5C41FA95" w14:textId="2C9E43DE" w:rsidR="007D32C9" w:rsidRPr="0089691F" w:rsidRDefault="007D32C9" w:rsidP="009C5A30">
      <w:pPr>
        <w:pStyle w:val="Heading4"/>
        <w:rPr>
          <w:noProof w:val="0"/>
        </w:rPr>
      </w:pPr>
      <w:r w:rsidRPr="0089691F">
        <w:rPr>
          <w:noProof w:val="0"/>
        </w:rPr>
        <w:t>6.X.</w:t>
      </w:r>
      <w:r w:rsidR="002A6913" w:rsidRPr="0089691F">
        <w:rPr>
          <w:noProof w:val="0"/>
        </w:rPr>
        <w:t>2</w:t>
      </w:r>
      <w:r w:rsidRPr="0089691F">
        <w:rPr>
          <w:noProof w:val="0"/>
        </w:rPr>
        <w:t>.</w:t>
      </w:r>
      <w:r w:rsidR="00C25649" w:rsidRPr="0089691F">
        <w:rPr>
          <w:noProof w:val="0"/>
        </w:rPr>
        <w:t>5</w:t>
      </w:r>
      <w:r w:rsidRPr="0089691F">
        <w:rPr>
          <w:noProof w:val="0"/>
        </w:rPr>
        <w:t xml:space="preserve"> Patient Module</w:t>
      </w:r>
    </w:p>
    <w:p w14:paraId="24B69D83" w14:textId="41619362" w:rsidR="007D32C9" w:rsidRPr="0089691F" w:rsidRDefault="007D32C9" w:rsidP="009C5A30">
      <w:pPr>
        <w:pStyle w:val="TableTitle"/>
        <w:rPr>
          <w:rFonts w:eastAsia="Arial"/>
        </w:rPr>
      </w:pPr>
      <w:r w:rsidRPr="0089691F">
        <w:rPr>
          <w:rFonts w:eastAsia="Arial"/>
        </w:rPr>
        <w:t>Table 6.X.</w:t>
      </w:r>
      <w:r w:rsidR="002A6913" w:rsidRPr="0089691F">
        <w:rPr>
          <w:rFonts w:eastAsia="Arial"/>
        </w:rPr>
        <w:t>2</w:t>
      </w:r>
      <w:r w:rsidRPr="0089691F">
        <w:rPr>
          <w:rFonts w:eastAsia="Arial"/>
        </w:rPr>
        <w:t>.</w:t>
      </w:r>
      <w:r w:rsidR="00FC05B2" w:rsidRPr="0089691F">
        <w:rPr>
          <w:rFonts w:eastAsia="Arial"/>
        </w:rPr>
        <w:t>5.1</w:t>
      </w:r>
      <w:r w:rsidRPr="0089691F">
        <w:rPr>
          <w:rFonts w:eastAsia="Arial"/>
        </w:rPr>
        <w:t>-1: Usage of DICOM Attributes in Patient Module</w:t>
      </w:r>
    </w:p>
    <w:tbl>
      <w:tblPr>
        <w:tblW w:w="934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544"/>
        <w:gridCol w:w="1379"/>
        <w:gridCol w:w="1018"/>
        <w:gridCol w:w="4403"/>
      </w:tblGrid>
      <w:tr w:rsidR="007D32C9" w:rsidRPr="0089691F" w14:paraId="0BECF5E2" w14:textId="77777777" w:rsidTr="061A4AAB">
        <w:trPr>
          <w:cantSplit/>
          <w:trHeight w:val="384"/>
          <w:tblHeader/>
        </w:trPr>
        <w:tc>
          <w:tcPr>
            <w:tcW w:w="934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0CC56629" w14:textId="77777777" w:rsidR="007D32C9" w:rsidRPr="0089691F" w:rsidRDefault="007D32C9" w:rsidP="009C5A30">
            <w:pPr>
              <w:pStyle w:val="TableEntryHeader"/>
              <w:rPr>
                <w:rFonts w:eastAsia="Arial"/>
              </w:rPr>
            </w:pPr>
            <w:r w:rsidRPr="0089691F">
              <w:rPr>
                <w:rFonts w:eastAsia="Arial"/>
              </w:rPr>
              <w:t>Attributes from Table C.7-1 Patient Module</w:t>
            </w:r>
          </w:p>
        </w:tc>
      </w:tr>
      <w:tr w:rsidR="007D32C9" w:rsidRPr="0089691F" w14:paraId="1F1FF876" w14:textId="77777777" w:rsidTr="061A4AAB">
        <w:trPr>
          <w:cantSplit/>
          <w:trHeight w:val="720"/>
          <w:tblHeader/>
        </w:trPr>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1CA1A16A" w14:textId="77777777" w:rsidR="007D32C9" w:rsidRPr="0089691F" w:rsidRDefault="007D32C9" w:rsidP="009C5A30">
            <w:pPr>
              <w:pStyle w:val="TableEntryHeader"/>
              <w:rPr>
                <w:rFonts w:eastAsia="Arial"/>
              </w:rPr>
            </w:pPr>
            <w:r w:rsidRPr="0089691F">
              <w:rPr>
                <w:rFonts w:eastAsia="Arial"/>
              </w:rPr>
              <w:t>Attribute Name</w:t>
            </w:r>
          </w:p>
        </w:tc>
        <w:tc>
          <w:tcPr>
            <w:tcW w:w="13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7FBA2FD4" w14:textId="77777777" w:rsidR="007D32C9" w:rsidRPr="0089691F" w:rsidRDefault="007D32C9" w:rsidP="009C5A30">
            <w:pPr>
              <w:pStyle w:val="TableEntryHeader"/>
              <w:rPr>
                <w:rFonts w:eastAsia="Arial"/>
              </w:rPr>
            </w:pPr>
            <w:r w:rsidRPr="0089691F">
              <w:rPr>
                <w:rFonts w:eastAsia="Arial"/>
              </w:rPr>
              <w:t>Tag</w:t>
            </w:r>
          </w:p>
        </w:tc>
        <w:tc>
          <w:tcPr>
            <w:tcW w:w="10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24C9CD6E" w14:textId="77777777" w:rsidR="007D32C9" w:rsidRPr="0089691F" w:rsidRDefault="007D32C9" w:rsidP="009C5A30">
            <w:pPr>
              <w:pStyle w:val="TableEntryHeader"/>
              <w:rPr>
                <w:rFonts w:eastAsia="Arial"/>
              </w:rPr>
            </w:pPr>
            <w:r w:rsidRPr="0089691F">
              <w:rPr>
                <w:rFonts w:eastAsia="Arial"/>
              </w:rPr>
              <w:t>IHE Usage</w:t>
            </w:r>
          </w:p>
        </w:tc>
        <w:tc>
          <w:tcPr>
            <w:tcW w:w="44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6CDAC0B6" w14:textId="77777777" w:rsidR="007D32C9" w:rsidRPr="0089691F" w:rsidRDefault="007D32C9" w:rsidP="009C5A30">
            <w:pPr>
              <w:pStyle w:val="TableEntryHeader"/>
              <w:rPr>
                <w:rFonts w:eastAsia="Arial"/>
              </w:rPr>
            </w:pPr>
            <w:r w:rsidRPr="0089691F">
              <w:rPr>
                <w:rFonts w:eastAsia="Arial"/>
              </w:rPr>
              <w:t>Attribute Description</w:t>
            </w:r>
          </w:p>
        </w:tc>
      </w:tr>
      <w:tr w:rsidR="007D32C9" w:rsidRPr="0089691F" w14:paraId="4C5989AB" w14:textId="77777777" w:rsidTr="061A4AAB">
        <w:trPr>
          <w:trHeight w:val="435"/>
        </w:trPr>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8B818A" w14:textId="77777777" w:rsidR="007D32C9" w:rsidRPr="0089691F" w:rsidRDefault="007D32C9" w:rsidP="009C5A30">
            <w:pPr>
              <w:pStyle w:val="TableEntry"/>
            </w:pPr>
            <w:r w:rsidRPr="0089691F">
              <w:t>Patient ID​</w:t>
            </w:r>
          </w:p>
        </w:tc>
        <w:tc>
          <w:tcPr>
            <w:tcW w:w="137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F5473B" w14:textId="77777777" w:rsidR="007D32C9" w:rsidRPr="0089691F" w:rsidRDefault="007D32C9" w:rsidP="009C5A30">
            <w:pPr>
              <w:pStyle w:val="TableEntry"/>
            </w:pPr>
            <w:r w:rsidRPr="0089691F">
              <w:t>(0010,0020)​ </w:t>
            </w:r>
          </w:p>
        </w:tc>
        <w:tc>
          <w:tcPr>
            <w:tcW w:w="10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BA4978" w14:textId="77777777" w:rsidR="007D32C9" w:rsidRPr="0089691F" w:rsidRDefault="007D32C9" w:rsidP="009C5A30">
            <w:pPr>
              <w:pStyle w:val="TableEntry"/>
            </w:pPr>
            <w:r w:rsidRPr="0089691F">
              <w:t>R+</w:t>
            </w:r>
          </w:p>
        </w:tc>
        <w:tc>
          <w:tcPr>
            <w:tcW w:w="44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4BA172C9" w14:textId="77777777" w:rsidR="007D32C9" w:rsidRPr="0089691F" w:rsidRDefault="007D32C9" w:rsidP="009C5A30">
            <w:pPr>
              <w:pStyle w:val="TableEntry"/>
            </w:pPr>
            <w:r w:rsidRPr="0089691F">
              <w:t>Primary identifier for the patient.</w:t>
            </w:r>
          </w:p>
          <w:p w14:paraId="0BBD5BF8" w14:textId="23A72DED" w:rsidR="007D32C9" w:rsidRPr="0089691F" w:rsidRDefault="061A4AAB" w:rsidP="009C5A30">
            <w:pPr>
              <w:pStyle w:val="TableEntry"/>
            </w:pPr>
            <w:r w:rsidRPr="0089691F">
              <w:t>See Section 6.X.2.51.</w:t>
            </w:r>
          </w:p>
          <w:p w14:paraId="7A7DEF7D" w14:textId="77777777" w:rsidR="007D32C9" w:rsidRPr="0089691F" w:rsidRDefault="007D32C9" w:rsidP="009C5A30">
            <w:pPr>
              <w:pStyle w:val="TableEntry"/>
            </w:pPr>
          </w:p>
        </w:tc>
      </w:tr>
      <w:tr w:rsidR="007D32C9" w:rsidRPr="0089691F" w14:paraId="706E023A" w14:textId="77777777" w:rsidTr="061A4AAB">
        <w:trPr>
          <w:trHeight w:val="366"/>
        </w:trPr>
        <w:tc>
          <w:tcPr>
            <w:tcW w:w="934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033752" w14:textId="442DD714" w:rsidR="007D32C9" w:rsidRPr="0089691F" w:rsidRDefault="061A4AAB" w:rsidP="009C5A30">
            <w:pPr>
              <w:pStyle w:val="TableEntry"/>
            </w:pPr>
            <w:r w:rsidRPr="0089691F">
              <w:t>Include Table 6.X.2.5.1.3-1 “Issuer of Patient ID Macro Attributes” - see section 6.X.2.5..3 Issuer of Patient ID Macro</w:t>
            </w:r>
          </w:p>
        </w:tc>
      </w:tr>
      <w:tr w:rsidR="007D32C9" w:rsidRPr="0089691F" w14:paraId="6CBF58DC" w14:textId="77777777" w:rsidTr="061A4AAB">
        <w:trPr>
          <w:trHeight w:val="435"/>
        </w:trPr>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0712AC" w14:textId="77777777" w:rsidR="007D32C9" w:rsidRPr="0089691F" w:rsidRDefault="007D32C9" w:rsidP="009C5A30">
            <w:pPr>
              <w:pStyle w:val="TableEntry"/>
            </w:pPr>
            <w:r w:rsidRPr="0089691F">
              <w:t>Other Patient IDs Sequence</w:t>
            </w:r>
          </w:p>
        </w:tc>
        <w:tc>
          <w:tcPr>
            <w:tcW w:w="137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640A8E" w14:textId="77777777" w:rsidR="007D32C9" w:rsidRPr="0089691F" w:rsidRDefault="007D32C9" w:rsidP="009C5A30">
            <w:pPr>
              <w:pStyle w:val="TableEntry"/>
            </w:pPr>
            <w:r w:rsidRPr="0089691F">
              <w:t>(0010,1002) </w:t>
            </w:r>
          </w:p>
        </w:tc>
        <w:tc>
          <w:tcPr>
            <w:tcW w:w="10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F5BAA9" w14:textId="77777777" w:rsidR="007D32C9" w:rsidRPr="0089691F" w:rsidRDefault="007D32C9" w:rsidP="009C5A30">
            <w:pPr>
              <w:pStyle w:val="TableEntry"/>
            </w:pPr>
            <w:r w:rsidRPr="0089691F">
              <w:t>R+</w:t>
            </w:r>
          </w:p>
        </w:tc>
        <w:tc>
          <w:tcPr>
            <w:tcW w:w="44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406AD66" w14:textId="77777777" w:rsidR="007D32C9" w:rsidRPr="0089691F" w:rsidRDefault="007D32C9" w:rsidP="009C5A30">
            <w:pPr>
              <w:pStyle w:val="TableEntry"/>
            </w:pPr>
            <w:r w:rsidRPr="0089691F">
              <w:t xml:space="preserve">A Sequence of identification numbers or codes used to identify the​ Patient, which may or may not be human readable, and may or may​ not have been obtained from an implanted or attached device such​ as an RFID or barcode.​ </w:t>
            </w:r>
          </w:p>
          <w:p w14:paraId="1F371140" w14:textId="77777777" w:rsidR="007D32C9" w:rsidRPr="0089691F" w:rsidRDefault="007D32C9" w:rsidP="009C5A30">
            <w:pPr>
              <w:pStyle w:val="TableEntry"/>
            </w:pPr>
            <w:r w:rsidRPr="0089691F">
              <w:lastRenderedPageBreak/>
              <w:t xml:space="preserve">One or more Items shall be included in this Sequence. </w:t>
            </w:r>
          </w:p>
          <w:p w14:paraId="1E9D8D02" w14:textId="78E6D710" w:rsidR="007D32C9" w:rsidRPr="0089691F" w:rsidRDefault="061A4AAB" w:rsidP="009C5A30">
            <w:pPr>
              <w:pStyle w:val="TableEntry"/>
            </w:pPr>
            <w:r w:rsidRPr="0089691F">
              <w:t>See Section 6.X.2.5.2.</w:t>
            </w:r>
          </w:p>
          <w:p w14:paraId="1D374784" w14:textId="77777777" w:rsidR="007D32C9" w:rsidRPr="0089691F" w:rsidRDefault="007D32C9" w:rsidP="009C5A30">
            <w:pPr>
              <w:pStyle w:val="TableEntry"/>
            </w:pPr>
          </w:p>
        </w:tc>
      </w:tr>
      <w:tr w:rsidR="007D32C9" w:rsidRPr="0089691F" w14:paraId="61313BD3" w14:textId="77777777" w:rsidTr="061A4AAB">
        <w:trPr>
          <w:trHeight w:val="435"/>
        </w:trPr>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C0DBD3" w14:textId="77777777" w:rsidR="007D32C9" w:rsidRPr="0089691F" w:rsidRDefault="007D32C9" w:rsidP="009C5A30">
            <w:pPr>
              <w:pStyle w:val="TableEntry"/>
            </w:pPr>
            <w:r w:rsidRPr="0089691F">
              <w:lastRenderedPageBreak/>
              <w:t>&gt;Patient ID</w:t>
            </w:r>
          </w:p>
        </w:tc>
        <w:tc>
          <w:tcPr>
            <w:tcW w:w="137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BDD059" w14:textId="77777777" w:rsidR="007D32C9" w:rsidRPr="0089691F" w:rsidRDefault="007D32C9" w:rsidP="009C5A30">
            <w:pPr>
              <w:pStyle w:val="TableEntry"/>
            </w:pPr>
            <w:r w:rsidRPr="0089691F">
              <w:t>(0010,0020)</w:t>
            </w:r>
          </w:p>
        </w:tc>
        <w:tc>
          <w:tcPr>
            <w:tcW w:w="10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EE9DA1" w14:textId="77777777" w:rsidR="007D32C9" w:rsidRPr="0089691F" w:rsidRDefault="007D32C9" w:rsidP="009C5A30">
            <w:pPr>
              <w:pStyle w:val="TableEntry"/>
            </w:pPr>
            <w:r w:rsidRPr="0089691F">
              <w:t>R+</w:t>
            </w:r>
          </w:p>
        </w:tc>
        <w:tc>
          <w:tcPr>
            <w:tcW w:w="440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220547" w14:textId="77777777" w:rsidR="007D32C9" w:rsidRPr="0089691F" w:rsidRDefault="007D32C9" w:rsidP="009C5A30">
            <w:pPr>
              <w:pStyle w:val="TableEntry"/>
            </w:pPr>
            <w:r w:rsidRPr="0089691F">
              <w:t>An identifier for the Patient.</w:t>
            </w:r>
          </w:p>
        </w:tc>
      </w:tr>
      <w:tr w:rsidR="007D32C9" w:rsidRPr="0089691F" w14:paraId="426D1183" w14:textId="77777777" w:rsidTr="061A4AAB">
        <w:trPr>
          <w:trHeight w:val="435"/>
        </w:trPr>
        <w:tc>
          <w:tcPr>
            <w:tcW w:w="934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D0EEFC" w14:textId="4F7F357E" w:rsidR="007D32C9" w:rsidRPr="0089691F" w:rsidRDefault="061A4AAB" w:rsidP="009C5A30">
            <w:pPr>
              <w:pStyle w:val="TableEntry"/>
            </w:pPr>
            <w:r w:rsidRPr="0089691F">
              <w:t>&gt;Include Table 6.X.2.5.1.3-1 “Issuer of Patient ID Macro Attributes” - see section 6.X.2.5.3 Issuer of Patient ID Macro</w:t>
            </w:r>
          </w:p>
        </w:tc>
      </w:tr>
    </w:tbl>
    <w:p w14:paraId="6D45B1DE" w14:textId="77777777" w:rsidR="007D32C9" w:rsidRPr="0089691F" w:rsidRDefault="007D32C9" w:rsidP="009C5A30">
      <w:pPr>
        <w:pStyle w:val="BodyText"/>
      </w:pPr>
    </w:p>
    <w:p w14:paraId="63DA79B1" w14:textId="0F480FC6" w:rsidR="00FF7943" w:rsidRPr="0089691F" w:rsidRDefault="061A4AAB" w:rsidP="00BD54A0">
      <w:pPr>
        <w:pStyle w:val="Heading5"/>
        <w:pPrChange w:id="441" w:author="Mary Jungers" w:date="2026-07-29T21:55:00Z" w16du:dateUtc="2026-07-30T02:55:00Z">
          <w:pPr>
            <w:pStyle w:val="Heading6"/>
          </w:pPr>
        </w:pPrChange>
      </w:pPr>
      <w:r w:rsidRPr="0089691F">
        <w:rPr>
          <w:rFonts w:eastAsia="Arial"/>
        </w:rPr>
        <w:t xml:space="preserve">6.X.2.5.1 Patient ID (0010,0020) </w:t>
      </w:r>
    </w:p>
    <w:p w14:paraId="65E3513E" w14:textId="304F43D4" w:rsidR="00797895" w:rsidRPr="0089691F" w:rsidRDefault="00756CAA" w:rsidP="061A4AAB">
      <w:pPr>
        <w:widowControl w:val="0"/>
        <w:pBdr>
          <w:top w:val="nil"/>
          <w:left w:val="nil"/>
          <w:bottom w:val="nil"/>
          <w:right w:val="nil"/>
          <w:between w:val="nil"/>
        </w:pBdr>
        <w:rPr>
          <w:color w:val="000000"/>
        </w:rPr>
      </w:pPr>
      <w:r w:rsidRPr="0089691F">
        <w:rPr>
          <w:color w:val="000000"/>
        </w:rPr>
        <w:t xml:space="preserve">The Patient ID (0010,0020), </w:t>
      </w:r>
      <w:r w:rsidR="00B30B44" w:rsidRPr="0089691F">
        <w:rPr>
          <w:color w:val="000000"/>
        </w:rPr>
        <w:t>Issuer of Patient ID​ (0010,0021),</w:t>
      </w:r>
      <w:r w:rsidRPr="0089691F">
        <w:rPr>
          <w:color w:val="000000"/>
        </w:rPr>
        <w:t xml:space="preserve"> and </w:t>
      </w:r>
      <w:r w:rsidR="00FF7943" w:rsidRPr="0089691F">
        <w:rPr>
          <w:color w:val="000000"/>
        </w:rPr>
        <w:t>Issuer of Patient ID Qualifiers Sequence (0010,0024) shall al</w:t>
      </w:r>
      <w:r w:rsidR="00B30B44" w:rsidRPr="0089691F">
        <w:rPr>
          <w:color w:val="000000"/>
        </w:rPr>
        <w:t>l be present and populated</w:t>
      </w:r>
      <w:r w:rsidR="008818C8" w:rsidRPr="0089691F">
        <w:rPr>
          <w:color w:val="000000"/>
        </w:rPr>
        <w:t xml:space="preserve"> (i.e., they are not permitted to be absent or empty)</w:t>
      </w:r>
      <w:r w:rsidR="00B30B44" w:rsidRPr="0089691F">
        <w:rPr>
          <w:color w:val="000000"/>
        </w:rPr>
        <w:t xml:space="preserve">. </w:t>
      </w:r>
    </w:p>
    <w:p w14:paraId="198CC75F" w14:textId="09385862" w:rsidR="00C03AD0" w:rsidRPr="0089691F" w:rsidRDefault="008818C8" w:rsidP="061A4AAB">
      <w:pPr>
        <w:widowControl w:val="0"/>
        <w:pBdr>
          <w:top w:val="nil"/>
          <w:left w:val="nil"/>
          <w:bottom w:val="nil"/>
          <w:right w:val="nil"/>
          <w:between w:val="nil"/>
        </w:pBdr>
        <w:rPr>
          <w:color w:val="000000"/>
        </w:rPr>
      </w:pPr>
      <w:r w:rsidRPr="0089691F">
        <w:rPr>
          <w:color w:val="000000"/>
        </w:rPr>
        <w:t xml:space="preserve">This ensures that </w:t>
      </w:r>
      <w:r w:rsidR="00C03AD0" w:rsidRPr="0089691F">
        <w:rPr>
          <w:color w:val="000000"/>
        </w:rPr>
        <w:t xml:space="preserve">the patient identifier is fully qualified </w:t>
      </w:r>
      <w:r w:rsidR="006372CD" w:rsidRPr="0089691F">
        <w:rPr>
          <w:color w:val="000000"/>
        </w:rPr>
        <w:t xml:space="preserve">and globally unique </w:t>
      </w:r>
      <w:r w:rsidR="00C03AD0" w:rsidRPr="0089691F">
        <w:rPr>
          <w:color w:val="000000"/>
        </w:rPr>
        <w:t xml:space="preserve">so it can be properly </w:t>
      </w:r>
      <w:r w:rsidR="00797895" w:rsidRPr="0089691F">
        <w:rPr>
          <w:color w:val="000000"/>
        </w:rPr>
        <w:t>recognized</w:t>
      </w:r>
      <w:r w:rsidR="00C03AD0" w:rsidRPr="0089691F">
        <w:rPr>
          <w:color w:val="000000"/>
        </w:rPr>
        <w:t xml:space="preserve"> beyond the originating organization.</w:t>
      </w:r>
    </w:p>
    <w:p w14:paraId="34E112FF" w14:textId="7C252F29" w:rsidR="007D32C9" w:rsidRPr="0089691F" w:rsidRDefault="061A4AAB" w:rsidP="00BD54A0">
      <w:pPr>
        <w:pStyle w:val="Heading5"/>
        <w:rPr>
          <w:rFonts w:eastAsia="Arial"/>
        </w:rPr>
        <w:pPrChange w:id="442" w:author="Mary Jungers" w:date="2026-07-29T21:55:00Z" w16du:dateUtc="2026-07-30T02:55:00Z">
          <w:pPr>
            <w:pStyle w:val="Heading7"/>
          </w:pPr>
        </w:pPrChange>
      </w:pPr>
      <w:r w:rsidRPr="0089691F">
        <w:rPr>
          <w:rFonts w:eastAsia="Arial"/>
        </w:rPr>
        <w:t>6.X.2.5.2 Other Patient IDs Sequence (0010,1002)</w:t>
      </w:r>
    </w:p>
    <w:p w14:paraId="21AC0BEB" w14:textId="4830F457" w:rsidR="00757193" w:rsidRPr="00BD54A0" w:rsidRDefault="061A4AAB" w:rsidP="00BD54A0">
      <w:pPr>
        <w:pStyle w:val="BodyText"/>
        <w:rPr>
          <w:rPrChange w:id="443" w:author="Mary Jungers" w:date="2026-07-29T21:45:00Z" w16du:dateUtc="2026-07-30T02:45:00Z">
            <w:rPr>
              <w:sz w:val="20"/>
            </w:rPr>
          </w:rPrChange>
        </w:rPr>
      </w:pPr>
      <w:r w:rsidRPr="0089691F">
        <w:t xml:space="preserve">The Other Patient IDs Sequence (0010,1002) shall contain the patient identifier also present in the Patient ID attribute (0010,0020). In addition, it may contain other known patient identifiers such as </w:t>
      </w:r>
      <w:r w:rsidRPr="00BD54A0">
        <w:t>national, regional and local ones.</w:t>
      </w:r>
      <w:r w:rsidRPr="00BD54A0">
        <w:rPr>
          <w:rPrChange w:id="444" w:author="Mary Jungers" w:date="2026-07-29T21:45:00Z" w16du:dateUtc="2026-07-30T02:45:00Z">
            <w:rPr>
              <w:sz w:val="20"/>
            </w:rPr>
          </w:rPrChange>
        </w:rPr>
        <w:t xml:space="preserve"> </w:t>
      </w:r>
    </w:p>
    <w:p w14:paraId="17A31EA7" w14:textId="37F537D9" w:rsidR="00757193" w:rsidRPr="0089691F" w:rsidRDefault="061A4AAB" w:rsidP="00BD54A0">
      <w:pPr>
        <w:pStyle w:val="BodyText"/>
      </w:pPr>
      <w:r w:rsidRPr="00BD54A0">
        <w:t xml:space="preserve">This allows an importing system </w:t>
      </w:r>
      <w:r w:rsidR="006372CD" w:rsidRPr="00BD54A0">
        <w:t>that prefers one of these identifiers for local use</w:t>
      </w:r>
      <w:r w:rsidR="00D610DF" w:rsidRPr="00BD54A0">
        <w:t xml:space="preserve"> </w:t>
      </w:r>
      <w:r w:rsidRPr="00BD54A0">
        <w:t xml:space="preserve">to select </w:t>
      </w:r>
      <w:r w:rsidR="00D610DF" w:rsidRPr="00BD54A0">
        <w:t xml:space="preserve">that item </w:t>
      </w:r>
      <w:r w:rsidRPr="00BD54A0">
        <w:t xml:space="preserve">from the Other Patient IDs sequence </w:t>
      </w:r>
      <w:r w:rsidR="00D610DF" w:rsidRPr="00BD54A0">
        <w:t>and copy</w:t>
      </w:r>
      <w:r w:rsidR="00D610DF" w:rsidRPr="0089691F">
        <w:t xml:space="preserve"> </w:t>
      </w:r>
      <w:r w:rsidR="00401C0A" w:rsidRPr="0089691F">
        <w:t>that data</w:t>
      </w:r>
      <w:r w:rsidR="00D610DF" w:rsidRPr="0089691F">
        <w:t xml:space="preserve"> into the primary</w:t>
      </w:r>
      <w:r w:rsidRPr="0089691F">
        <w:t xml:space="preserve"> Patient ID (0010,0020)</w:t>
      </w:r>
      <w:r w:rsidR="00401C0A" w:rsidRPr="0089691F">
        <w:rPr>
          <w:color w:val="000000"/>
        </w:rPr>
        <w:t>, Issuer of Patient ID​ (0010,0021), and Issuer of Patient ID Qualifiers Sequence (0010,0024)</w:t>
      </w:r>
      <w:r w:rsidRPr="0089691F">
        <w:t xml:space="preserve"> without </w:t>
      </w:r>
      <w:r w:rsidR="00F12D34" w:rsidRPr="0089691F">
        <w:t xml:space="preserve">needing to </w:t>
      </w:r>
      <w:r w:rsidRPr="0089691F">
        <w:t>mak</w:t>
      </w:r>
      <w:r w:rsidR="00F12D34" w:rsidRPr="0089691F">
        <w:t>e</w:t>
      </w:r>
      <w:r w:rsidRPr="0089691F">
        <w:t xml:space="preserve"> any changes to the Other Patient IDs Sequence.</w:t>
      </w:r>
    </w:p>
    <w:p w14:paraId="4E39EC55" w14:textId="3914E905" w:rsidR="007D32C9" w:rsidRPr="0089691F" w:rsidRDefault="061A4AAB" w:rsidP="00BD54A0">
      <w:pPr>
        <w:pStyle w:val="Heading5"/>
        <w:rPr>
          <w:rFonts w:eastAsia="Arial"/>
        </w:rPr>
        <w:pPrChange w:id="445" w:author="Mary Jungers" w:date="2026-07-29T21:55:00Z" w16du:dateUtc="2026-07-30T02:55:00Z">
          <w:pPr>
            <w:pStyle w:val="Heading7"/>
          </w:pPr>
        </w:pPrChange>
      </w:pPr>
      <w:r w:rsidRPr="0089691F">
        <w:rPr>
          <w:rFonts w:eastAsia="Arial"/>
        </w:rPr>
        <w:t>6.X.2.5.3 Issuer of Patient ID Macro</w:t>
      </w:r>
    </w:p>
    <w:p w14:paraId="41D856CC" w14:textId="09A76274" w:rsidR="007D32C9" w:rsidRPr="0089691F" w:rsidRDefault="061A4AAB" w:rsidP="009C5A30">
      <w:pPr>
        <w:pStyle w:val="TableTitle"/>
        <w:rPr>
          <w:rFonts w:eastAsia="Arial"/>
        </w:rPr>
      </w:pPr>
      <w:r w:rsidRPr="0089691F">
        <w:rPr>
          <w:rFonts w:eastAsia="Arial"/>
        </w:rPr>
        <w:t>Table 6.X.2.5.3-1: Usage of DICOM Attributes in Issuer of Patient ID Macro</w:t>
      </w:r>
    </w:p>
    <w:tbl>
      <w:tblPr>
        <w:tblW w:w="934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544"/>
        <w:gridCol w:w="1379"/>
        <w:gridCol w:w="1018"/>
        <w:gridCol w:w="4403"/>
      </w:tblGrid>
      <w:tr w:rsidR="00757193" w:rsidRPr="0089691F" w14:paraId="07412DA2" w14:textId="77777777" w:rsidTr="061A4AAB">
        <w:trPr>
          <w:cantSplit/>
          <w:trHeight w:val="384"/>
          <w:tblHeader/>
        </w:trPr>
        <w:tc>
          <w:tcPr>
            <w:tcW w:w="934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6C39FA38" w14:textId="77777777" w:rsidR="00757193" w:rsidRPr="0089691F" w:rsidRDefault="00757193" w:rsidP="00DA033A">
            <w:pPr>
              <w:pStyle w:val="TableEntryHeader"/>
              <w:rPr>
                <w:rFonts w:eastAsia="Arial"/>
              </w:rPr>
            </w:pPr>
            <w:r w:rsidRPr="0089691F">
              <w:rPr>
                <w:rFonts w:eastAsia="Arial"/>
              </w:rPr>
              <w:t>Attributes from Table 10-18 Issuer of Patient ID Macro Attributes</w:t>
            </w:r>
          </w:p>
        </w:tc>
      </w:tr>
      <w:tr w:rsidR="00757193" w:rsidRPr="0089691F" w14:paraId="6D2AB992" w14:textId="77777777" w:rsidTr="061A4AAB">
        <w:trPr>
          <w:cantSplit/>
          <w:trHeight w:val="720"/>
          <w:tblHeader/>
        </w:trPr>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6A806575" w14:textId="77777777" w:rsidR="00757193" w:rsidRPr="0089691F" w:rsidRDefault="00757193" w:rsidP="00DA033A">
            <w:pPr>
              <w:pStyle w:val="TableEntryHeader"/>
              <w:rPr>
                <w:rFonts w:eastAsia="Arial"/>
              </w:rPr>
            </w:pPr>
            <w:r w:rsidRPr="0089691F">
              <w:rPr>
                <w:rFonts w:eastAsia="Arial"/>
              </w:rPr>
              <w:t>Attribute Name</w:t>
            </w:r>
          </w:p>
        </w:tc>
        <w:tc>
          <w:tcPr>
            <w:tcW w:w="13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5AC12FE4" w14:textId="77777777" w:rsidR="00757193" w:rsidRPr="0089691F" w:rsidRDefault="00757193" w:rsidP="00DA033A">
            <w:pPr>
              <w:pStyle w:val="TableEntryHeader"/>
              <w:rPr>
                <w:rFonts w:eastAsia="Arial"/>
              </w:rPr>
            </w:pPr>
            <w:r w:rsidRPr="0089691F">
              <w:rPr>
                <w:rFonts w:eastAsia="Arial"/>
              </w:rPr>
              <w:t>Tag</w:t>
            </w:r>
          </w:p>
        </w:tc>
        <w:tc>
          <w:tcPr>
            <w:tcW w:w="10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4057175E" w14:textId="77777777" w:rsidR="00757193" w:rsidRPr="0089691F" w:rsidRDefault="00757193" w:rsidP="00DA033A">
            <w:pPr>
              <w:pStyle w:val="TableEntryHeader"/>
              <w:rPr>
                <w:rFonts w:eastAsia="Arial"/>
              </w:rPr>
            </w:pPr>
            <w:r w:rsidRPr="0089691F">
              <w:rPr>
                <w:rFonts w:eastAsia="Arial"/>
              </w:rPr>
              <w:t>IHE Usage</w:t>
            </w:r>
          </w:p>
        </w:tc>
        <w:tc>
          <w:tcPr>
            <w:tcW w:w="44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68284D4F" w14:textId="77777777" w:rsidR="00757193" w:rsidRPr="0089691F" w:rsidRDefault="00757193" w:rsidP="00DA033A">
            <w:pPr>
              <w:pStyle w:val="TableEntryHeader"/>
              <w:rPr>
                <w:rFonts w:eastAsia="Arial"/>
              </w:rPr>
            </w:pPr>
            <w:r w:rsidRPr="0089691F">
              <w:rPr>
                <w:rFonts w:eastAsia="Arial"/>
              </w:rPr>
              <w:t>Attribute Description</w:t>
            </w:r>
          </w:p>
        </w:tc>
      </w:tr>
      <w:tr w:rsidR="00757193" w:rsidRPr="0089691F" w14:paraId="6EC857C6" w14:textId="77777777" w:rsidTr="061A4AAB">
        <w:trPr>
          <w:trHeight w:val="435"/>
        </w:trPr>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1E0922" w14:textId="77777777" w:rsidR="00757193" w:rsidRPr="0089691F" w:rsidRDefault="00757193" w:rsidP="00DA033A">
            <w:pPr>
              <w:pStyle w:val="TableEntry"/>
            </w:pPr>
            <w:r w:rsidRPr="0089691F">
              <w:t>Issuer of Patient ID</w:t>
            </w:r>
          </w:p>
        </w:tc>
        <w:tc>
          <w:tcPr>
            <w:tcW w:w="137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5110D3" w14:textId="77777777" w:rsidR="00757193" w:rsidRPr="0089691F" w:rsidRDefault="00757193" w:rsidP="00DA033A">
            <w:pPr>
              <w:pStyle w:val="TableEntry"/>
            </w:pPr>
            <w:r w:rsidRPr="0089691F">
              <w:t>(0010,0021) </w:t>
            </w:r>
          </w:p>
        </w:tc>
        <w:tc>
          <w:tcPr>
            <w:tcW w:w="10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FF66B0" w14:textId="7578A3ED" w:rsidR="00757193" w:rsidRPr="0089691F" w:rsidRDefault="005E1281" w:rsidP="00DA033A">
            <w:pPr>
              <w:pStyle w:val="TableEntry"/>
            </w:pPr>
            <w:r w:rsidRPr="0089691F">
              <w:t>R</w:t>
            </w:r>
            <w:r w:rsidR="00757193" w:rsidRPr="0089691F">
              <w:t>+</w:t>
            </w:r>
          </w:p>
        </w:tc>
        <w:tc>
          <w:tcPr>
            <w:tcW w:w="44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B134753" w14:textId="77777777" w:rsidR="00757193" w:rsidRPr="0089691F" w:rsidRDefault="00757193" w:rsidP="00DA033A">
            <w:pPr>
              <w:pStyle w:val="TableEntry"/>
            </w:pPr>
            <w:r w:rsidRPr="0089691F">
              <w:t>Identifier of the Assigning Authority (system, organization, agency,​ or department) that issued the Patient ID.</w:t>
            </w:r>
          </w:p>
          <w:p w14:paraId="0DA42FBF" w14:textId="7BCDD6E8" w:rsidR="00757193" w:rsidRPr="0089691F" w:rsidRDefault="000239E0" w:rsidP="00DA033A">
            <w:pPr>
              <w:pStyle w:val="TableEntry"/>
            </w:pPr>
            <w:r w:rsidRPr="0089691F">
              <w:t>This</w:t>
            </w:r>
            <w:r w:rsidR="00757193" w:rsidRPr="0089691F">
              <w:t xml:space="preserve"> label corresponds to the authority identified by the Universal Entity ID (0010,0032) in the Issuer of Patient ID Qualifiers Sequence (0010,0024). </w:t>
            </w:r>
          </w:p>
        </w:tc>
      </w:tr>
      <w:tr w:rsidR="00757193" w:rsidRPr="0089691F" w14:paraId="0200FC67" w14:textId="77777777" w:rsidTr="061A4AAB">
        <w:trPr>
          <w:trHeight w:val="435"/>
        </w:trPr>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DC3946" w14:textId="77777777" w:rsidR="00757193" w:rsidRPr="0089691F" w:rsidRDefault="00757193" w:rsidP="00DA033A">
            <w:pPr>
              <w:pStyle w:val="TableEntry"/>
            </w:pPr>
            <w:r w:rsidRPr="0089691F">
              <w:lastRenderedPageBreak/>
              <w:t>Issuer of Patient ID Qualifiers Sequence</w:t>
            </w:r>
          </w:p>
        </w:tc>
        <w:tc>
          <w:tcPr>
            <w:tcW w:w="137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8DED1A" w14:textId="77777777" w:rsidR="00757193" w:rsidRPr="0089691F" w:rsidRDefault="00757193" w:rsidP="00DA033A">
            <w:pPr>
              <w:pStyle w:val="TableEntry"/>
            </w:pPr>
            <w:r w:rsidRPr="0089691F">
              <w:t>(0010,0024)</w:t>
            </w:r>
          </w:p>
        </w:tc>
        <w:tc>
          <w:tcPr>
            <w:tcW w:w="10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CDBA89" w14:textId="22BA6D48" w:rsidR="00757193" w:rsidRPr="0089691F" w:rsidRDefault="061A4AAB" w:rsidP="00DA033A">
            <w:pPr>
              <w:pStyle w:val="TableEntry"/>
            </w:pPr>
            <w:r w:rsidRPr="0089691F">
              <w:t>R+</w:t>
            </w:r>
          </w:p>
        </w:tc>
        <w:tc>
          <w:tcPr>
            <w:tcW w:w="44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37A0D89" w14:textId="620D9D78" w:rsidR="00757193" w:rsidRPr="0089691F" w:rsidRDefault="00757193" w:rsidP="00DA033A">
            <w:pPr>
              <w:pStyle w:val="TableEntry"/>
            </w:pPr>
            <w:r w:rsidRPr="0089691F">
              <w:t>Attributes specifying or qualifying the identity of the Issuer of the​ Patient ID (0010,0021</w:t>
            </w:r>
            <w:r w:rsidR="00021EEE" w:rsidRPr="0089691F">
              <w:t>) or</w:t>
            </w:r>
            <w:r w:rsidRPr="0089691F">
              <w:t xml:space="preserve"> scoping the Patient ID (0010,0020).​ </w:t>
            </w:r>
          </w:p>
          <w:p w14:paraId="2D04AD7F" w14:textId="77777777" w:rsidR="00757193" w:rsidRPr="0089691F" w:rsidRDefault="00757193" w:rsidP="00DA033A">
            <w:pPr>
              <w:pStyle w:val="TableEntry"/>
            </w:pPr>
            <w:r w:rsidRPr="0089691F">
              <w:t>Only a single Item shall be included in this Sequence.</w:t>
            </w:r>
          </w:p>
          <w:p w14:paraId="4C660CAC" w14:textId="64FF2551" w:rsidR="00F43EA6" w:rsidRPr="0089691F" w:rsidRDefault="00F43EA6" w:rsidP="00DA033A">
            <w:pPr>
              <w:pStyle w:val="TableEntry"/>
            </w:pPr>
          </w:p>
        </w:tc>
      </w:tr>
      <w:tr w:rsidR="00757193" w:rsidRPr="0089691F" w14:paraId="4739C4D9" w14:textId="77777777" w:rsidTr="061A4AAB">
        <w:trPr>
          <w:trHeight w:val="435"/>
        </w:trPr>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DFADB1" w14:textId="77777777" w:rsidR="00757193" w:rsidRPr="0089691F" w:rsidRDefault="061A4AAB" w:rsidP="00DA033A">
            <w:pPr>
              <w:pStyle w:val="TableEntry"/>
            </w:pPr>
            <w:r w:rsidRPr="0089691F">
              <w:t>&gt;Universal Entity ID</w:t>
            </w:r>
          </w:p>
        </w:tc>
        <w:tc>
          <w:tcPr>
            <w:tcW w:w="137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175AEF" w14:textId="7099FEA3" w:rsidR="00757193" w:rsidRPr="0089691F" w:rsidRDefault="00757193" w:rsidP="00DA033A">
            <w:pPr>
              <w:pStyle w:val="TableEntry"/>
            </w:pPr>
            <w:r w:rsidRPr="0089691F">
              <w:t>(004</w:t>
            </w:r>
            <w:r w:rsidR="00700631" w:rsidRPr="0089691F">
              <w:t>0,0032)</w:t>
            </w:r>
          </w:p>
        </w:tc>
        <w:tc>
          <w:tcPr>
            <w:tcW w:w="10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086881" w14:textId="77777777" w:rsidR="00757193" w:rsidRPr="0089691F" w:rsidRDefault="00757193" w:rsidP="00DA033A">
            <w:pPr>
              <w:pStyle w:val="TableEntry"/>
            </w:pPr>
            <w:r w:rsidRPr="0089691F">
              <w:t>R+</w:t>
            </w:r>
          </w:p>
        </w:tc>
        <w:tc>
          <w:tcPr>
            <w:tcW w:w="44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E9DE313" w14:textId="5A5FD523" w:rsidR="00757193" w:rsidRPr="0089691F" w:rsidRDefault="00757193" w:rsidP="00DA033A">
            <w:pPr>
              <w:pStyle w:val="TableEntry"/>
            </w:pPr>
            <w:r w:rsidRPr="0089691F">
              <w:t xml:space="preserve">Globally unique identifier for the Patient ID Assigning Authority.​ </w:t>
            </w:r>
          </w:p>
          <w:p w14:paraId="7A1D0AF1" w14:textId="77777777" w:rsidR="00757193" w:rsidRPr="0089691F" w:rsidRDefault="00757193" w:rsidP="00DA033A">
            <w:pPr>
              <w:pStyle w:val="TableEntry"/>
            </w:pPr>
            <w:r w:rsidRPr="0089691F">
              <w:t>The authority identified by this attribute shall be the same as that​ labelled by the Issuer of Patient ID (0010,0021).</w:t>
            </w:r>
          </w:p>
        </w:tc>
      </w:tr>
      <w:tr w:rsidR="00757193" w:rsidRPr="0089691F" w14:paraId="4E9CD3B0" w14:textId="77777777" w:rsidTr="061A4AAB">
        <w:trPr>
          <w:trHeight w:val="435"/>
        </w:trPr>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419812" w14:textId="77777777" w:rsidR="00757193" w:rsidRPr="0089691F" w:rsidRDefault="00757193" w:rsidP="00DA033A">
            <w:pPr>
              <w:pStyle w:val="TableEntry"/>
            </w:pPr>
            <w:r w:rsidRPr="0089691F">
              <w:t>&gt;Universal Entity ID Type</w:t>
            </w:r>
          </w:p>
        </w:tc>
        <w:tc>
          <w:tcPr>
            <w:tcW w:w="137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7398D9" w14:textId="1F15DB48" w:rsidR="00757193" w:rsidRPr="0089691F" w:rsidRDefault="00757193" w:rsidP="00DA033A">
            <w:pPr>
              <w:pStyle w:val="TableEntry"/>
            </w:pPr>
            <w:r w:rsidRPr="0089691F">
              <w:t>(004</w:t>
            </w:r>
            <w:r w:rsidR="00BB7723" w:rsidRPr="0089691F">
              <w:t>0,0033)</w:t>
            </w:r>
          </w:p>
        </w:tc>
        <w:tc>
          <w:tcPr>
            <w:tcW w:w="10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BB7A0D" w14:textId="77777777" w:rsidR="00757193" w:rsidRPr="0089691F" w:rsidRDefault="00757193" w:rsidP="00DA033A">
            <w:pPr>
              <w:pStyle w:val="TableEntry"/>
            </w:pPr>
            <w:r w:rsidRPr="0089691F">
              <w:t>R+</w:t>
            </w:r>
          </w:p>
        </w:tc>
        <w:tc>
          <w:tcPr>
            <w:tcW w:w="44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3946078F" w14:textId="302B81D2" w:rsidR="00757193" w:rsidRPr="0089691F" w:rsidRDefault="00757193" w:rsidP="00DA033A">
            <w:pPr>
              <w:pStyle w:val="TableEntry"/>
            </w:pPr>
            <w:r w:rsidRPr="0089691F">
              <w:t>Standard defining the format of the Universal Entity ID</w:t>
            </w:r>
            <w:r w:rsidR="0089691F">
              <w:t xml:space="preserve">. </w:t>
            </w:r>
            <w:r w:rsidRPr="0089691F">
              <w:t xml:space="preserve">  </w:t>
            </w:r>
          </w:p>
        </w:tc>
      </w:tr>
    </w:tbl>
    <w:p w14:paraId="0AFAC21B" w14:textId="77777777" w:rsidR="00757193" w:rsidRPr="0089691F" w:rsidRDefault="00757193" w:rsidP="007D32C9">
      <w:pPr>
        <w:widowControl w:val="0"/>
        <w:pBdr>
          <w:top w:val="nil"/>
          <w:left w:val="nil"/>
          <w:bottom w:val="nil"/>
          <w:right w:val="nil"/>
          <w:between w:val="nil"/>
        </w:pBdr>
        <w:rPr>
          <w:color w:val="000000"/>
        </w:rPr>
      </w:pPr>
    </w:p>
    <w:p w14:paraId="26F4A687" w14:textId="244918B5" w:rsidR="007D32C9" w:rsidRPr="0089691F" w:rsidRDefault="007D32C9" w:rsidP="009C5A30">
      <w:pPr>
        <w:pStyle w:val="Heading4"/>
        <w:rPr>
          <w:noProof w:val="0"/>
        </w:rPr>
      </w:pPr>
      <w:r w:rsidRPr="0089691F">
        <w:rPr>
          <w:noProof w:val="0"/>
        </w:rPr>
        <w:t>6.X.</w:t>
      </w:r>
      <w:r w:rsidR="00E0617D" w:rsidRPr="0089691F">
        <w:rPr>
          <w:noProof w:val="0"/>
        </w:rPr>
        <w:t>2</w:t>
      </w:r>
      <w:r w:rsidRPr="0089691F">
        <w:rPr>
          <w:noProof w:val="0"/>
        </w:rPr>
        <w:t>.</w:t>
      </w:r>
      <w:r w:rsidR="001134B5" w:rsidRPr="0089691F">
        <w:rPr>
          <w:noProof w:val="0"/>
        </w:rPr>
        <w:t>6</w:t>
      </w:r>
      <w:r w:rsidRPr="0089691F">
        <w:rPr>
          <w:noProof w:val="0"/>
        </w:rPr>
        <w:t xml:space="preserve"> General Study Module</w:t>
      </w:r>
    </w:p>
    <w:p w14:paraId="4E8C087C" w14:textId="44BE2899" w:rsidR="007D32C9" w:rsidRPr="0089691F" w:rsidRDefault="007D32C9" w:rsidP="009C5A30">
      <w:pPr>
        <w:pStyle w:val="TableTitle"/>
        <w:rPr>
          <w:rFonts w:eastAsia="Arial"/>
        </w:rPr>
      </w:pPr>
      <w:r w:rsidRPr="0089691F">
        <w:rPr>
          <w:rFonts w:eastAsia="Arial"/>
        </w:rPr>
        <w:t>Table 6.X.</w:t>
      </w:r>
      <w:r w:rsidR="008A58C0" w:rsidRPr="0089691F">
        <w:rPr>
          <w:rFonts w:eastAsia="Arial"/>
        </w:rPr>
        <w:t>2</w:t>
      </w:r>
      <w:r w:rsidRPr="0089691F">
        <w:rPr>
          <w:rFonts w:eastAsia="Arial"/>
        </w:rPr>
        <w:t>.</w:t>
      </w:r>
      <w:r w:rsidR="00D738F5" w:rsidRPr="0089691F">
        <w:rPr>
          <w:rFonts w:eastAsia="Arial"/>
        </w:rPr>
        <w:t>6</w:t>
      </w:r>
      <w:r w:rsidRPr="0089691F">
        <w:rPr>
          <w:rFonts w:eastAsia="Arial"/>
        </w:rPr>
        <w:t>-1: Usage of DICOM Attributes in General Study Module</w:t>
      </w:r>
    </w:p>
    <w:tbl>
      <w:tblPr>
        <w:tblW w:w="9502"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400" w:firstRow="0" w:lastRow="0" w:firstColumn="0" w:lastColumn="0" w:noHBand="0" w:noVBand="1"/>
      </w:tblPr>
      <w:tblGrid>
        <w:gridCol w:w="1977"/>
        <w:gridCol w:w="1260"/>
        <w:gridCol w:w="985"/>
        <w:gridCol w:w="5280"/>
      </w:tblGrid>
      <w:tr w:rsidR="007D32C9" w:rsidRPr="0089691F" w14:paraId="248EC23C" w14:textId="77777777" w:rsidTr="00777DE7">
        <w:trPr>
          <w:cantSplit/>
          <w:trHeight w:val="438"/>
          <w:tblHeader/>
        </w:trPr>
        <w:tc>
          <w:tcPr>
            <w:tcW w:w="950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6D2E4EB7" w14:textId="77777777" w:rsidR="007D32C9" w:rsidRPr="0089691F" w:rsidRDefault="007D32C9" w:rsidP="009C5A30">
            <w:pPr>
              <w:pStyle w:val="TableEntryHeader"/>
              <w:rPr>
                <w:rFonts w:eastAsia="Arial"/>
              </w:rPr>
            </w:pPr>
            <w:r w:rsidRPr="0089691F">
              <w:rPr>
                <w:rFonts w:eastAsia="Arial"/>
              </w:rPr>
              <w:t>Attributes from Table C.7-3 General Study Module</w:t>
            </w:r>
          </w:p>
        </w:tc>
      </w:tr>
      <w:tr w:rsidR="007D32C9" w:rsidRPr="0089691F" w14:paraId="22ABFAF3" w14:textId="77777777" w:rsidTr="00777DE7">
        <w:trPr>
          <w:cantSplit/>
          <w:trHeight w:val="720"/>
          <w:tblHeader/>
        </w:trPr>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13BE461A" w14:textId="77777777" w:rsidR="007D32C9" w:rsidRPr="0089691F" w:rsidRDefault="007D32C9" w:rsidP="009C5A30">
            <w:pPr>
              <w:pStyle w:val="TableEntryHeader"/>
              <w:rPr>
                <w:rFonts w:eastAsia="Arial"/>
              </w:rPr>
            </w:pPr>
            <w:r w:rsidRPr="0089691F">
              <w:rPr>
                <w:rFonts w:eastAsia="Arial"/>
              </w:rPr>
              <w:t>Attribute Name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0593FFCF" w14:textId="77777777" w:rsidR="007D32C9" w:rsidRPr="0089691F" w:rsidRDefault="007D32C9" w:rsidP="009C5A30">
            <w:pPr>
              <w:pStyle w:val="TableEntryHeader"/>
              <w:rPr>
                <w:rFonts w:eastAsia="Arial"/>
              </w:rPr>
            </w:pPr>
            <w:r w:rsidRPr="0089691F">
              <w:rPr>
                <w:rFonts w:eastAsia="Arial"/>
              </w:rPr>
              <w:t>Tag</w:t>
            </w:r>
          </w:p>
        </w:tc>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19C949B2" w14:textId="77777777" w:rsidR="007D32C9" w:rsidRPr="0089691F" w:rsidRDefault="007D32C9" w:rsidP="009C5A30">
            <w:pPr>
              <w:pStyle w:val="TableEntryHeader"/>
              <w:rPr>
                <w:rFonts w:eastAsia="Arial"/>
              </w:rPr>
            </w:pPr>
            <w:r w:rsidRPr="0089691F">
              <w:rPr>
                <w:rFonts w:eastAsia="Arial"/>
              </w:rPr>
              <w:t>IHE Usage</w:t>
            </w:r>
          </w:p>
        </w:tc>
        <w:tc>
          <w:tcPr>
            <w:tcW w:w="52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5A1CEC8E" w14:textId="77777777" w:rsidR="007D32C9" w:rsidRPr="0089691F" w:rsidRDefault="007D32C9" w:rsidP="009C5A30">
            <w:pPr>
              <w:pStyle w:val="TableEntryHeader"/>
              <w:rPr>
                <w:rFonts w:eastAsia="Arial"/>
              </w:rPr>
            </w:pPr>
            <w:r w:rsidRPr="0089691F">
              <w:rPr>
                <w:rFonts w:eastAsia="Arial"/>
              </w:rPr>
              <w:t>Attribute Description</w:t>
            </w:r>
          </w:p>
        </w:tc>
      </w:tr>
      <w:tr w:rsidR="007D32C9" w:rsidRPr="0089691F" w14:paraId="61DD2858" w14:textId="77777777" w:rsidTr="00777DE7">
        <w:trPr>
          <w:trHeight w:val="435"/>
        </w:trPr>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C6FD51" w14:textId="77777777" w:rsidR="007D32C9" w:rsidRPr="0089691F" w:rsidRDefault="007D32C9" w:rsidP="009C5A30">
            <w:pPr>
              <w:pStyle w:val="TableEntry"/>
            </w:pPr>
            <w:r w:rsidRPr="0089691F">
              <w:t>Study Date​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F0D960" w14:textId="77777777" w:rsidR="007D32C9" w:rsidRPr="0089691F" w:rsidRDefault="007D32C9" w:rsidP="009C5A30">
            <w:pPr>
              <w:pStyle w:val="TableEntry"/>
            </w:pPr>
            <w:r w:rsidRPr="0089691F">
              <w:t>(0008,0020) </w:t>
            </w:r>
          </w:p>
        </w:tc>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D0269E" w14:textId="77777777" w:rsidR="007D32C9" w:rsidRPr="0089691F" w:rsidRDefault="007D32C9" w:rsidP="009C5A30">
            <w:pPr>
              <w:pStyle w:val="TableEntry"/>
            </w:pPr>
            <w:r w:rsidRPr="0089691F">
              <w:t>R+</w:t>
            </w:r>
          </w:p>
        </w:tc>
        <w:tc>
          <w:tcPr>
            <w:tcW w:w="52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4666738" w14:textId="77777777" w:rsidR="007D32C9" w:rsidRPr="0089691F" w:rsidRDefault="007D32C9" w:rsidP="009C5A30">
            <w:pPr>
              <w:pStyle w:val="TableEntry"/>
            </w:pPr>
            <w:r w:rsidRPr="0089691F">
              <w:t>Date the Study started.</w:t>
            </w:r>
          </w:p>
          <w:p w14:paraId="62A4A865" w14:textId="29807A01" w:rsidR="007D32C9" w:rsidRPr="0089691F" w:rsidRDefault="007D32C9" w:rsidP="009C5A30">
            <w:pPr>
              <w:pStyle w:val="TableEntry"/>
            </w:pPr>
            <w:r w:rsidRPr="0089691F">
              <w:t xml:space="preserve">See Section </w:t>
            </w:r>
            <w:r w:rsidR="00EB3E88" w:rsidRPr="0089691F">
              <w:t>6.X.2.6.2</w:t>
            </w:r>
            <w:r w:rsidRPr="0089691F">
              <w:t>.</w:t>
            </w:r>
          </w:p>
        </w:tc>
      </w:tr>
      <w:tr w:rsidR="007D32C9" w:rsidRPr="0089691F" w14:paraId="5CCA138F" w14:textId="77777777" w:rsidTr="00777DE7">
        <w:trPr>
          <w:trHeight w:val="435"/>
        </w:trPr>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61A942" w14:textId="77777777" w:rsidR="007D32C9" w:rsidRPr="0089691F" w:rsidRDefault="007D32C9" w:rsidP="009C5A30">
            <w:pPr>
              <w:pStyle w:val="TableEntry"/>
            </w:pPr>
            <w:r w:rsidRPr="0089691F">
              <w:t>Study Time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A73B64" w14:textId="77777777" w:rsidR="007D32C9" w:rsidRPr="0089691F" w:rsidRDefault="007D32C9" w:rsidP="009C5A30">
            <w:pPr>
              <w:pStyle w:val="TableEntry"/>
            </w:pPr>
            <w:r w:rsidRPr="0089691F">
              <w:t>(0008,0030)</w:t>
            </w:r>
          </w:p>
        </w:tc>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9E5341" w14:textId="77777777" w:rsidR="007D32C9" w:rsidRPr="0089691F" w:rsidRDefault="007D32C9" w:rsidP="009C5A30">
            <w:pPr>
              <w:pStyle w:val="TableEntry"/>
            </w:pPr>
            <w:r w:rsidRPr="0089691F">
              <w:t>R+</w:t>
            </w:r>
          </w:p>
        </w:tc>
        <w:tc>
          <w:tcPr>
            <w:tcW w:w="52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7ECBBFA" w14:textId="77777777" w:rsidR="007D32C9" w:rsidRPr="0089691F" w:rsidRDefault="007D32C9" w:rsidP="009C5A30">
            <w:pPr>
              <w:pStyle w:val="TableEntry"/>
            </w:pPr>
            <w:r w:rsidRPr="0089691F">
              <w:t>Time the Study started.</w:t>
            </w:r>
          </w:p>
          <w:p w14:paraId="7FF45E14" w14:textId="248A1AA5" w:rsidR="007D32C9" w:rsidRPr="0089691F" w:rsidRDefault="061A4AAB" w:rsidP="009C5A30">
            <w:pPr>
              <w:pStyle w:val="TableEntry"/>
            </w:pPr>
            <w:r w:rsidRPr="0089691F">
              <w:t>See Section 6.X.2.6.2.</w:t>
            </w:r>
          </w:p>
        </w:tc>
      </w:tr>
      <w:tr w:rsidR="00997C79" w:rsidRPr="0089691F" w14:paraId="123B6746" w14:textId="77777777" w:rsidTr="00777DE7">
        <w:trPr>
          <w:trHeight w:val="435"/>
        </w:trPr>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EA8BCE" w14:textId="46B87420" w:rsidR="00997C79" w:rsidRPr="0089691F" w:rsidRDefault="00997C79" w:rsidP="00997C79">
            <w:pPr>
              <w:pStyle w:val="TableEntry"/>
            </w:pPr>
            <w:r w:rsidRPr="0089691F">
              <w:t>Accession Number</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021F07" w14:textId="2BBC8E39" w:rsidR="00997C79" w:rsidRPr="0089691F" w:rsidRDefault="00997C79" w:rsidP="00997C79">
            <w:pPr>
              <w:pStyle w:val="TableEntry"/>
            </w:pPr>
            <w:r w:rsidRPr="0089691F">
              <w:t>(0008,0050)</w:t>
            </w:r>
          </w:p>
        </w:tc>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6D0412" w14:textId="7BA8F898" w:rsidR="00997C79" w:rsidRPr="0089691F" w:rsidRDefault="00997C79" w:rsidP="00997C79">
            <w:pPr>
              <w:pStyle w:val="TableEntry"/>
            </w:pPr>
            <w:r w:rsidRPr="0089691F">
              <w:t>O+</w:t>
            </w:r>
          </w:p>
        </w:tc>
        <w:tc>
          <w:tcPr>
            <w:tcW w:w="52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43EDA2C" w14:textId="45E51F63" w:rsidR="00361116" w:rsidRPr="0089691F" w:rsidRDefault="00361116" w:rsidP="00361116">
            <w:pPr>
              <w:pStyle w:val="TableEntry"/>
            </w:pPr>
            <w:r w:rsidRPr="0089691F">
              <w:t>A departmental Information System generated number​ that identifies the Imaging Service Request.​</w:t>
            </w:r>
          </w:p>
          <w:p w14:paraId="0341E6AF" w14:textId="77E44105" w:rsidR="00997C79" w:rsidRPr="0089691F" w:rsidRDefault="00F472EB" w:rsidP="00361116">
            <w:pPr>
              <w:pStyle w:val="TableEntry"/>
            </w:pPr>
            <w:r w:rsidRPr="0089691F">
              <w:t xml:space="preserve">  See also Section 6.X.2.6.1</w:t>
            </w:r>
            <w:r w:rsidR="00997C79" w:rsidRPr="0089691F">
              <w:t xml:space="preserve"> Accession Number.</w:t>
            </w:r>
          </w:p>
        </w:tc>
      </w:tr>
      <w:tr w:rsidR="00997C79" w:rsidRPr="0089691F" w14:paraId="237B90D5" w14:textId="77777777" w:rsidTr="00777DE7">
        <w:trPr>
          <w:trHeight w:val="435"/>
        </w:trPr>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C49D08" w14:textId="29D39267" w:rsidR="00997C79" w:rsidRPr="0089691F" w:rsidRDefault="00997C79" w:rsidP="00997C79">
            <w:pPr>
              <w:pStyle w:val="TableEntry"/>
            </w:pPr>
            <w:r w:rsidRPr="0089691F">
              <w:t>Issuer of Accession Number Sequence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C8FA2C" w14:textId="34A4483E" w:rsidR="00997C79" w:rsidRPr="0089691F" w:rsidRDefault="00997C79" w:rsidP="00997C79">
            <w:pPr>
              <w:pStyle w:val="TableEntry"/>
            </w:pPr>
            <w:r w:rsidRPr="0089691F">
              <w:t>(0008,0051)</w:t>
            </w:r>
          </w:p>
        </w:tc>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3258A5" w14:textId="1D744FA9" w:rsidR="00997C79" w:rsidRPr="0089691F" w:rsidRDefault="00997C79" w:rsidP="00997C79">
            <w:pPr>
              <w:pStyle w:val="TableEntry"/>
            </w:pPr>
            <w:r w:rsidRPr="0089691F">
              <w:t>RC+</w:t>
            </w:r>
          </w:p>
        </w:tc>
        <w:tc>
          <w:tcPr>
            <w:tcW w:w="52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81A193A" w14:textId="0BD2D3BD" w:rsidR="00997C79" w:rsidRPr="0089691F" w:rsidRDefault="061A4AAB" w:rsidP="00997C79">
            <w:pPr>
              <w:pStyle w:val="TableEntry"/>
            </w:pPr>
            <w:r w:rsidRPr="0089691F">
              <w:t xml:space="preserve">Identifier of the Assigning Authority that issued the​ Accession Number (0008,0050). </w:t>
            </w:r>
          </w:p>
          <w:p w14:paraId="0C8F639F" w14:textId="014C3BF6" w:rsidR="00997C79" w:rsidRPr="0089691F" w:rsidRDefault="061A4AAB" w:rsidP="00997C79">
            <w:pPr>
              <w:pStyle w:val="TableEntry"/>
            </w:pPr>
            <w:r w:rsidRPr="0089691F">
              <w:t>Required if Accession Number (0008,0050) is not empty.</w:t>
            </w:r>
          </w:p>
          <w:p w14:paraId="5C7F876F" w14:textId="38249DB3" w:rsidR="00997C79" w:rsidRPr="0089691F" w:rsidRDefault="00997C79" w:rsidP="00997C79">
            <w:pPr>
              <w:pStyle w:val="TableEntry"/>
            </w:pPr>
            <w:r w:rsidRPr="0089691F">
              <w:t>Only a single Item shall be included in this Sequence.</w:t>
            </w:r>
          </w:p>
        </w:tc>
      </w:tr>
      <w:tr w:rsidR="007D32C9" w:rsidRPr="0089691F" w14:paraId="7CCBB11B" w14:textId="77777777" w:rsidTr="00777DE7">
        <w:trPr>
          <w:trHeight w:val="435"/>
        </w:trPr>
        <w:tc>
          <w:tcPr>
            <w:tcW w:w="9502"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14DF6A" w14:textId="725927AD" w:rsidR="007D32C9" w:rsidRPr="0089691F" w:rsidRDefault="007D32C9" w:rsidP="009C5A30">
            <w:pPr>
              <w:pStyle w:val="TableEntry"/>
            </w:pPr>
            <w:r w:rsidRPr="0089691F">
              <w:t>&gt;</w:t>
            </w:r>
            <w:r w:rsidR="00B34884" w:rsidRPr="0089691F">
              <w:t xml:space="preserve"> Include Table 6.X.2.12-1 “HL7v2 Hierarchic Designator Macro Attributes” – see section 6.X.2.12 HL7v2 Hierarchic Designator Macro</w:t>
            </w:r>
          </w:p>
        </w:tc>
      </w:tr>
      <w:tr w:rsidR="00945799" w:rsidRPr="0089691F" w14:paraId="60651E78" w14:textId="77777777" w:rsidTr="00777DE7">
        <w:trPr>
          <w:trHeight w:val="435"/>
        </w:trPr>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472BF9" w14:textId="12009ADD" w:rsidR="00945799" w:rsidRPr="0089691F" w:rsidRDefault="00945799" w:rsidP="00C909F6">
            <w:pPr>
              <w:pStyle w:val="TableEntry"/>
            </w:pPr>
            <w:r w:rsidRPr="0089691F">
              <w:t>Study Description</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6ED67B" w14:textId="54BD1FEC" w:rsidR="00945799" w:rsidRPr="0089691F" w:rsidRDefault="00945799" w:rsidP="00C909F6">
            <w:pPr>
              <w:pStyle w:val="TableEntry"/>
            </w:pPr>
            <w:r w:rsidRPr="0089691F">
              <w:t>(0008,</w:t>
            </w:r>
            <w:r w:rsidR="009539B7" w:rsidRPr="0089691F">
              <w:t>1030</w:t>
            </w:r>
            <w:r w:rsidRPr="0089691F">
              <w:t>)</w:t>
            </w:r>
          </w:p>
        </w:tc>
        <w:tc>
          <w:tcPr>
            <w:tcW w:w="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272385" w14:textId="77777777" w:rsidR="00945799" w:rsidRPr="0089691F" w:rsidRDefault="00945799" w:rsidP="00C909F6">
            <w:pPr>
              <w:pStyle w:val="TableEntry"/>
            </w:pPr>
            <w:r w:rsidRPr="0089691F">
              <w:t>RC+</w:t>
            </w:r>
          </w:p>
        </w:tc>
        <w:tc>
          <w:tcPr>
            <w:tcW w:w="52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015C5D0" w14:textId="1A9FEB2B" w:rsidR="00AB592B" w:rsidRPr="0089691F" w:rsidRDefault="00AB592B" w:rsidP="00AB592B">
            <w:pPr>
              <w:pStyle w:val="TableEntry"/>
            </w:pPr>
            <w:r w:rsidRPr="0089691F">
              <w:t>Institution-generated description or classification of the​ Study performed.​</w:t>
            </w:r>
          </w:p>
          <w:p w14:paraId="7BBB6D82" w14:textId="19CDA9FD" w:rsidR="00945799" w:rsidRPr="0089691F" w:rsidRDefault="004C6521" w:rsidP="00AB592B">
            <w:pPr>
              <w:pStyle w:val="TableEntry"/>
            </w:pPr>
            <w:r w:rsidRPr="0089691F">
              <w:t xml:space="preserve">Required </w:t>
            </w:r>
            <w:del w:id="446" w:author="Mary Jungers" w:date="2026-07-29T19:57:00Z" w16du:dateUtc="2026-07-30T00:57:00Z">
              <w:r w:rsidRPr="0089691F" w:rsidDel="00C76FD1">
                <w:delText>if</w:delText>
              </w:r>
              <w:r w:rsidR="00985CB7" w:rsidRPr="0089691F" w:rsidDel="00C76FD1">
                <w:delText xml:space="preserve">  </w:delText>
              </w:r>
              <w:r w:rsidR="00A73ED2" w:rsidRPr="0089691F" w:rsidDel="00C76FD1">
                <w:delText>Study</w:delText>
              </w:r>
            </w:del>
            <w:ins w:id="447" w:author="Mary Jungers" w:date="2026-07-29T19:57:00Z" w16du:dateUtc="2026-07-30T00:57:00Z">
              <w:r w:rsidR="00C76FD1" w:rsidRPr="0089691F">
                <w:t>if Study</w:t>
              </w:r>
            </w:ins>
            <w:r w:rsidR="00A73ED2" w:rsidRPr="0089691F">
              <w:t xml:space="preserve"> Description (0008,1030) </w:t>
            </w:r>
            <w:r w:rsidR="00985CB7" w:rsidRPr="0089691F">
              <w:t xml:space="preserve">is populated in </w:t>
            </w:r>
            <w:r w:rsidR="009A4726" w:rsidRPr="0089691F">
              <w:t xml:space="preserve"> any </w:t>
            </w:r>
            <w:r w:rsidR="00985CB7" w:rsidRPr="0089691F">
              <w:t>instance(s)</w:t>
            </w:r>
            <w:r w:rsidR="00F57598" w:rsidRPr="0089691F">
              <w:t xml:space="preserve"> referenced by th</w:t>
            </w:r>
            <w:r w:rsidR="00A73ED2" w:rsidRPr="0089691F">
              <w:t>is</w:t>
            </w:r>
            <w:r w:rsidR="00F57598" w:rsidRPr="0089691F">
              <w:t xml:space="preserve"> </w:t>
            </w:r>
            <w:r w:rsidR="00266E29" w:rsidRPr="0089691F">
              <w:t>KOS m</w:t>
            </w:r>
            <w:r w:rsidR="00F57598" w:rsidRPr="0089691F">
              <w:t>anifest.</w:t>
            </w:r>
          </w:p>
        </w:tc>
      </w:tr>
    </w:tbl>
    <w:p w14:paraId="0828B4C3" w14:textId="77777777" w:rsidR="00997C79" w:rsidRPr="0089691F" w:rsidRDefault="00997C79" w:rsidP="009C5A30">
      <w:pPr>
        <w:pStyle w:val="BodyText"/>
        <w:rPr>
          <w:rFonts w:eastAsia="Arial"/>
        </w:rPr>
      </w:pPr>
    </w:p>
    <w:p w14:paraId="6636E786" w14:textId="0D253B70" w:rsidR="007D32C9" w:rsidRPr="0089691F" w:rsidRDefault="061A4AAB" w:rsidP="009C5A30">
      <w:pPr>
        <w:pStyle w:val="Heading5"/>
        <w:rPr>
          <w:rFonts w:eastAsia="Arial"/>
          <w:noProof w:val="0"/>
        </w:rPr>
      </w:pPr>
      <w:r w:rsidRPr="0089691F">
        <w:rPr>
          <w:rFonts w:eastAsia="Arial"/>
          <w:noProof w:val="0"/>
        </w:rPr>
        <w:lastRenderedPageBreak/>
        <w:t>6.X.2.6.1 Accession Number</w:t>
      </w:r>
    </w:p>
    <w:p w14:paraId="635CF9D0" w14:textId="640B5488" w:rsidR="007D32C9" w:rsidRPr="0089691F" w:rsidRDefault="061A4AAB" w:rsidP="061A4AAB">
      <w:pPr>
        <w:widowControl w:val="0"/>
        <w:pBdr>
          <w:top w:val="nil"/>
          <w:left w:val="nil"/>
          <w:bottom w:val="nil"/>
          <w:right w:val="nil"/>
          <w:between w:val="nil"/>
        </w:pBdr>
      </w:pPr>
      <w:r w:rsidRPr="0089691F">
        <w:t>Three cases shall be supported:</w:t>
      </w:r>
    </w:p>
    <w:p w14:paraId="00E87D41" w14:textId="2EFABBC4" w:rsidR="007D32C9" w:rsidRPr="0089691F" w:rsidRDefault="061A4AAB" w:rsidP="00CC0BA4">
      <w:pPr>
        <w:pStyle w:val="ListNumber2"/>
        <w:numPr>
          <w:ilvl w:val="0"/>
          <w:numId w:val="147"/>
        </w:numPr>
      </w:pPr>
      <w:r w:rsidRPr="0089691F">
        <w:t>Simple Case: An imaging study is related to a single Accession Number (IHE Scheduled Workflow Profile, see RAD TF2: 4.6.4.1.2.3.1 Simple Case). The General Study Module conveys the single accession number in Accession Number (0008,0050).</w:t>
      </w:r>
    </w:p>
    <w:p w14:paraId="7219CE2C" w14:textId="3CEF241A" w:rsidR="007D32C9" w:rsidRPr="0089691F" w:rsidRDefault="061A4AAB" w:rsidP="00777DE7">
      <w:pPr>
        <w:pStyle w:val="ListNumber2"/>
        <w:spacing w:line="259" w:lineRule="auto"/>
      </w:pPr>
      <w:r w:rsidRPr="0089691F">
        <w:t>Group Case: An imaging study is related to more than one Accession Number (IHE Scheduled Workflow Profile, see RAD TF2: 4.6.4.1.2.3.4 Group Case). The Referenced Request Sequence 6.X.2.8.1 conveys these multiple Accession Numbers. The Accession Number (0008,0050) attribute from the General Study Module shall be present and empty</w:t>
      </w:r>
      <w:r w:rsidR="0089691F">
        <w:t xml:space="preserve">. </w:t>
      </w:r>
    </w:p>
    <w:p w14:paraId="63076A97" w14:textId="204138DF" w:rsidR="007D32C9" w:rsidRPr="0089691F" w:rsidRDefault="061A4AAB" w:rsidP="009C5A30">
      <w:pPr>
        <w:pStyle w:val="ListNumber2"/>
      </w:pPr>
      <w:r w:rsidRPr="0089691F">
        <w:t xml:space="preserve">Absent Case: An imaging study is not locally stored with an Accession Number. One or more unique Accession Number(s) shall be generated by the Content Creator. If a single accession number is generated, it is conveyed in the General Study Module (Simple Case), otherwise the Referenced Request Sequence is used (Group Case). If Imaging Reports exist and are associated with the shared imaging </w:t>
      </w:r>
      <w:del w:id="448" w:author="Mary Jungers" w:date="2026-07-29T19:58:00Z" w16du:dateUtc="2026-07-30T00:58:00Z">
        <w:r w:rsidRPr="0089691F" w:rsidDel="00C76FD1">
          <w:delText>study</w:delText>
        </w:r>
      </w:del>
      <w:ins w:id="449" w:author="Mary Jungers" w:date="2026-07-29T19:58:00Z" w16du:dateUtc="2026-07-30T00:58:00Z">
        <w:r w:rsidR="00C76FD1" w:rsidRPr="0089691F">
          <w:t>study,</w:t>
        </w:r>
      </w:ins>
      <w:r w:rsidRPr="0089691F">
        <w:t xml:space="preserve"> they </w:t>
      </w:r>
      <w:r w:rsidR="007C0EAF" w:rsidRPr="0089691F">
        <w:t xml:space="preserve">are expected to </w:t>
      </w:r>
      <w:r w:rsidRPr="0089691F">
        <w:t xml:space="preserve"> contain the appropriate generated Accession Number</w:t>
      </w:r>
      <w:r w:rsidR="002F7E4F" w:rsidRPr="0089691F">
        <w:t>(s)</w:t>
      </w:r>
      <w:r w:rsidRPr="0089691F">
        <w:t xml:space="preserve">. </w:t>
      </w:r>
    </w:p>
    <w:p w14:paraId="0D5D31C4" w14:textId="43BBA1F7" w:rsidR="007D32C9" w:rsidRPr="0089691F" w:rsidRDefault="007D32C9" w:rsidP="009C5A30">
      <w:pPr>
        <w:pStyle w:val="Heading5"/>
        <w:rPr>
          <w:rFonts w:eastAsia="Arial" w:cs="Arial"/>
          <w:bCs/>
          <w:noProof w:val="0"/>
          <w:color w:val="000000"/>
        </w:rPr>
      </w:pPr>
      <w:r w:rsidRPr="0089691F">
        <w:rPr>
          <w:rFonts w:eastAsia="Arial" w:cs="Arial"/>
          <w:bCs/>
          <w:noProof w:val="0"/>
          <w:color w:val="000000"/>
        </w:rPr>
        <w:t>6.X.</w:t>
      </w:r>
      <w:r w:rsidR="00EE3B55" w:rsidRPr="0089691F">
        <w:rPr>
          <w:rFonts w:eastAsia="Arial" w:cs="Arial"/>
          <w:bCs/>
          <w:noProof w:val="0"/>
          <w:color w:val="000000"/>
        </w:rPr>
        <w:t>2</w:t>
      </w:r>
      <w:r w:rsidRPr="0089691F">
        <w:rPr>
          <w:rFonts w:eastAsia="Arial" w:cs="Arial"/>
          <w:bCs/>
          <w:noProof w:val="0"/>
          <w:color w:val="000000"/>
        </w:rPr>
        <w:t>.</w:t>
      </w:r>
      <w:r w:rsidR="00D738F5" w:rsidRPr="0089691F">
        <w:rPr>
          <w:rFonts w:eastAsia="Arial" w:cs="Arial"/>
          <w:bCs/>
          <w:noProof w:val="0"/>
          <w:color w:val="000000"/>
        </w:rPr>
        <w:t>6</w:t>
      </w:r>
      <w:r w:rsidRPr="0089691F">
        <w:rPr>
          <w:rFonts w:eastAsia="Arial" w:cs="Arial"/>
          <w:bCs/>
          <w:noProof w:val="0"/>
          <w:color w:val="000000"/>
        </w:rPr>
        <w:t xml:space="preserve">.2 </w:t>
      </w:r>
      <w:r w:rsidR="0035636A" w:rsidRPr="0089691F">
        <w:rPr>
          <w:rFonts w:eastAsia="Arial" w:cs="Arial"/>
          <w:bCs/>
          <w:noProof w:val="0"/>
          <w:color w:val="000000"/>
        </w:rPr>
        <w:t>Study Date and Time</w:t>
      </w:r>
    </w:p>
    <w:p w14:paraId="3B4E6587" w14:textId="48057B24" w:rsidR="00821060" w:rsidRPr="0089691F" w:rsidRDefault="061A4AAB" w:rsidP="00997C79">
      <w:pPr>
        <w:pStyle w:val="BodyText"/>
        <w:rPr>
          <w:rFonts w:eastAsia="Arial"/>
        </w:rPr>
      </w:pPr>
      <w:r w:rsidRPr="0089691F">
        <w:rPr>
          <w:rFonts w:eastAsia="Arial"/>
        </w:rPr>
        <w:t>In DICOM, the Study Date (0008,0020) and Study Time (0008,0030) are Type 2 but become required in this content definition because they are critical search parameters (RAD TF-3: 6.X.5 Imaging Study Manifest Search Metadata)</w:t>
      </w:r>
      <w:r w:rsidR="0089691F">
        <w:rPr>
          <w:rFonts w:eastAsia="Arial"/>
        </w:rPr>
        <w:t xml:space="preserve">. </w:t>
      </w:r>
      <w:r w:rsidRPr="0089691F">
        <w:rPr>
          <w:rFonts w:eastAsia="Arial"/>
        </w:rPr>
        <w:t>While they are widely present in imaging studies, if they are absent in the study instances, the imaging manifest Content Creator shall populate them with appropriate values based on other datetime values in the instances or external information.</w:t>
      </w:r>
    </w:p>
    <w:p w14:paraId="17C0560A" w14:textId="326286A8" w:rsidR="00997C79" w:rsidRPr="0089691F" w:rsidDel="00821060" w:rsidRDefault="061A4AAB" w:rsidP="00997C79">
      <w:pPr>
        <w:pStyle w:val="BodyText"/>
        <w:rPr>
          <w:rFonts w:eastAsia="Arial"/>
        </w:rPr>
      </w:pPr>
      <w:r w:rsidRPr="0089691F">
        <w:rPr>
          <w:rFonts w:eastAsia="Arial"/>
        </w:rPr>
        <w:t>The Study Date</w:t>
      </w:r>
      <w:r w:rsidRPr="0089691F">
        <w:t xml:space="preserve"> (0008,0020) and Study Time (0008,0030) in the imaging study manifest are required by the MADO Profile. They are Type 2 attributes in DICOM and are widely present in imaging studies. These attributes are among the critical search parameters (RAD TF-3: 6.X.5 Imaging Study Manifest Search Metadata) and need to be present in the imaging study manifest.</w:t>
      </w:r>
    </w:p>
    <w:p w14:paraId="568412E0" w14:textId="6731CA98" w:rsidR="00821060" w:rsidRPr="0089691F" w:rsidRDefault="061A4AAB" w:rsidP="007D32C9">
      <w:r w:rsidRPr="0089691F">
        <w:t>Time zones become particularly relevant in a document sharing context. It is strongly recommended that instances include the Timezone Offset From UTC (0008,0201). Date</w:t>
      </w:r>
      <w:r w:rsidR="00E714E5" w:rsidRPr="0089691F">
        <w:t>T</w:t>
      </w:r>
      <w:r w:rsidRPr="0089691F">
        <w:t>ime attribute values may also encode the timezone directly. See also the IHE CT Profile Timezone Offset Option introduced by IHE CP-ITI-1329 and CP-RAD-565.</w:t>
      </w:r>
    </w:p>
    <w:p w14:paraId="2140E9BD" w14:textId="4C2424B6" w:rsidR="007D32C9" w:rsidRPr="0089691F" w:rsidRDefault="007D32C9" w:rsidP="009C5A30">
      <w:pPr>
        <w:pStyle w:val="Heading4"/>
        <w:rPr>
          <w:noProof w:val="0"/>
        </w:rPr>
      </w:pPr>
      <w:r w:rsidRPr="0089691F">
        <w:rPr>
          <w:noProof w:val="0"/>
        </w:rPr>
        <w:lastRenderedPageBreak/>
        <w:t>6.X.</w:t>
      </w:r>
      <w:r w:rsidR="00EE3B55" w:rsidRPr="0089691F">
        <w:rPr>
          <w:noProof w:val="0"/>
        </w:rPr>
        <w:t>2</w:t>
      </w:r>
      <w:r w:rsidRPr="0089691F">
        <w:rPr>
          <w:noProof w:val="0"/>
        </w:rPr>
        <w:t>.</w:t>
      </w:r>
      <w:r w:rsidR="00D738F5" w:rsidRPr="0089691F">
        <w:rPr>
          <w:noProof w:val="0"/>
        </w:rPr>
        <w:t>7</w:t>
      </w:r>
      <w:r w:rsidRPr="0089691F">
        <w:rPr>
          <w:noProof w:val="0"/>
        </w:rPr>
        <w:t xml:space="preserve"> General Equipment Module</w:t>
      </w:r>
    </w:p>
    <w:p w14:paraId="14859498" w14:textId="13019714" w:rsidR="007D32C9" w:rsidRPr="0089691F" w:rsidRDefault="007D32C9" w:rsidP="009C5A30">
      <w:pPr>
        <w:pStyle w:val="TableTitle"/>
        <w:rPr>
          <w:rFonts w:eastAsia="Arial"/>
        </w:rPr>
      </w:pPr>
      <w:r w:rsidRPr="0089691F">
        <w:rPr>
          <w:rFonts w:eastAsia="Arial"/>
        </w:rPr>
        <w:t>Table 6.X.</w:t>
      </w:r>
      <w:r w:rsidR="00EE3B55" w:rsidRPr="0089691F">
        <w:rPr>
          <w:rFonts w:eastAsia="Arial"/>
        </w:rPr>
        <w:t>2</w:t>
      </w:r>
      <w:r w:rsidRPr="0089691F">
        <w:rPr>
          <w:rFonts w:eastAsia="Arial"/>
        </w:rPr>
        <w:t>.</w:t>
      </w:r>
      <w:r w:rsidR="00D738F5" w:rsidRPr="0089691F">
        <w:rPr>
          <w:rFonts w:eastAsia="Arial"/>
        </w:rPr>
        <w:t>7</w:t>
      </w:r>
      <w:r w:rsidRPr="0089691F">
        <w:rPr>
          <w:rFonts w:eastAsia="Arial"/>
        </w:rPr>
        <w:t>-1: Usage of DICOM Attributes in General Equipment</w:t>
      </w:r>
    </w:p>
    <w:tbl>
      <w:tblPr>
        <w:tblW w:w="934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35"/>
        <w:gridCol w:w="1370"/>
        <w:gridCol w:w="1017"/>
        <w:gridCol w:w="5122"/>
      </w:tblGrid>
      <w:tr w:rsidR="007D32C9" w:rsidRPr="0089691F" w14:paraId="661A787E" w14:textId="77777777" w:rsidTr="061A4AAB">
        <w:trPr>
          <w:cantSplit/>
          <w:trHeight w:val="447"/>
          <w:tblHeader/>
        </w:trPr>
        <w:tc>
          <w:tcPr>
            <w:tcW w:w="934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63A25818" w14:textId="77777777" w:rsidR="007D32C9" w:rsidRPr="0089691F" w:rsidRDefault="007D32C9" w:rsidP="009C5A30">
            <w:pPr>
              <w:pStyle w:val="TableEntryHeader"/>
              <w:rPr>
                <w:rFonts w:eastAsia="Arial"/>
              </w:rPr>
            </w:pPr>
            <w:r w:rsidRPr="0089691F">
              <w:rPr>
                <w:rFonts w:eastAsia="Arial"/>
              </w:rPr>
              <w:t>Attributes from Table C.7-8 General Equipment Module</w:t>
            </w:r>
          </w:p>
        </w:tc>
      </w:tr>
      <w:tr w:rsidR="007D32C9" w:rsidRPr="0089691F" w14:paraId="2095FBBC" w14:textId="77777777" w:rsidTr="061A4AAB">
        <w:trPr>
          <w:cantSplit/>
          <w:trHeight w:val="510"/>
          <w:tblHeader/>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208D6992" w14:textId="77777777" w:rsidR="007D32C9" w:rsidRPr="0089691F" w:rsidRDefault="007D32C9" w:rsidP="009C5A30">
            <w:pPr>
              <w:pStyle w:val="TableEntryHeader"/>
              <w:rPr>
                <w:rFonts w:eastAsia="Arial"/>
              </w:rPr>
            </w:pPr>
            <w:r w:rsidRPr="0089691F">
              <w:rPr>
                <w:rFonts w:eastAsia="Arial"/>
              </w:rPr>
              <w:t>Attribute Name</w:t>
            </w:r>
          </w:p>
        </w:tc>
        <w:tc>
          <w:tcPr>
            <w:tcW w:w="13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6C17B9D0" w14:textId="77777777" w:rsidR="007D32C9" w:rsidRPr="0089691F" w:rsidRDefault="007D32C9" w:rsidP="009C5A30">
            <w:pPr>
              <w:pStyle w:val="TableEntryHeader"/>
              <w:rPr>
                <w:rFonts w:eastAsia="Arial"/>
              </w:rPr>
            </w:pPr>
            <w:r w:rsidRPr="0089691F">
              <w:rPr>
                <w:rFonts w:eastAsia="Arial"/>
              </w:rPr>
              <w:t>Tag</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65404E1B" w14:textId="77777777" w:rsidR="007D32C9" w:rsidRPr="0089691F" w:rsidRDefault="007D32C9" w:rsidP="009C5A30">
            <w:pPr>
              <w:pStyle w:val="TableEntryHeader"/>
              <w:rPr>
                <w:rFonts w:eastAsia="Arial"/>
              </w:rPr>
            </w:pPr>
            <w:r w:rsidRPr="0089691F">
              <w:rPr>
                <w:rFonts w:eastAsia="Arial"/>
              </w:rPr>
              <w:t>IHE Usage</w:t>
            </w:r>
          </w:p>
        </w:tc>
        <w:tc>
          <w:tcPr>
            <w:tcW w:w="51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6F015139" w14:textId="77777777" w:rsidR="007D32C9" w:rsidRPr="0089691F" w:rsidRDefault="007D32C9" w:rsidP="009C5A30">
            <w:pPr>
              <w:pStyle w:val="TableEntryHeader"/>
              <w:rPr>
                <w:rFonts w:eastAsia="Arial"/>
              </w:rPr>
            </w:pPr>
            <w:r w:rsidRPr="0089691F">
              <w:rPr>
                <w:rFonts w:eastAsia="Arial"/>
              </w:rPr>
              <w:t>Attribute Description</w:t>
            </w:r>
          </w:p>
        </w:tc>
      </w:tr>
      <w:tr w:rsidR="007D32C9" w:rsidRPr="0089691F" w14:paraId="4D4096AD" w14:textId="77777777" w:rsidTr="061A4AAB">
        <w:trPr>
          <w:trHeight w:val="510"/>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E710DF" w14:textId="77777777" w:rsidR="007D32C9" w:rsidRPr="0089691F" w:rsidRDefault="007D32C9" w:rsidP="00BD54A0">
            <w:pPr>
              <w:pStyle w:val="TableEntry"/>
              <w:pPrChange w:id="450" w:author="Mary Jungers" w:date="2026-07-29T21:44:00Z" w16du:dateUtc="2026-07-30T02:44:00Z">
                <w:pPr>
                  <w:widowControl w:val="0"/>
                  <w:pBdr>
                    <w:top w:val="nil"/>
                    <w:left w:val="nil"/>
                    <w:bottom w:val="nil"/>
                    <w:right w:val="nil"/>
                    <w:between w:val="nil"/>
                  </w:pBdr>
                  <w:spacing w:before="40" w:after="40"/>
                  <w:ind w:left="72" w:right="72"/>
                </w:pPr>
              </w:pPrChange>
            </w:pPr>
            <w:r w:rsidRPr="0089691F">
              <w:t>Manufacturer​</w:t>
            </w:r>
          </w:p>
        </w:tc>
        <w:tc>
          <w:tcPr>
            <w:tcW w:w="1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7F0FFC" w14:textId="77777777" w:rsidR="007D32C9" w:rsidRPr="0089691F" w:rsidRDefault="007D32C9" w:rsidP="00BD54A0">
            <w:pPr>
              <w:pStyle w:val="TableEntry"/>
              <w:pPrChange w:id="451" w:author="Mary Jungers" w:date="2026-07-29T21:44:00Z" w16du:dateUtc="2026-07-30T02:44:00Z">
                <w:pPr>
                  <w:widowControl w:val="0"/>
                  <w:pBdr>
                    <w:top w:val="nil"/>
                    <w:left w:val="nil"/>
                    <w:bottom w:val="nil"/>
                    <w:right w:val="nil"/>
                    <w:between w:val="nil"/>
                  </w:pBdr>
                  <w:spacing w:before="40" w:after="40"/>
                  <w:ind w:left="72" w:right="72"/>
                </w:pPr>
              </w:pPrChange>
            </w:pPr>
            <w:r w:rsidRPr="0089691F">
              <w:t>(0008,0070) </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94E945" w14:textId="77777777" w:rsidR="007D32C9" w:rsidRPr="0089691F" w:rsidRDefault="007D32C9" w:rsidP="00BD54A0">
            <w:pPr>
              <w:pStyle w:val="TableEntry"/>
              <w:rPr>
                <w:highlight w:val="yellow"/>
              </w:rPr>
              <w:pPrChange w:id="452" w:author="Mary Jungers" w:date="2026-07-29T21:44:00Z" w16du:dateUtc="2026-07-30T02:44:00Z">
                <w:pPr>
                  <w:widowControl w:val="0"/>
                  <w:pBdr>
                    <w:top w:val="nil"/>
                    <w:left w:val="nil"/>
                    <w:bottom w:val="nil"/>
                    <w:right w:val="nil"/>
                    <w:between w:val="nil"/>
                  </w:pBdr>
                  <w:spacing w:before="40" w:after="40"/>
                  <w:ind w:left="72" w:right="72"/>
                </w:pPr>
              </w:pPrChange>
            </w:pPr>
            <w:r w:rsidRPr="0089691F">
              <w:t>R+</w:t>
            </w:r>
          </w:p>
        </w:tc>
        <w:tc>
          <w:tcPr>
            <w:tcW w:w="512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C5FB25" w14:textId="789A4218" w:rsidR="007D32C9" w:rsidRPr="00BD54A0" w:rsidRDefault="061A4AAB" w:rsidP="00BD54A0">
            <w:pPr>
              <w:pStyle w:val="TableEntry"/>
              <w:pPrChange w:id="453" w:author="Mary Jungers" w:date="2026-07-29T21:47:00Z" w16du:dateUtc="2026-07-30T02:47:00Z">
                <w:pPr>
                  <w:widowControl w:val="0"/>
                  <w:pBdr>
                    <w:top w:val="nil"/>
                    <w:left w:val="nil"/>
                    <w:bottom w:val="nil"/>
                    <w:right w:val="nil"/>
                    <w:between w:val="nil"/>
                  </w:pBdr>
                  <w:spacing w:before="40" w:after="40"/>
                  <w:ind w:left="72" w:right="72"/>
                </w:pPr>
              </w:pPrChange>
            </w:pPr>
            <w:r w:rsidRPr="00BD54A0">
              <w:rPr>
                <w:rPrChange w:id="454" w:author="Mary Jungers" w:date="2026-07-29T21:47:00Z" w16du:dateUtc="2026-07-30T02:47:00Z">
                  <w:rPr>
                    <w:color w:val="000000" w:themeColor="text1"/>
                  </w:rPr>
                </w:rPrChange>
              </w:rPr>
              <w:t xml:space="preserve">Manufacturer of the equipment that produced the KOS manifest. This attribute is required to facilitate trace back </w:t>
            </w:r>
            <w:del w:id="455" w:author="Mary Jungers" w:date="2026-07-29T21:44:00Z" w16du:dateUtc="2026-07-30T02:44:00Z">
              <w:r w:rsidRPr="00BD54A0" w:rsidDel="00BD54A0">
                <w:rPr>
                  <w:rPrChange w:id="456" w:author="Mary Jungers" w:date="2026-07-29T21:47:00Z" w16du:dateUtc="2026-07-30T02:47:00Z">
                    <w:rPr>
                      <w:color w:val="000000" w:themeColor="text1"/>
                    </w:rPr>
                  </w:rPrChange>
                </w:rPr>
                <w:delText>of  creation</w:delText>
              </w:r>
            </w:del>
            <w:ins w:id="457" w:author="Mary Jungers" w:date="2026-07-29T21:44:00Z" w16du:dateUtc="2026-07-30T02:44:00Z">
              <w:r w:rsidR="00BD54A0" w:rsidRPr="00BD54A0">
                <w:rPr>
                  <w:rPrChange w:id="458" w:author="Mary Jungers" w:date="2026-07-29T21:47:00Z" w16du:dateUtc="2026-07-30T02:47:00Z">
                    <w:rPr>
                      <w:color w:val="000000" w:themeColor="text1"/>
                    </w:rPr>
                  </w:rPrChange>
                </w:rPr>
                <w:t>of creation</w:t>
              </w:r>
            </w:ins>
            <w:r w:rsidRPr="00BD54A0">
              <w:rPr>
                <w:rPrChange w:id="459" w:author="Mary Jungers" w:date="2026-07-29T21:47:00Z" w16du:dateUtc="2026-07-30T02:47:00Z">
                  <w:rPr>
                    <w:color w:val="000000" w:themeColor="text1"/>
                  </w:rPr>
                </w:rPrChange>
              </w:rPr>
              <w:t xml:space="preserve"> errors in KOS Manifests.</w:t>
            </w:r>
          </w:p>
        </w:tc>
      </w:tr>
      <w:tr w:rsidR="007D32C9" w:rsidRPr="0089691F" w14:paraId="2BF9ECAB" w14:textId="77777777" w:rsidTr="061A4AAB">
        <w:trPr>
          <w:trHeight w:val="510"/>
        </w:trPr>
        <w:tc>
          <w:tcPr>
            <w:tcW w:w="18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E15BB1" w14:textId="77777777" w:rsidR="007D32C9" w:rsidRPr="0089691F" w:rsidRDefault="007D32C9" w:rsidP="00BD54A0">
            <w:pPr>
              <w:pStyle w:val="TableEntry"/>
              <w:pPrChange w:id="460" w:author="Mary Jungers" w:date="2026-07-29T21:44:00Z" w16du:dateUtc="2026-07-30T02:44:00Z">
                <w:pPr>
                  <w:widowControl w:val="0"/>
                  <w:pBdr>
                    <w:top w:val="nil"/>
                    <w:left w:val="nil"/>
                    <w:bottom w:val="nil"/>
                    <w:right w:val="nil"/>
                    <w:between w:val="nil"/>
                  </w:pBdr>
                  <w:spacing w:before="40" w:after="40"/>
                  <w:ind w:left="72" w:right="72"/>
                </w:pPr>
              </w:pPrChange>
            </w:pPr>
            <w:r w:rsidRPr="0089691F">
              <w:t>Institution Name</w:t>
            </w:r>
          </w:p>
        </w:tc>
        <w:tc>
          <w:tcPr>
            <w:tcW w:w="13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875DE7" w14:textId="77777777" w:rsidR="007D32C9" w:rsidRPr="0089691F" w:rsidRDefault="007D32C9" w:rsidP="00BD54A0">
            <w:pPr>
              <w:pStyle w:val="TableEntry"/>
              <w:pPrChange w:id="461" w:author="Mary Jungers" w:date="2026-07-29T21:44:00Z" w16du:dateUtc="2026-07-30T02:44:00Z">
                <w:pPr>
                  <w:widowControl w:val="0"/>
                  <w:pBdr>
                    <w:top w:val="nil"/>
                    <w:left w:val="nil"/>
                    <w:bottom w:val="nil"/>
                    <w:right w:val="nil"/>
                    <w:between w:val="nil"/>
                  </w:pBdr>
                  <w:spacing w:before="40" w:after="40"/>
                  <w:ind w:left="72" w:right="72"/>
                </w:pPr>
              </w:pPrChange>
            </w:pPr>
            <w:r w:rsidRPr="0089691F">
              <w:t>(0008,0080)</w:t>
            </w:r>
          </w:p>
        </w:tc>
        <w:tc>
          <w:tcPr>
            <w:tcW w:w="101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2A677F" w14:textId="77777777" w:rsidR="007D32C9" w:rsidRPr="0089691F" w:rsidRDefault="007D32C9" w:rsidP="00BD54A0">
            <w:pPr>
              <w:pStyle w:val="TableEntry"/>
              <w:pPrChange w:id="462" w:author="Mary Jungers" w:date="2026-07-29T21:44:00Z" w16du:dateUtc="2026-07-30T02:44:00Z">
                <w:pPr>
                  <w:widowControl w:val="0"/>
                  <w:pBdr>
                    <w:top w:val="nil"/>
                    <w:left w:val="nil"/>
                    <w:bottom w:val="nil"/>
                    <w:right w:val="nil"/>
                    <w:between w:val="nil"/>
                  </w:pBdr>
                  <w:spacing w:before="40" w:after="40"/>
                  <w:ind w:left="72" w:right="72"/>
                </w:pPr>
              </w:pPrChange>
            </w:pPr>
            <w:r w:rsidRPr="0089691F">
              <w:t>R+</w:t>
            </w:r>
          </w:p>
        </w:tc>
        <w:tc>
          <w:tcPr>
            <w:tcW w:w="512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D14149" w14:textId="3DE3E70B" w:rsidR="007D32C9" w:rsidRPr="00BD54A0" w:rsidRDefault="061A4AAB" w:rsidP="00BD54A0">
            <w:pPr>
              <w:pStyle w:val="TableEntry"/>
              <w:pPrChange w:id="463" w:author="Mary Jungers" w:date="2026-07-29T21:47:00Z" w16du:dateUtc="2026-07-30T02:47:00Z">
                <w:pPr>
                  <w:widowControl w:val="0"/>
                  <w:pBdr>
                    <w:top w:val="nil"/>
                    <w:left w:val="nil"/>
                    <w:bottom w:val="nil"/>
                    <w:right w:val="nil"/>
                    <w:between w:val="nil"/>
                  </w:pBdr>
                  <w:spacing w:before="40" w:after="40"/>
                  <w:ind w:left="72" w:right="72"/>
                </w:pPr>
              </w:pPrChange>
            </w:pPr>
            <w:r w:rsidRPr="00BD54A0">
              <w:rPr>
                <w:rPrChange w:id="464" w:author="Mary Jungers" w:date="2026-07-29T21:47:00Z" w16du:dateUtc="2026-07-30T02:47:00Z">
                  <w:rPr>
                    <w:color w:val="000000" w:themeColor="text1"/>
                  </w:rPr>
                </w:rPrChange>
              </w:rPr>
              <w:t>Institution that created the KOS manifest. This attribute is required to facilitate trace back of content errors in KOS Manifests.</w:t>
            </w:r>
          </w:p>
          <w:p w14:paraId="6CC278AA" w14:textId="77777777" w:rsidR="007D32C9" w:rsidRPr="00BD54A0" w:rsidRDefault="007D32C9" w:rsidP="00BD54A0">
            <w:pPr>
              <w:pStyle w:val="TableEntry"/>
              <w:pPrChange w:id="465" w:author="Mary Jungers" w:date="2026-07-29T21:47:00Z" w16du:dateUtc="2026-07-30T02:47:00Z">
                <w:pPr>
                  <w:widowControl w:val="0"/>
                  <w:pBdr>
                    <w:top w:val="nil"/>
                    <w:left w:val="nil"/>
                    <w:bottom w:val="nil"/>
                    <w:right w:val="nil"/>
                    <w:between w:val="nil"/>
                  </w:pBdr>
                  <w:spacing w:before="40" w:after="40"/>
                  <w:ind w:left="72" w:right="72"/>
                </w:pPr>
              </w:pPrChange>
            </w:pPr>
            <w:r w:rsidRPr="00BD54A0">
              <w:t>Fixed value configured onsite at install time of the software that created the KOS Manifests.</w:t>
            </w:r>
          </w:p>
          <w:p w14:paraId="7B9C085E" w14:textId="77777777" w:rsidR="007D32C9" w:rsidRPr="00BD54A0" w:rsidRDefault="007D32C9" w:rsidP="00BD54A0">
            <w:pPr>
              <w:pStyle w:val="TableEntry"/>
              <w:pPrChange w:id="466" w:author="Mary Jungers" w:date="2026-07-29T21:47:00Z" w16du:dateUtc="2026-07-30T02:47:00Z">
                <w:pPr>
                  <w:widowControl w:val="0"/>
                  <w:pBdr>
                    <w:top w:val="nil"/>
                    <w:left w:val="nil"/>
                    <w:bottom w:val="nil"/>
                    <w:right w:val="nil"/>
                    <w:between w:val="nil"/>
                  </w:pBdr>
                  <w:spacing w:before="40" w:after="40"/>
                  <w:ind w:left="72" w:right="72"/>
                </w:pPr>
              </w:pPrChange>
            </w:pPr>
            <w:r w:rsidRPr="00BD54A0">
              <w:t>Note: It is recommended to format this attribute according to the HL7 V2.5 XON data type so that it contains, in addition to the institution name, its globally unique identifier. This format is identical to the format of the authorInstitution Attribute of the MHD, XDS and XCA metadata.</w:t>
            </w:r>
          </w:p>
        </w:tc>
      </w:tr>
    </w:tbl>
    <w:p w14:paraId="5E9BAC80" w14:textId="77777777" w:rsidR="007D32C9" w:rsidRPr="0089691F" w:rsidRDefault="007D32C9" w:rsidP="009C5A30">
      <w:pPr>
        <w:pStyle w:val="BodyText"/>
      </w:pPr>
    </w:p>
    <w:p w14:paraId="15358205" w14:textId="406DE20D" w:rsidR="007D32C9" w:rsidRPr="0089691F" w:rsidRDefault="007D32C9" w:rsidP="009C5A30">
      <w:pPr>
        <w:pStyle w:val="Heading4"/>
        <w:rPr>
          <w:noProof w:val="0"/>
        </w:rPr>
      </w:pPr>
      <w:r w:rsidRPr="0089691F">
        <w:rPr>
          <w:noProof w:val="0"/>
        </w:rPr>
        <w:t>6.X.</w:t>
      </w:r>
      <w:r w:rsidR="00EE3B55" w:rsidRPr="0089691F">
        <w:rPr>
          <w:noProof w:val="0"/>
        </w:rPr>
        <w:t>2</w:t>
      </w:r>
      <w:r w:rsidRPr="0089691F">
        <w:rPr>
          <w:noProof w:val="0"/>
        </w:rPr>
        <w:t>.</w:t>
      </w:r>
      <w:r w:rsidR="00D72AFD" w:rsidRPr="0089691F">
        <w:rPr>
          <w:noProof w:val="0"/>
        </w:rPr>
        <w:t>8</w:t>
      </w:r>
      <w:r w:rsidRPr="0089691F">
        <w:rPr>
          <w:noProof w:val="0"/>
        </w:rPr>
        <w:t xml:space="preserve"> Key Object Document Module</w:t>
      </w:r>
    </w:p>
    <w:p w14:paraId="0A2A464A" w14:textId="12299C56" w:rsidR="007D32C9" w:rsidRPr="0089691F" w:rsidRDefault="007D32C9" w:rsidP="009C5A30">
      <w:pPr>
        <w:pStyle w:val="TableTitle"/>
        <w:rPr>
          <w:rFonts w:eastAsia="Arial"/>
        </w:rPr>
      </w:pPr>
      <w:r w:rsidRPr="0089691F">
        <w:rPr>
          <w:rFonts w:eastAsia="Arial"/>
        </w:rPr>
        <w:t>Table 6.X.</w:t>
      </w:r>
      <w:r w:rsidR="00EE3B55" w:rsidRPr="0089691F">
        <w:rPr>
          <w:rFonts w:eastAsia="Arial"/>
        </w:rPr>
        <w:t>2.</w:t>
      </w:r>
      <w:r w:rsidR="00895624" w:rsidRPr="0089691F">
        <w:rPr>
          <w:rFonts w:eastAsia="Arial"/>
        </w:rPr>
        <w:t>8</w:t>
      </w:r>
      <w:r w:rsidRPr="0089691F">
        <w:rPr>
          <w:rFonts w:eastAsia="Arial"/>
        </w:rPr>
        <w:t>-1: Usage of DICOM Attributes in Key Object Document Module</w:t>
      </w:r>
    </w:p>
    <w:tbl>
      <w:tblPr>
        <w:tblW w:w="934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100"/>
        <w:gridCol w:w="1305"/>
        <w:gridCol w:w="967"/>
        <w:gridCol w:w="4973"/>
      </w:tblGrid>
      <w:tr w:rsidR="007D32C9" w:rsidRPr="0089691F" w14:paraId="67435FF4" w14:textId="77777777" w:rsidTr="00670E88">
        <w:trPr>
          <w:cantSplit/>
          <w:trHeight w:val="465"/>
          <w:tblHeader/>
        </w:trPr>
        <w:tc>
          <w:tcPr>
            <w:tcW w:w="9345" w:type="dxa"/>
            <w:gridSpan w:val="4"/>
            <w:tcBorders>
              <w:top w:val="single" w:sz="6" w:space="0" w:color="000000"/>
              <w:left w:val="single" w:sz="6" w:space="0" w:color="000000"/>
              <w:bottom w:val="single" w:sz="6" w:space="0" w:color="000000"/>
              <w:right w:val="single" w:sz="6" w:space="0" w:color="000000"/>
            </w:tcBorders>
            <w:shd w:val="clear" w:color="auto" w:fill="BFBFBF"/>
          </w:tcPr>
          <w:p w14:paraId="12D74373" w14:textId="77777777" w:rsidR="007D32C9" w:rsidRPr="0089691F" w:rsidRDefault="007D32C9" w:rsidP="009C5A30">
            <w:pPr>
              <w:pStyle w:val="TableEntryHeader"/>
              <w:rPr>
                <w:rFonts w:eastAsia="Arial"/>
              </w:rPr>
            </w:pPr>
            <w:r w:rsidRPr="0089691F">
              <w:rPr>
                <w:rFonts w:eastAsia="Arial"/>
              </w:rPr>
              <w:t>Attributes from Table C.17.6-2 Key Object Document Module</w:t>
            </w:r>
          </w:p>
        </w:tc>
      </w:tr>
      <w:tr w:rsidR="007D32C9" w:rsidRPr="0089691F" w14:paraId="206D6018" w14:textId="77777777" w:rsidTr="00670E88">
        <w:trPr>
          <w:cantSplit/>
          <w:trHeight w:val="510"/>
          <w:tblHeader/>
        </w:trPr>
        <w:tc>
          <w:tcPr>
            <w:tcW w:w="2100" w:type="dxa"/>
            <w:tcBorders>
              <w:top w:val="single" w:sz="6" w:space="0" w:color="000000"/>
              <w:left w:val="single" w:sz="6" w:space="0" w:color="000000"/>
              <w:bottom w:val="single" w:sz="6" w:space="0" w:color="000000"/>
              <w:right w:val="single" w:sz="6" w:space="0" w:color="000000"/>
            </w:tcBorders>
            <w:shd w:val="clear" w:color="auto" w:fill="D9D9D9"/>
          </w:tcPr>
          <w:p w14:paraId="1EC4F0EE" w14:textId="77777777" w:rsidR="007D32C9" w:rsidRPr="0089691F" w:rsidRDefault="007D32C9" w:rsidP="009C5A30">
            <w:pPr>
              <w:pStyle w:val="TableEntryHeader"/>
              <w:rPr>
                <w:rFonts w:eastAsia="Arial"/>
              </w:rPr>
            </w:pPr>
            <w:r w:rsidRPr="0089691F">
              <w:rPr>
                <w:rFonts w:eastAsia="Arial"/>
              </w:rPr>
              <w:t>Attribute Name</w:t>
            </w:r>
          </w:p>
        </w:tc>
        <w:tc>
          <w:tcPr>
            <w:tcW w:w="1305" w:type="dxa"/>
            <w:tcBorders>
              <w:top w:val="single" w:sz="6" w:space="0" w:color="000000"/>
              <w:left w:val="single" w:sz="6" w:space="0" w:color="000000"/>
              <w:bottom w:val="single" w:sz="6" w:space="0" w:color="000000"/>
              <w:right w:val="single" w:sz="6" w:space="0" w:color="000000"/>
            </w:tcBorders>
            <w:shd w:val="clear" w:color="auto" w:fill="D9D9D9"/>
          </w:tcPr>
          <w:p w14:paraId="045B9369" w14:textId="77777777" w:rsidR="007D32C9" w:rsidRPr="0089691F" w:rsidRDefault="007D32C9" w:rsidP="009C5A30">
            <w:pPr>
              <w:pStyle w:val="TableEntryHeader"/>
              <w:rPr>
                <w:rFonts w:eastAsia="Arial"/>
              </w:rPr>
            </w:pPr>
            <w:r w:rsidRPr="0089691F">
              <w:rPr>
                <w:rFonts w:eastAsia="Arial"/>
              </w:rPr>
              <w:t>Tag</w:t>
            </w:r>
          </w:p>
        </w:tc>
        <w:tc>
          <w:tcPr>
            <w:tcW w:w="967" w:type="dxa"/>
            <w:tcBorders>
              <w:top w:val="single" w:sz="6" w:space="0" w:color="000000"/>
              <w:left w:val="single" w:sz="6" w:space="0" w:color="000000"/>
              <w:bottom w:val="single" w:sz="6" w:space="0" w:color="000000"/>
              <w:right w:val="single" w:sz="6" w:space="0" w:color="000000"/>
            </w:tcBorders>
            <w:shd w:val="clear" w:color="auto" w:fill="D9D9D9"/>
          </w:tcPr>
          <w:p w14:paraId="4832D86B" w14:textId="77777777" w:rsidR="007D32C9" w:rsidRPr="0089691F" w:rsidRDefault="007D32C9" w:rsidP="009C5A30">
            <w:pPr>
              <w:pStyle w:val="TableEntryHeader"/>
              <w:rPr>
                <w:rFonts w:eastAsia="Arial"/>
              </w:rPr>
            </w:pPr>
            <w:r w:rsidRPr="0089691F">
              <w:rPr>
                <w:rFonts w:eastAsia="Arial"/>
              </w:rPr>
              <w:t>IHE Usage</w:t>
            </w:r>
          </w:p>
        </w:tc>
        <w:tc>
          <w:tcPr>
            <w:tcW w:w="4973" w:type="dxa"/>
            <w:tcBorders>
              <w:top w:val="single" w:sz="6" w:space="0" w:color="000000"/>
              <w:left w:val="single" w:sz="6" w:space="0" w:color="000000"/>
              <w:bottom w:val="single" w:sz="6" w:space="0" w:color="000000"/>
              <w:right w:val="single" w:sz="6" w:space="0" w:color="000000"/>
            </w:tcBorders>
            <w:shd w:val="clear" w:color="auto" w:fill="D9D9D9"/>
          </w:tcPr>
          <w:p w14:paraId="61A56054" w14:textId="77777777" w:rsidR="007D32C9" w:rsidRPr="0089691F" w:rsidRDefault="007D32C9" w:rsidP="009C5A30">
            <w:pPr>
              <w:pStyle w:val="TableEntryHeader"/>
              <w:rPr>
                <w:rFonts w:eastAsia="Arial"/>
              </w:rPr>
            </w:pPr>
            <w:r w:rsidRPr="0089691F">
              <w:rPr>
                <w:rFonts w:eastAsia="Arial"/>
              </w:rPr>
              <w:t>Attribute Description</w:t>
            </w:r>
          </w:p>
        </w:tc>
      </w:tr>
      <w:tr w:rsidR="007D32C9" w:rsidRPr="0089691F" w14:paraId="120FB3BA" w14:textId="77777777" w:rsidTr="00670E88">
        <w:trPr>
          <w:trHeight w:val="1005"/>
        </w:trPr>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1F0C2993" w14:textId="77777777" w:rsidR="007D32C9" w:rsidRPr="0089691F" w:rsidRDefault="007D32C9" w:rsidP="00BD54A0">
            <w:pPr>
              <w:pStyle w:val="TableEntry"/>
              <w:pPrChange w:id="467" w:author="Mary Jungers" w:date="2026-07-29T21:43:00Z" w16du:dateUtc="2026-07-30T02:43:00Z">
                <w:pPr>
                  <w:widowControl w:val="0"/>
                  <w:pBdr>
                    <w:top w:val="nil"/>
                    <w:left w:val="nil"/>
                    <w:bottom w:val="nil"/>
                    <w:right w:val="nil"/>
                    <w:between w:val="nil"/>
                  </w:pBdr>
                  <w:spacing w:before="40" w:after="40"/>
                  <w:ind w:left="72" w:right="72"/>
                </w:pPr>
              </w:pPrChange>
            </w:pPr>
            <w:r w:rsidRPr="0089691F">
              <w:t>Referenced Request​ Sequence</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Pr>
          <w:p w14:paraId="30A3B05D" w14:textId="77777777" w:rsidR="007D32C9" w:rsidRPr="0089691F" w:rsidRDefault="007D32C9" w:rsidP="00BD54A0">
            <w:pPr>
              <w:pStyle w:val="TableEntry"/>
              <w:pPrChange w:id="468" w:author="Mary Jungers" w:date="2026-07-29T21:43:00Z" w16du:dateUtc="2026-07-30T02:43:00Z">
                <w:pPr>
                  <w:widowControl w:val="0"/>
                  <w:pBdr>
                    <w:top w:val="nil"/>
                    <w:left w:val="nil"/>
                    <w:bottom w:val="nil"/>
                    <w:right w:val="nil"/>
                    <w:between w:val="nil"/>
                  </w:pBdr>
                  <w:spacing w:before="40" w:after="40"/>
                  <w:ind w:left="72" w:right="72"/>
                </w:pPr>
              </w:pPrChange>
            </w:pPr>
            <w:r w:rsidRPr="0089691F">
              <w:t>(0040,A370)</w:t>
            </w:r>
          </w:p>
        </w:tc>
        <w:tc>
          <w:tcPr>
            <w:tcW w:w="967" w:type="dxa"/>
            <w:tcBorders>
              <w:top w:val="single" w:sz="6" w:space="0" w:color="000000"/>
              <w:left w:val="single" w:sz="6" w:space="0" w:color="000000"/>
              <w:bottom w:val="single" w:sz="6" w:space="0" w:color="000000"/>
              <w:right w:val="single" w:sz="6" w:space="0" w:color="000000"/>
            </w:tcBorders>
            <w:shd w:val="clear" w:color="auto" w:fill="FFFFFF"/>
          </w:tcPr>
          <w:p w14:paraId="12B1AFF6" w14:textId="77777777" w:rsidR="007D32C9" w:rsidRPr="0089691F" w:rsidRDefault="007D32C9" w:rsidP="00BD54A0">
            <w:pPr>
              <w:pStyle w:val="TableEntry"/>
              <w:pPrChange w:id="469" w:author="Mary Jungers" w:date="2026-07-29T21:43:00Z" w16du:dateUtc="2026-07-30T02:43:00Z">
                <w:pPr>
                  <w:widowControl w:val="0"/>
                  <w:pBdr>
                    <w:top w:val="nil"/>
                    <w:left w:val="nil"/>
                    <w:bottom w:val="nil"/>
                    <w:right w:val="nil"/>
                    <w:between w:val="nil"/>
                  </w:pBdr>
                  <w:spacing w:before="40" w:after="40"/>
                  <w:ind w:left="72" w:right="72"/>
                </w:pPr>
              </w:pPrChange>
            </w:pPr>
            <w:r w:rsidRPr="0089691F">
              <w:t>R+</w:t>
            </w:r>
          </w:p>
        </w:tc>
        <w:tc>
          <w:tcPr>
            <w:tcW w:w="4973" w:type="dxa"/>
            <w:tcBorders>
              <w:top w:val="single" w:sz="6" w:space="0" w:color="000000"/>
              <w:left w:val="single" w:sz="6" w:space="0" w:color="000000"/>
              <w:bottom w:val="single" w:sz="6" w:space="0" w:color="000000"/>
              <w:right w:val="single" w:sz="6" w:space="0" w:color="000000"/>
            </w:tcBorders>
            <w:shd w:val="clear" w:color="auto" w:fill="FFFFFF"/>
          </w:tcPr>
          <w:p w14:paraId="45B8317B" w14:textId="77777777" w:rsidR="007D32C9" w:rsidRPr="0089691F" w:rsidRDefault="007D32C9" w:rsidP="00BD54A0">
            <w:pPr>
              <w:pStyle w:val="TableEntry"/>
              <w:pPrChange w:id="470" w:author="Mary Jungers" w:date="2026-07-29T21:43:00Z" w16du:dateUtc="2026-07-30T02:43:00Z">
                <w:pPr>
                  <w:widowControl w:val="0"/>
                  <w:pBdr>
                    <w:top w:val="nil"/>
                    <w:left w:val="nil"/>
                    <w:bottom w:val="nil"/>
                    <w:right w:val="nil"/>
                    <w:between w:val="nil"/>
                  </w:pBdr>
                  <w:spacing w:before="40" w:after="40"/>
                  <w:ind w:left="72" w:right="72"/>
                </w:pPr>
              </w:pPrChange>
            </w:pPr>
            <w:r w:rsidRPr="0089691F">
              <w:t>Identifies Requested Procedures to which this Document​ pertains.</w:t>
            </w:r>
          </w:p>
          <w:p w14:paraId="464F0F9A" w14:textId="77777777" w:rsidR="007D32C9" w:rsidRPr="0089691F" w:rsidRDefault="007D32C9" w:rsidP="00BD54A0">
            <w:pPr>
              <w:pStyle w:val="TableEntry"/>
              <w:pPrChange w:id="471" w:author="Mary Jungers" w:date="2026-07-29T21:43:00Z" w16du:dateUtc="2026-07-30T02:43:00Z">
                <w:pPr>
                  <w:widowControl w:val="0"/>
                  <w:pBdr>
                    <w:top w:val="nil"/>
                    <w:left w:val="nil"/>
                    <w:bottom w:val="nil"/>
                    <w:right w:val="nil"/>
                    <w:between w:val="nil"/>
                  </w:pBdr>
                  <w:spacing w:before="40" w:after="40"/>
                  <w:ind w:left="72" w:right="72"/>
                </w:pPr>
              </w:pPrChange>
            </w:pPr>
            <w:r w:rsidRPr="0089691F">
              <w:t xml:space="preserve">One or more Items shall be included in this Sequence. </w:t>
            </w:r>
          </w:p>
          <w:p w14:paraId="62167191" w14:textId="615F44D0" w:rsidR="007D32C9" w:rsidRPr="0089691F" w:rsidRDefault="007D32C9" w:rsidP="00BD54A0">
            <w:pPr>
              <w:pStyle w:val="TableEntry"/>
              <w:pPrChange w:id="472" w:author="Mary Jungers" w:date="2026-07-29T21:43:00Z" w16du:dateUtc="2026-07-30T02:43:00Z">
                <w:pPr>
                  <w:widowControl w:val="0"/>
                  <w:pBdr>
                    <w:top w:val="nil"/>
                    <w:left w:val="nil"/>
                    <w:bottom w:val="nil"/>
                    <w:right w:val="nil"/>
                    <w:between w:val="nil"/>
                  </w:pBdr>
                  <w:spacing w:before="40" w:after="40"/>
                  <w:ind w:left="72" w:right="72"/>
                </w:pPr>
              </w:pPrChange>
            </w:pPr>
            <w:r w:rsidRPr="0089691F">
              <w:t xml:space="preserve">See Section </w:t>
            </w:r>
            <w:r w:rsidR="00435EBE" w:rsidRPr="0089691F">
              <w:t>6.X.2.8.1</w:t>
            </w:r>
            <w:r w:rsidRPr="0089691F">
              <w:t>.</w:t>
            </w:r>
          </w:p>
        </w:tc>
      </w:tr>
      <w:tr w:rsidR="007D32C9" w:rsidRPr="0089691F" w14:paraId="50AB54F2" w14:textId="77777777" w:rsidTr="00670E88">
        <w:trPr>
          <w:trHeight w:val="699"/>
        </w:trPr>
        <w:tc>
          <w:tcPr>
            <w:tcW w:w="9345" w:type="dxa"/>
            <w:gridSpan w:val="4"/>
            <w:tcBorders>
              <w:top w:val="single" w:sz="6" w:space="0" w:color="000000"/>
              <w:left w:val="single" w:sz="6" w:space="0" w:color="000000"/>
              <w:bottom w:val="single" w:sz="6" w:space="0" w:color="000000"/>
              <w:right w:val="single" w:sz="6" w:space="0" w:color="000000"/>
            </w:tcBorders>
            <w:shd w:val="clear" w:color="auto" w:fill="FFFFFF"/>
          </w:tcPr>
          <w:p w14:paraId="7F6E9732" w14:textId="0A9D1690" w:rsidR="007D32C9" w:rsidRPr="0089691F" w:rsidRDefault="007D32C9" w:rsidP="00BD54A0">
            <w:pPr>
              <w:pStyle w:val="TableEntry"/>
              <w:pPrChange w:id="473" w:author="Mary Jungers" w:date="2026-07-29T21:43:00Z" w16du:dateUtc="2026-07-30T02:43:00Z">
                <w:pPr>
                  <w:widowControl w:val="0"/>
                  <w:pBdr>
                    <w:top w:val="nil"/>
                    <w:left w:val="nil"/>
                    <w:bottom w:val="nil"/>
                    <w:right w:val="nil"/>
                    <w:between w:val="nil"/>
                  </w:pBdr>
                  <w:spacing w:before="40" w:after="40"/>
                  <w:ind w:left="72" w:right="72"/>
                </w:pPr>
              </w:pPrChange>
            </w:pPr>
            <w:r w:rsidRPr="0089691F">
              <w:t>&gt;Include Table 6.X</w:t>
            </w:r>
            <w:r w:rsidR="000C04BB" w:rsidRPr="0089691F">
              <w:t>.</w:t>
            </w:r>
            <w:r w:rsidR="000B4292" w:rsidRPr="0089691F">
              <w:t>2.8.1</w:t>
            </w:r>
            <w:r w:rsidRPr="0089691F">
              <w:t>-1 “Referenced Request Macro Attributes” – see section 6.X.</w:t>
            </w:r>
            <w:r w:rsidR="000B4292" w:rsidRPr="0089691F">
              <w:t>2.8</w:t>
            </w:r>
            <w:r w:rsidRPr="0089691F">
              <w:t>.1 Referenced Request Macro</w:t>
            </w:r>
          </w:p>
        </w:tc>
      </w:tr>
      <w:tr w:rsidR="007D32C9" w:rsidRPr="0089691F" w14:paraId="4DF14D8C" w14:textId="77777777" w:rsidTr="00670E88">
        <w:trPr>
          <w:trHeight w:val="1005"/>
        </w:trPr>
        <w:tc>
          <w:tcPr>
            <w:tcW w:w="2100" w:type="dxa"/>
            <w:tcBorders>
              <w:top w:val="single" w:sz="6" w:space="0" w:color="000000"/>
              <w:left w:val="single" w:sz="6" w:space="0" w:color="000000"/>
              <w:bottom w:val="single" w:sz="6" w:space="0" w:color="000000"/>
              <w:right w:val="single" w:sz="6" w:space="0" w:color="000000"/>
            </w:tcBorders>
            <w:shd w:val="clear" w:color="auto" w:fill="FFFFFF"/>
          </w:tcPr>
          <w:p w14:paraId="57E6A473" w14:textId="77777777" w:rsidR="007D32C9" w:rsidRPr="0089691F" w:rsidRDefault="007D32C9" w:rsidP="00BD54A0">
            <w:pPr>
              <w:pStyle w:val="TableEntry"/>
              <w:pPrChange w:id="474" w:author="Mary Jungers" w:date="2026-07-29T21:43:00Z" w16du:dateUtc="2026-07-30T02:43:00Z">
                <w:pPr>
                  <w:widowControl w:val="0"/>
                  <w:pBdr>
                    <w:top w:val="nil"/>
                    <w:left w:val="nil"/>
                    <w:bottom w:val="nil"/>
                    <w:right w:val="nil"/>
                    <w:between w:val="nil"/>
                  </w:pBdr>
                  <w:spacing w:before="40" w:after="40"/>
                  <w:ind w:left="72" w:right="72"/>
                </w:pPr>
              </w:pPrChange>
            </w:pPr>
            <w:r w:rsidRPr="0089691F">
              <w:t>Current Requested Procedure​ Evidence Sequence</w:t>
            </w:r>
          </w:p>
        </w:tc>
        <w:tc>
          <w:tcPr>
            <w:tcW w:w="1305" w:type="dxa"/>
            <w:tcBorders>
              <w:top w:val="single" w:sz="6" w:space="0" w:color="000000"/>
              <w:left w:val="single" w:sz="6" w:space="0" w:color="000000"/>
              <w:bottom w:val="single" w:sz="6" w:space="0" w:color="000000"/>
              <w:right w:val="single" w:sz="6" w:space="0" w:color="000000"/>
            </w:tcBorders>
            <w:shd w:val="clear" w:color="auto" w:fill="FFFFFF"/>
          </w:tcPr>
          <w:p w14:paraId="463FB621" w14:textId="77777777" w:rsidR="007D32C9" w:rsidRPr="0089691F" w:rsidRDefault="007D32C9" w:rsidP="00BD54A0">
            <w:pPr>
              <w:pStyle w:val="TableEntry"/>
              <w:pPrChange w:id="475" w:author="Mary Jungers" w:date="2026-07-29T21:43:00Z" w16du:dateUtc="2026-07-30T02:43:00Z">
                <w:pPr>
                  <w:widowControl w:val="0"/>
                  <w:pBdr>
                    <w:top w:val="nil"/>
                    <w:left w:val="nil"/>
                    <w:bottom w:val="nil"/>
                    <w:right w:val="nil"/>
                    <w:between w:val="nil"/>
                  </w:pBdr>
                  <w:spacing w:before="40" w:after="40"/>
                  <w:ind w:left="72" w:right="72"/>
                </w:pPr>
              </w:pPrChange>
            </w:pPr>
            <w:r w:rsidRPr="0089691F">
              <w:t>(0040,A375) </w:t>
            </w:r>
          </w:p>
        </w:tc>
        <w:tc>
          <w:tcPr>
            <w:tcW w:w="967" w:type="dxa"/>
            <w:tcBorders>
              <w:top w:val="single" w:sz="6" w:space="0" w:color="000000"/>
              <w:left w:val="single" w:sz="6" w:space="0" w:color="000000"/>
              <w:bottom w:val="single" w:sz="6" w:space="0" w:color="000000"/>
              <w:right w:val="single" w:sz="6" w:space="0" w:color="000000"/>
            </w:tcBorders>
            <w:shd w:val="clear" w:color="auto" w:fill="FFFFFF"/>
          </w:tcPr>
          <w:p w14:paraId="153AEE7A" w14:textId="77777777" w:rsidR="007D32C9" w:rsidRPr="0089691F" w:rsidRDefault="007D32C9" w:rsidP="00BD54A0">
            <w:pPr>
              <w:pStyle w:val="TableEntry"/>
              <w:pPrChange w:id="476" w:author="Mary Jungers" w:date="2026-07-29T21:43:00Z" w16du:dateUtc="2026-07-30T02:43:00Z">
                <w:pPr>
                  <w:widowControl w:val="0"/>
                  <w:pBdr>
                    <w:top w:val="nil"/>
                    <w:left w:val="nil"/>
                    <w:bottom w:val="nil"/>
                    <w:right w:val="nil"/>
                    <w:between w:val="nil"/>
                  </w:pBdr>
                  <w:spacing w:before="40" w:after="40"/>
                  <w:ind w:left="72" w:right="72"/>
                </w:pPr>
              </w:pPrChange>
            </w:pPr>
            <w:r w:rsidRPr="0089691F">
              <w:t>R</w:t>
            </w:r>
          </w:p>
        </w:tc>
        <w:tc>
          <w:tcPr>
            <w:tcW w:w="4973" w:type="dxa"/>
            <w:tcBorders>
              <w:top w:val="single" w:sz="6" w:space="0" w:color="000000"/>
              <w:left w:val="single" w:sz="6" w:space="0" w:color="000000"/>
              <w:bottom w:val="single" w:sz="6" w:space="0" w:color="000000"/>
              <w:right w:val="single" w:sz="6" w:space="0" w:color="000000"/>
            </w:tcBorders>
            <w:shd w:val="clear" w:color="auto" w:fill="FFFFFF"/>
          </w:tcPr>
          <w:p w14:paraId="10DB73AC" w14:textId="6250DD6C" w:rsidR="007D32C9" w:rsidRPr="0089691F" w:rsidRDefault="007D32C9" w:rsidP="00BD54A0">
            <w:pPr>
              <w:pStyle w:val="TableEntry"/>
              <w:pPrChange w:id="477" w:author="Mary Jungers" w:date="2026-07-29T21:43:00Z" w16du:dateUtc="2026-07-30T02:43:00Z">
                <w:pPr>
                  <w:widowControl w:val="0"/>
                  <w:pBdr>
                    <w:top w:val="nil"/>
                    <w:left w:val="nil"/>
                    <w:bottom w:val="nil"/>
                    <w:right w:val="nil"/>
                    <w:between w:val="nil"/>
                  </w:pBdr>
                  <w:spacing w:before="40" w:after="40"/>
                  <w:ind w:left="72" w:right="72"/>
                </w:pPr>
              </w:pPrChange>
            </w:pPr>
            <w:r w:rsidRPr="0089691F">
              <w:t>List of all Composite SOP Instances references in Content Sequence (0040,A730), including all presentation states, real world value maps and other accompanying composite instances that are referenced from the content items.</w:t>
            </w:r>
          </w:p>
        </w:tc>
      </w:tr>
      <w:tr w:rsidR="007D32C9" w:rsidRPr="0089691F" w14:paraId="48F5A9A7" w14:textId="77777777" w:rsidTr="00670E88">
        <w:trPr>
          <w:trHeight w:val="525"/>
        </w:trPr>
        <w:tc>
          <w:tcPr>
            <w:tcW w:w="9345" w:type="dxa"/>
            <w:gridSpan w:val="4"/>
            <w:tcBorders>
              <w:top w:val="single" w:sz="6" w:space="0" w:color="000000"/>
              <w:left w:val="single" w:sz="6" w:space="0" w:color="000000"/>
              <w:bottom w:val="single" w:sz="6" w:space="0" w:color="000000"/>
              <w:right w:val="single" w:sz="6" w:space="0" w:color="000000"/>
            </w:tcBorders>
            <w:shd w:val="clear" w:color="auto" w:fill="FFFFFF"/>
          </w:tcPr>
          <w:p w14:paraId="585C0962" w14:textId="49B4FAAE" w:rsidR="007D32C9" w:rsidRPr="0089691F" w:rsidRDefault="007D32C9" w:rsidP="00BD54A0">
            <w:pPr>
              <w:pStyle w:val="TableEntry"/>
              <w:pPrChange w:id="478" w:author="Mary Jungers" w:date="2026-07-29T21:43:00Z" w16du:dateUtc="2026-07-30T02:43:00Z">
                <w:pPr>
                  <w:widowControl w:val="0"/>
                  <w:pBdr>
                    <w:top w:val="nil"/>
                    <w:left w:val="nil"/>
                    <w:bottom w:val="nil"/>
                    <w:right w:val="nil"/>
                    <w:between w:val="nil"/>
                  </w:pBdr>
                  <w:spacing w:before="40" w:after="40"/>
                  <w:ind w:left="72" w:right="72"/>
                </w:pPr>
              </w:pPrChange>
            </w:pPr>
          </w:p>
          <w:p w14:paraId="3D38D950" w14:textId="28B45991" w:rsidR="009F2BB4" w:rsidRPr="0089691F" w:rsidRDefault="007B4594" w:rsidP="00BD54A0">
            <w:pPr>
              <w:pStyle w:val="TableEntry"/>
              <w:pPrChange w:id="479" w:author="Mary Jungers" w:date="2026-07-29T21:43:00Z" w16du:dateUtc="2026-07-30T02:43:00Z">
                <w:pPr>
                  <w:widowControl w:val="0"/>
                  <w:pBdr>
                    <w:top w:val="nil"/>
                    <w:left w:val="nil"/>
                    <w:bottom w:val="nil"/>
                    <w:right w:val="nil"/>
                    <w:between w:val="nil"/>
                  </w:pBdr>
                  <w:spacing w:before="40" w:after="40"/>
                  <w:ind w:left="72" w:right="72"/>
                </w:pPr>
              </w:pPrChange>
            </w:pPr>
            <w:r w:rsidRPr="0089691F">
              <w:t>&gt; Include Table 6.X.2.13-1 “Hierarchical SOP Instance Reference Macro" – see section 6.X.2.13 Hierarchical SOP Instance Reference Macro</w:t>
            </w:r>
          </w:p>
        </w:tc>
      </w:tr>
    </w:tbl>
    <w:p w14:paraId="137A5279" w14:textId="77777777" w:rsidR="007D32C9" w:rsidRPr="0089691F" w:rsidRDefault="007D32C9" w:rsidP="007D32C9">
      <w:pPr>
        <w:widowControl w:val="0"/>
        <w:pBdr>
          <w:top w:val="nil"/>
          <w:left w:val="nil"/>
          <w:bottom w:val="nil"/>
          <w:right w:val="nil"/>
          <w:between w:val="nil"/>
        </w:pBdr>
        <w:rPr>
          <w:color w:val="000000"/>
        </w:rPr>
      </w:pPr>
    </w:p>
    <w:p w14:paraId="56BAA786" w14:textId="3F01C1E6" w:rsidR="007D32C9" w:rsidRPr="0089691F" w:rsidRDefault="061A4AAB" w:rsidP="009C5A30">
      <w:pPr>
        <w:pStyle w:val="Heading5"/>
        <w:rPr>
          <w:rFonts w:eastAsia="Arial"/>
          <w:noProof w:val="0"/>
        </w:rPr>
      </w:pPr>
      <w:r w:rsidRPr="0089691F">
        <w:rPr>
          <w:rFonts w:eastAsia="Arial"/>
          <w:noProof w:val="0"/>
        </w:rPr>
        <w:lastRenderedPageBreak/>
        <w:t>6.X.2.8.1 Referenced Request Sequence</w:t>
      </w:r>
    </w:p>
    <w:p w14:paraId="179431D4" w14:textId="00D8BAFC" w:rsidR="00757193" w:rsidRPr="0089691F" w:rsidRDefault="007D32C9">
      <w:pPr>
        <w:pStyle w:val="BodyText"/>
      </w:pPr>
      <w:r w:rsidRPr="0089691F">
        <w:t>Identifies Requested Procedures that are being fulfilled (completely​ or partially) in the imaging study referenced by the manifest. </w:t>
      </w:r>
    </w:p>
    <w:p w14:paraId="4B252CFA" w14:textId="4178627B" w:rsidR="00757193" w:rsidRPr="0089691F" w:rsidRDefault="00757193" w:rsidP="009C5A30">
      <w:pPr>
        <w:pStyle w:val="BodyText"/>
      </w:pPr>
      <w:r w:rsidRPr="0089691F">
        <w:t>Figure 6.X.2.8.1-1 shows the many to many relationships between the workflow entities Clinical Order and Imaging Procedure Request (called Scheduled Procedure Request by DICOM) and the Imaging Study. The MADO Profile is designed to handle all of these relationships to ensure interoperability even between the broadest number of existing and future Imaging Document Consumers and Sources.</w:t>
      </w:r>
    </w:p>
    <w:bookmarkStart w:id="480" w:name="_MON_1834092146"/>
    <w:bookmarkEnd w:id="480"/>
    <w:p w14:paraId="1CD94BC6" w14:textId="5A5F74C4" w:rsidR="0085339E" w:rsidRPr="0089691F" w:rsidRDefault="003F627E" w:rsidP="009C5A30">
      <w:pPr>
        <w:pStyle w:val="BodyText"/>
        <w:jc w:val="center"/>
      </w:pPr>
      <w:r w:rsidRPr="0089691F">
        <w:object w:dxaOrig="9404" w:dyaOrig="3830" w14:anchorId="23FB64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1.15pt;height:191.55pt;mso-width-percent:0;mso-height-percent:0;mso-width-percent:0;mso-height-percent:0" o:ole="">
            <v:imagedata r:id="rId52" o:title="" croptop="8365f"/>
          </v:shape>
          <o:OLEObject Type="Embed" ProgID="Word.Document.12" ShapeID="_x0000_i1025" DrawAspect="Content" ObjectID="_1846867614" r:id="rId53">
            <o:FieldCodes>\s</o:FieldCodes>
          </o:OLEObject>
        </w:object>
      </w:r>
    </w:p>
    <w:p w14:paraId="5E10FD2B" w14:textId="4266DEED" w:rsidR="007D32C9" w:rsidRPr="0089691F" w:rsidRDefault="007D32C9" w:rsidP="009C5A30">
      <w:pPr>
        <w:pStyle w:val="FigureTitle"/>
        <w:rPr>
          <w:rFonts w:eastAsia="Arial"/>
        </w:rPr>
      </w:pPr>
      <w:r w:rsidRPr="0089691F">
        <w:rPr>
          <w:rFonts w:eastAsia="Arial"/>
        </w:rPr>
        <w:t>Figure: 6.X.</w:t>
      </w:r>
      <w:r w:rsidR="000971A0" w:rsidRPr="0089691F">
        <w:rPr>
          <w:rFonts w:eastAsia="Arial"/>
        </w:rPr>
        <w:t>2</w:t>
      </w:r>
      <w:r w:rsidRPr="0089691F">
        <w:rPr>
          <w:rFonts w:eastAsia="Arial"/>
        </w:rPr>
        <w:t>.</w:t>
      </w:r>
      <w:r w:rsidR="00C50CB7" w:rsidRPr="0089691F">
        <w:rPr>
          <w:rFonts w:eastAsia="Arial"/>
        </w:rPr>
        <w:t>8</w:t>
      </w:r>
      <w:r w:rsidRPr="0089691F">
        <w:rPr>
          <w:rFonts w:eastAsia="Arial"/>
        </w:rPr>
        <w:t>.1-1: Entities Identifiers and their linkages</w:t>
      </w:r>
    </w:p>
    <w:p w14:paraId="20F5CDCE" w14:textId="67E99F68" w:rsidR="00997C79" w:rsidRPr="0089691F" w:rsidRDefault="007D32C9" w:rsidP="007D32C9">
      <w:pPr>
        <w:widowControl w:val="0"/>
        <w:pBdr>
          <w:top w:val="nil"/>
          <w:left w:val="nil"/>
          <w:bottom w:val="nil"/>
          <w:right w:val="nil"/>
          <w:between w:val="nil"/>
        </w:pBdr>
        <w:rPr>
          <w:color w:val="000000"/>
        </w:rPr>
      </w:pPr>
      <w:r w:rsidRPr="0089691F">
        <w:rPr>
          <w:color w:val="000000"/>
        </w:rPr>
        <w:t>The Referenced Request​ Sequence (0040,A370) contains the same number of items as the</w:t>
      </w:r>
      <w:r w:rsidR="00997C79" w:rsidRPr="0089691F">
        <w:rPr>
          <w:color w:val="000000"/>
        </w:rPr>
        <w:t xml:space="preserve"> number of </w:t>
      </w:r>
      <w:r w:rsidR="00997C79" w:rsidRPr="0089691F">
        <w:rPr>
          <w:b/>
          <w:bCs/>
          <w:color w:val="000000"/>
        </w:rPr>
        <w:t>unique combinations of Accession Numbers and Placer Order Numbers associated with the Imaging Study.</w:t>
      </w:r>
    </w:p>
    <w:p w14:paraId="7B02DAC3" w14:textId="149CEE06" w:rsidR="007D32C9" w:rsidRPr="0089691F" w:rsidRDefault="007D32C9" w:rsidP="009C5A30">
      <w:pPr>
        <w:pStyle w:val="BodyText"/>
      </w:pPr>
      <w:r w:rsidRPr="0089691F">
        <w:t>The following examples illustrate some possible combinations:</w:t>
      </w:r>
    </w:p>
    <w:p w14:paraId="378F7635" w14:textId="16491193" w:rsidR="007D32C9" w:rsidRPr="0089691F" w:rsidRDefault="007D32C9" w:rsidP="009C5A30">
      <w:pPr>
        <w:pStyle w:val="ListNumber2"/>
        <w:numPr>
          <w:ilvl w:val="0"/>
          <w:numId w:val="139"/>
        </w:numPr>
      </w:pPr>
      <w:r w:rsidRPr="0089691F">
        <w:t>An intensive care physician orders a series of six portable chest x-ray</w:t>
      </w:r>
      <w:r w:rsidR="00997C79" w:rsidRPr="0089691F">
        <w:t>s</w:t>
      </w:r>
      <w:r w:rsidRPr="0089691F">
        <w:t xml:space="preserve"> for a patient, every 12 hours over 72 hours. </w:t>
      </w:r>
    </w:p>
    <w:p w14:paraId="15B6A367" w14:textId="77777777" w:rsidR="007D32C9" w:rsidRPr="0089691F" w:rsidRDefault="007D32C9" w:rsidP="009C5A30">
      <w:pPr>
        <w:pStyle w:val="ListBullet3"/>
      </w:pPr>
      <w:r w:rsidRPr="0089691F">
        <w:t>1 Clinical Order</w:t>
      </w:r>
    </w:p>
    <w:p w14:paraId="1AA75939" w14:textId="77777777" w:rsidR="007D32C9" w:rsidRPr="0089691F" w:rsidRDefault="007D32C9" w:rsidP="009C5A30">
      <w:pPr>
        <w:pStyle w:val="ListBullet3"/>
      </w:pPr>
      <w:r w:rsidRPr="0089691F">
        <w:t>6 Imaging Procedure Requests</w:t>
      </w:r>
    </w:p>
    <w:p w14:paraId="21169908" w14:textId="77777777" w:rsidR="007D32C9" w:rsidRPr="0089691F" w:rsidRDefault="007D32C9" w:rsidP="009C5A30">
      <w:pPr>
        <w:pStyle w:val="ListBullet3"/>
      </w:pPr>
      <w:r w:rsidRPr="0089691F">
        <w:t>6 Imaging Studies</w:t>
      </w:r>
    </w:p>
    <w:p w14:paraId="63C97DEC" w14:textId="1ECA8D84" w:rsidR="00997C79" w:rsidRPr="0089691F" w:rsidRDefault="007D32C9" w:rsidP="009C5A30">
      <w:pPr>
        <w:pStyle w:val="ListContinue2"/>
      </w:pPr>
      <w:r w:rsidRPr="0089691F">
        <w:t>When the imaging manifest is created for each one of these 6 Imaging Studies, the Accession Number in the Study Module contains the Accession Number (corresponding to one of the Imaging Procedure Requests)</w:t>
      </w:r>
      <w:r w:rsidR="00C84A21" w:rsidRPr="0089691F">
        <w:t xml:space="preserve">. </w:t>
      </w:r>
      <w:r w:rsidRPr="0089691F">
        <w:t xml:space="preserve">In addition, if the Placer Order Number is known, the Referenced Request​ Sequence (0040,A370) contains one item for the unique </w:t>
      </w:r>
      <w:r w:rsidRPr="0089691F">
        <w:lastRenderedPageBreak/>
        <w:t>combination of the Accession</w:t>
      </w:r>
      <w:r w:rsidR="00997C79" w:rsidRPr="0089691F">
        <w:t xml:space="preserve"> Number (corresponding to one of the Imaging Procedure Requests) and the Placer Order Number (corresponding to the clinical order).</w:t>
      </w:r>
    </w:p>
    <w:p w14:paraId="4FBD133F" w14:textId="22825857" w:rsidR="007D32C9" w:rsidRPr="0089691F" w:rsidRDefault="061A4AAB" w:rsidP="009C5A30">
      <w:pPr>
        <w:pStyle w:val="ListNumber2"/>
      </w:pPr>
      <w:r w:rsidRPr="0089691F">
        <w:t>An ED physician orders a chest CT and an abdominal CT for a patient in a tertiary care center. A single combined chest/abdominal CT is carried out and read by a single radiologist.</w:t>
      </w:r>
    </w:p>
    <w:p w14:paraId="23984369" w14:textId="77777777" w:rsidR="007D32C9" w:rsidRPr="0089691F" w:rsidRDefault="007D32C9" w:rsidP="009C5A30">
      <w:pPr>
        <w:pStyle w:val="ListBullet3"/>
      </w:pPr>
      <w:r w:rsidRPr="0089691F">
        <w:t>2 Clinical Orders</w:t>
      </w:r>
    </w:p>
    <w:p w14:paraId="235EDFB9" w14:textId="77777777" w:rsidR="007D32C9" w:rsidRPr="0089691F" w:rsidRDefault="007D32C9" w:rsidP="009C5A30">
      <w:pPr>
        <w:pStyle w:val="ListBullet3"/>
      </w:pPr>
      <w:r w:rsidRPr="0089691F">
        <w:t>1 Imaging Procedure Request</w:t>
      </w:r>
    </w:p>
    <w:p w14:paraId="09B9881D" w14:textId="77777777" w:rsidR="007D32C9" w:rsidRPr="0089691F" w:rsidRDefault="007D32C9" w:rsidP="009C5A30">
      <w:pPr>
        <w:pStyle w:val="ListBullet3"/>
      </w:pPr>
      <w:r w:rsidRPr="0089691F">
        <w:t>1 Imaging Study</w:t>
      </w:r>
    </w:p>
    <w:p w14:paraId="2DA77416" w14:textId="78595D10" w:rsidR="007D32C9" w:rsidRPr="0089691F" w:rsidRDefault="007D32C9" w:rsidP="009C5A30">
      <w:pPr>
        <w:pStyle w:val="ListContinue2"/>
      </w:pPr>
      <w:r w:rsidRPr="0089691F">
        <w:t>When the imaging manifest is created for the grouped imaging study, the Referenced Request​ Sequence (0040,A370) contains two items, one for the first Placer Order Number with the Accession Number and the second item for the second Placer Order Number with the same Accession Number.</w:t>
      </w:r>
    </w:p>
    <w:p w14:paraId="0C1D48A3" w14:textId="77777777" w:rsidR="007D32C9" w:rsidRPr="0089691F" w:rsidRDefault="061A4AAB" w:rsidP="009C5A30">
      <w:pPr>
        <w:pStyle w:val="ListNumber2"/>
      </w:pPr>
      <w:r w:rsidRPr="0089691F">
        <w:t xml:space="preserve">An angiography procedure is ordered by a vascular surgeon. During the course of this radiology intervention, an ultrasound exam is performed in the Angio room. </w:t>
      </w:r>
    </w:p>
    <w:p w14:paraId="5A78441E" w14:textId="77777777" w:rsidR="007D32C9" w:rsidRPr="0089691F" w:rsidRDefault="007D32C9" w:rsidP="009C5A30">
      <w:pPr>
        <w:pStyle w:val="ListBullet3"/>
      </w:pPr>
      <w:r w:rsidRPr="0089691F">
        <w:t>1 Clinical Order</w:t>
      </w:r>
    </w:p>
    <w:p w14:paraId="52DA27DC" w14:textId="77777777" w:rsidR="007D32C9" w:rsidRPr="0089691F" w:rsidRDefault="007D32C9" w:rsidP="009C5A30">
      <w:pPr>
        <w:pStyle w:val="ListBullet3"/>
      </w:pPr>
      <w:r w:rsidRPr="0089691F">
        <w:t>1 Imaging Procedure Request</w:t>
      </w:r>
    </w:p>
    <w:p w14:paraId="16381185" w14:textId="77777777" w:rsidR="007D32C9" w:rsidRPr="0089691F" w:rsidRDefault="007D32C9" w:rsidP="009C5A30">
      <w:pPr>
        <w:pStyle w:val="ListBullet3"/>
      </w:pPr>
      <w:r w:rsidRPr="0089691F">
        <w:t>2 Imaging Studies</w:t>
      </w:r>
    </w:p>
    <w:p w14:paraId="0004D2B1" w14:textId="73703A0C" w:rsidR="007D32C9" w:rsidRPr="0089691F" w:rsidRDefault="007D32C9" w:rsidP="009C5A30">
      <w:pPr>
        <w:pStyle w:val="ListContinue2"/>
      </w:pPr>
      <w:r w:rsidRPr="0089691F">
        <w:t>When the two imaging manifests are created, each manifest contains the same Accession Number in the Study Module</w:t>
      </w:r>
      <w:r w:rsidR="00C84A21" w:rsidRPr="0089691F">
        <w:t xml:space="preserve">. </w:t>
      </w:r>
      <w:r w:rsidRPr="0089691F">
        <w:t>In addition, if the Placer Order Number is known, the Referenced Request​ Sequence (0040,A370) contains a single Item (Accession Number and Order Placer Number).</w:t>
      </w:r>
    </w:p>
    <w:p w14:paraId="602C0308" w14:textId="45BC6D2D" w:rsidR="00997C79" w:rsidRPr="0089691F" w:rsidRDefault="00B47333" w:rsidP="00CC0BA4">
      <w:pPr>
        <w:pStyle w:val="Heading4"/>
        <w:rPr>
          <w:noProof w:val="0"/>
        </w:rPr>
      </w:pPr>
      <w:r w:rsidRPr="0089691F">
        <w:rPr>
          <w:noProof w:val="0"/>
        </w:rPr>
        <w:t>6.X.2</w:t>
      </w:r>
      <w:r w:rsidR="007D32C9" w:rsidRPr="0089691F">
        <w:rPr>
          <w:noProof w:val="0"/>
        </w:rPr>
        <w:t>.</w:t>
      </w:r>
      <w:r w:rsidR="004A5BE6" w:rsidRPr="0089691F">
        <w:rPr>
          <w:noProof w:val="0"/>
        </w:rPr>
        <w:t>9</w:t>
      </w:r>
      <w:r w:rsidR="007D32C9" w:rsidRPr="0089691F">
        <w:rPr>
          <w:noProof w:val="0"/>
        </w:rPr>
        <w:t xml:space="preserve"> SR Document Content Module</w:t>
      </w:r>
    </w:p>
    <w:p w14:paraId="1A6BFE2C" w14:textId="77777777" w:rsidR="007D32C9" w:rsidRPr="0089691F" w:rsidRDefault="007D32C9" w:rsidP="009C5A30">
      <w:pPr>
        <w:pStyle w:val="BodyText"/>
        <w:rPr>
          <w:color w:val="000000"/>
        </w:rPr>
      </w:pPr>
      <w:r w:rsidRPr="0089691F">
        <w:rPr>
          <w:color w:val="000000"/>
        </w:rPr>
        <w:t>The SR Document Content Module shall be constructed from </w:t>
      </w:r>
      <w:hyperlink r:id="rId54" w:anchor="sect_TID_2010">
        <w:r w:rsidRPr="0089691F">
          <w:rPr>
            <w:color w:val="0000FF"/>
            <w:u w:val="single"/>
          </w:rPr>
          <w:t>TID 2010 “Key Object Selection”</w:t>
        </w:r>
      </w:hyperlink>
      <w:r w:rsidRPr="0089691F">
        <w:rPr>
          <w:color w:val="000000"/>
        </w:rPr>
        <w:t> invoked at the root node.</w:t>
      </w:r>
    </w:p>
    <w:p w14:paraId="3C029282" w14:textId="7C84CC56" w:rsidR="007D32C9" w:rsidRPr="00BD54A0" w:rsidRDefault="061A4AAB" w:rsidP="00BD54A0">
      <w:pPr>
        <w:pStyle w:val="BodyText"/>
        <w:rPr>
          <w:rFonts w:eastAsia="Arial"/>
          <w:rPrChange w:id="481" w:author="Mary Jungers" w:date="2026-07-29T21:47:00Z" w16du:dateUtc="2026-07-30T02:47:00Z">
            <w:rPr>
              <w:rFonts w:ascii="Arial" w:eastAsia="Arial" w:hAnsi="Arial" w:cs="Arial"/>
              <w:b/>
              <w:bCs/>
            </w:rPr>
          </w:rPrChange>
        </w:rPr>
      </w:pPr>
      <w:r w:rsidRPr="0089691F">
        <w:t xml:space="preserve">The TID 2010 “Key Object </w:t>
      </w:r>
      <w:r w:rsidRPr="00BD54A0">
        <w:t>Selection” Template may include one or more Content Items of Value Type CODE and identified by EV (121023, DCM “Procedure Code”).</w:t>
      </w:r>
    </w:p>
    <w:p w14:paraId="3620AAFE" w14:textId="6B5DD03B" w:rsidR="007D32C9" w:rsidRPr="0089691F" w:rsidDel="00C76FD1" w:rsidRDefault="007D32C9" w:rsidP="00BD54A0">
      <w:pPr>
        <w:pStyle w:val="BodyText"/>
        <w:rPr>
          <w:del w:id="482" w:author="Mary Jungers" w:date="2026-07-29T19:58:00Z" w16du:dateUtc="2026-07-30T00:58:00Z"/>
        </w:rPr>
        <w:pPrChange w:id="483" w:author="Mary Jungers" w:date="2026-07-29T21:47:00Z" w16du:dateUtc="2026-07-30T02:47:00Z">
          <w:pPr>
            <w:pStyle w:val="BodyText"/>
          </w:pPr>
        </w:pPrChange>
      </w:pPr>
      <w:r w:rsidRPr="00BD54A0">
        <w:t>The TID 2010 “Key Object Selection” Template shall include the TID 1600 “Image Library” Template</w:t>
      </w:r>
      <w:r w:rsidR="00C84A21" w:rsidRPr="00BD54A0">
        <w:t xml:space="preserve">. </w:t>
      </w:r>
      <w:r w:rsidRPr="00BD54A0">
        <w:t>CID 7010 “Key Object Selection Document Title shall be set to</w:t>
      </w:r>
      <w:r w:rsidRPr="0089691F">
        <w:t xml:space="preserve">: </w:t>
      </w:r>
      <w:r w:rsidR="002E7E33" w:rsidRPr="0089691F">
        <w:t>(</w:t>
      </w:r>
      <w:r w:rsidR="000059B3" w:rsidRPr="0089691F">
        <w:t>131560,</w:t>
      </w:r>
      <w:r w:rsidR="000F11E9" w:rsidRPr="0089691F">
        <w:t xml:space="preserve"> D</w:t>
      </w:r>
      <w:r w:rsidR="000059B3" w:rsidRPr="0089691F">
        <w:t>CM</w:t>
      </w:r>
      <w:r w:rsidR="000F11E9" w:rsidRPr="0089691F">
        <w:t xml:space="preserve"> </w:t>
      </w:r>
      <w:r w:rsidRPr="0089691F">
        <w:t>, "Manifest with Description"</w:t>
      </w:r>
      <w:r w:rsidR="002E7E33" w:rsidRPr="0089691F">
        <w:t>)</w:t>
      </w:r>
      <w:r w:rsidRPr="0089691F">
        <w:t>.</w:t>
      </w:r>
    </w:p>
    <w:p w14:paraId="231B45D8" w14:textId="77777777" w:rsidR="00997C79" w:rsidRPr="0089691F" w:rsidRDefault="00997C79" w:rsidP="00BD54A0">
      <w:pPr>
        <w:pStyle w:val="BodyText"/>
      </w:pPr>
    </w:p>
    <w:p w14:paraId="1505612B" w14:textId="59BF1AE7" w:rsidR="007D32C9" w:rsidRPr="0089691F" w:rsidRDefault="00997C79" w:rsidP="009C5A30">
      <w:pPr>
        <w:pStyle w:val="BodyText"/>
        <w:rPr>
          <w:rFonts w:eastAsia="Arial"/>
        </w:rPr>
      </w:pPr>
      <w:r w:rsidRPr="0089691F">
        <w:t xml:space="preserve">The TID </w:t>
      </w:r>
      <w:r w:rsidRPr="0089691F">
        <w:rPr>
          <w:color w:val="000000"/>
        </w:rPr>
        <w:t>1600 “Image Library” Content Items shall be present as specified in Table 6.X.2.9-1: TID 1600 Template for SR Document Content Module of Manifest.</w:t>
      </w:r>
    </w:p>
    <w:p w14:paraId="02E4E31E" w14:textId="42977E29" w:rsidR="00757193" w:rsidRPr="0089691F" w:rsidRDefault="00757193" w:rsidP="009C5A30">
      <w:pPr>
        <w:pStyle w:val="TableTitle"/>
      </w:pPr>
      <w:r w:rsidRPr="0089691F">
        <w:lastRenderedPageBreak/>
        <w:t xml:space="preserve">Table 6.X.2.9-1: </w:t>
      </w:r>
      <w:r w:rsidRPr="0089691F">
        <w:rPr>
          <w:rFonts w:eastAsia="Arial"/>
        </w:rPr>
        <w:t>TID 1600 Template for SR Document Content Module of Manifest</w:t>
      </w:r>
      <w:r w:rsidRPr="0089691F" w:rsidDel="00757193">
        <w:t xml:space="preserve"> </w:t>
      </w:r>
    </w:p>
    <w:tbl>
      <w:tblPr>
        <w:tblW w:w="9855" w:type="dxa"/>
        <w:tblInd w:w="50" w:type="dxa"/>
        <w:tblLayout w:type="fixed"/>
        <w:tblLook w:val="0400" w:firstRow="0" w:lastRow="0" w:firstColumn="0" w:lastColumn="0" w:noHBand="0" w:noVBand="1"/>
      </w:tblPr>
      <w:tblGrid>
        <w:gridCol w:w="1655"/>
        <w:gridCol w:w="1080"/>
        <w:gridCol w:w="2160"/>
        <w:gridCol w:w="810"/>
        <w:gridCol w:w="990"/>
        <w:gridCol w:w="1170"/>
        <w:gridCol w:w="1990"/>
      </w:tblGrid>
      <w:tr w:rsidR="00757193" w:rsidRPr="0089691F" w14:paraId="10186CEB" w14:textId="77777777" w:rsidTr="00DA033A">
        <w:trPr>
          <w:tblHeader/>
        </w:trPr>
        <w:tc>
          <w:tcPr>
            <w:tcW w:w="1655"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0D8CB8A1" w14:textId="77777777" w:rsidR="00757193" w:rsidRPr="0089691F" w:rsidRDefault="00757193" w:rsidP="00DA033A">
            <w:pPr>
              <w:pStyle w:val="TableEntryHeader"/>
              <w:rPr>
                <w:rFonts w:eastAsia="Arial"/>
              </w:rPr>
            </w:pPr>
            <w:r w:rsidRPr="0089691F">
              <w:rPr>
                <w:rFonts w:eastAsia="Arial"/>
              </w:rPr>
              <w:t>Rel with Parent</w:t>
            </w:r>
          </w:p>
        </w:tc>
        <w:tc>
          <w:tcPr>
            <w:tcW w:w="108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6A93C01E" w14:textId="77777777" w:rsidR="00757193" w:rsidRPr="0089691F" w:rsidRDefault="00757193" w:rsidP="00DA033A">
            <w:pPr>
              <w:pStyle w:val="TableEntryHeader"/>
              <w:rPr>
                <w:rFonts w:eastAsia="Arial"/>
              </w:rPr>
            </w:pPr>
            <w:r w:rsidRPr="0089691F">
              <w:rPr>
                <w:rFonts w:eastAsia="Arial"/>
              </w:rPr>
              <w:t>VT</w:t>
            </w:r>
          </w:p>
        </w:tc>
        <w:tc>
          <w:tcPr>
            <w:tcW w:w="216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413E319D" w14:textId="77777777" w:rsidR="00757193" w:rsidRPr="0089691F" w:rsidRDefault="00757193" w:rsidP="00DA033A">
            <w:pPr>
              <w:pStyle w:val="TableEntryHeader"/>
              <w:rPr>
                <w:rFonts w:eastAsia="Arial"/>
              </w:rPr>
            </w:pPr>
            <w:r w:rsidRPr="0089691F">
              <w:rPr>
                <w:rFonts w:eastAsia="Arial"/>
              </w:rPr>
              <w:t>Concept Name</w:t>
            </w:r>
          </w:p>
        </w:tc>
        <w:tc>
          <w:tcPr>
            <w:tcW w:w="81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0A023166" w14:textId="77777777" w:rsidR="00757193" w:rsidRPr="0089691F" w:rsidRDefault="00757193" w:rsidP="00DA033A">
            <w:pPr>
              <w:pStyle w:val="TableEntryHeader"/>
              <w:rPr>
                <w:rFonts w:eastAsia="Arial"/>
              </w:rPr>
            </w:pPr>
            <w:r w:rsidRPr="0089691F">
              <w:rPr>
                <w:rFonts w:eastAsia="Arial"/>
              </w:rPr>
              <w:t>VM</w:t>
            </w:r>
          </w:p>
        </w:tc>
        <w:tc>
          <w:tcPr>
            <w:tcW w:w="99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112DD5F9" w14:textId="77777777" w:rsidR="00757193" w:rsidRPr="0089691F" w:rsidRDefault="00757193" w:rsidP="00DA033A">
            <w:pPr>
              <w:pStyle w:val="TableEntryHeader"/>
              <w:rPr>
                <w:rFonts w:eastAsia="Arial"/>
              </w:rPr>
            </w:pPr>
            <w:r w:rsidRPr="0089691F">
              <w:rPr>
                <w:rFonts w:eastAsia="Arial"/>
              </w:rPr>
              <w:t>Req Type</w:t>
            </w:r>
          </w:p>
        </w:tc>
        <w:tc>
          <w:tcPr>
            <w:tcW w:w="117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2676629D" w14:textId="77777777" w:rsidR="00757193" w:rsidRPr="0089691F" w:rsidRDefault="00757193" w:rsidP="00DA033A">
            <w:pPr>
              <w:pStyle w:val="TableEntryHeader"/>
              <w:rPr>
                <w:rFonts w:eastAsia="Arial"/>
              </w:rPr>
            </w:pPr>
            <w:r w:rsidRPr="0089691F">
              <w:rPr>
                <w:rFonts w:eastAsia="Arial"/>
              </w:rPr>
              <w:t>Condition</w:t>
            </w:r>
          </w:p>
        </w:tc>
        <w:tc>
          <w:tcPr>
            <w:tcW w:w="199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26B1DA82" w14:textId="77777777" w:rsidR="00757193" w:rsidRPr="0089691F" w:rsidRDefault="00757193" w:rsidP="00DA033A">
            <w:pPr>
              <w:pStyle w:val="TableEntryHeader"/>
              <w:rPr>
                <w:rFonts w:eastAsia="Arial"/>
              </w:rPr>
            </w:pPr>
            <w:r w:rsidRPr="0089691F">
              <w:rPr>
                <w:rFonts w:eastAsia="Arial"/>
              </w:rPr>
              <w:t>Value Set Constraint</w:t>
            </w:r>
          </w:p>
        </w:tc>
      </w:tr>
      <w:tr w:rsidR="00757193" w:rsidRPr="0089691F" w14:paraId="28614CCC" w14:textId="77777777" w:rsidTr="00DA033A">
        <w:tc>
          <w:tcPr>
            <w:tcW w:w="1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41735FC" w14:textId="77777777" w:rsidR="00757193" w:rsidRPr="0089691F" w:rsidRDefault="00757193" w:rsidP="00DA033A">
            <w:pPr>
              <w:pStyle w:val="TableEntry"/>
            </w:pPr>
            <w:r w:rsidRPr="0089691F">
              <w:t>HAS ACQ CONTEXT</w:t>
            </w:r>
          </w:p>
        </w:tc>
        <w:tc>
          <w:tcPr>
            <w:tcW w:w="1080" w:type="dxa"/>
            <w:tcBorders>
              <w:bottom w:val="single" w:sz="4" w:space="0" w:color="000000"/>
              <w:right w:val="single" w:sz="4" w:space="0" w:color="000000"/>
            </w:tcBorders>
            <w:tcMar>
              <w:top w:w="40" w:type="dxa"/>
              <w:left w:w="40" w:type="dxa"/>
              <w:bottom w:w="40" w:type="dxa"/>
              <w:right w:w="40" w:type="dxa"/>
            </w:tcMar>
          </w:tcPr>
          <w:p w14:paraId="597ECA61" w14:textId="77777777" w:rsidR="00757193" w:rsidRPr="0089691F" w:rsidRDefault="00757193" w:rsidP="00DA033A">
            <w:pPr>
              <w:pStyle w:val="TableEntry"/>
            </w:pPr>
            <w:r w:rsidRPr="0089691F">
              <w:t>CODE</w:t>
            </w:r>
          </w:p>
        </w:tc>
        <w:tc>
          <w:tcPr>
            <w:tcW w:w="2160" w:type="dxa"/>
            <w:tcBorders>
              <w:bottom w:val="single" w:sz="4" w:space="0" w:color="000000"/>
              <w:right w:val="single" w:sz="4" w:space="0" w:color="000000"/>
            </w:tcBorders>
            <w:tcMar>
              <w:top w:w="40" w:type="dxa"/>
              <w:left w:w="40" w:type="dxa"/>
              <w:bottom w:w="40" w:type="dxa"/>
              <w:right w:w="40" w:type="dxa"/>
            </w:tcMar>
          </w:tcPr>
          <w:p w14:paraId="7026D02A" w14:textId="77777777" w:rsidR="00757193" w:rsidRPr="0089691F" w:rsidRDefault="00757193" w:rsidP="00DA033A">
            <w:pPr>
              <w:pStyle w:val="TableEntry"/>
            </w:pPr>
            <w:r w:rsidRPr="0089691F">
              <w:t xml:space="preserve">EV </w:t>
            </w:r>
            <w:hyperlink w:anchor="bookmark=id.u3iazr6nz9l5">
              <w:r w:rsidRPr="0089691F">
                <w:t>(121139, DCM, "Modality")</w:t>
              </w:r>
            </w:hyperlink>
          </w:p>
        </w:tc>
        <w:tc>
          <w:tcPr>
            <w:tcW w:w="810" w:type="dxa"/>
            <w:tcBorders>
              <w:bottom w:val="single" w:sz="4" w:space="0" w:color="000000"/>
              <w:right w:val="single" w:sz="4" w:space="0" w:color="000000"/>
            </w:tcBorders>
            <w:tcMar>
              <w:top w:w="40" w:type="dxa"/>
              <w:left w:w="40" w:type="dxa"/>
              <w:bottom w:w="40" w:type="dxa"/>
              <w:right w:w="40" w:type="dxa"/>
            </w:tcMar>
          </w:tcPr>
          <w:p w14:paraId="1C0CCECD" w14:textId="77777777" w:rsidR="00757193" w:rsidRPr="0089691F" w:rsidRDefault="00757193" w:rsidP="00DA033A">
            <w:pPr>
              <w:pStyle w:val="TableEntry"/>
            </w:pPr>
            <w:r w:rsidRPr="0089691F">
              <w:t>1-n</w:t>
            </w:r>
          </w:p>
        </w:tc>
        <w:tc>
          <w:tcPr>
            <w:tcW w:w="990" w:type="dxa"/>
            <w:tcBorders>
              <w:bottom w:val="single" w:sz="4" w:space="0" w:color="000000"/>
              <w:right w:val="single" w:sz="4" w:space="0" w:color="000000"/>
            </w:tcBorders>
            <w:tcMar>
              <w:top w:w="40" w:type="dxa"/>
              <w:left w:w="40" w:type="dxa"/>
              <w:bottom w:w="40" w:type="dxa"/>
              <w:right w:w="40" w:type="dxa"/>
            </w:tcMar>
          </w:tcPr>
          <w:p w14:paraId="3266458C" w14:textId="77777777" w:rsidR="00757193" w:rsidRPr="0089691F" w:rsidRDefault="00757193" w:rsidP="00DA033A">
            <w:pPr>
              <w:pStyle w:val="TableEntry"/>
            </w:pPr>
            <w:r w:rsidRPr="0089691F">
              <w:t>R+</w:t>
            </w:r>
          </w:p>
        </w:tc>
        <w:tc>
          <w:tcPr>
            <w:tcW w:w="1170" w:type="dxa"/>
            <w:tcBorders>
              <w:bottom w:val="single" w:sz="4" w:space="0" w:color="000000"/>
              <w:right w:val="single" w:sz="4" w:space="0" w:color="000000"/>
            </w:tcBorders>
            <w:tcMar>
              <w:top w:w="40" w:type="dxa"/>
              <w:left w:w="40" w:type="dxa"/>
              <w:bottom w:w="40" w:type="dxa"/>
              <w:right w:w="40" w:type="dxa"/>
            </w:tcMar>
          </w:tcPr>
          <w:p w14:paraId="1886D2BF" w14:textId="77777777" w:rsidR="00757193" w:rsidRPr="0089691F" w:rsidRDefault="00757193" w:rsidP="00DA033A">
            <w:pPr>
              <w:pStyle w:val="TableEntry"/>
            </w:pPr>
          </w:p>
        </w:tc>
        <w:tc>
          <w:tcPr>
            <w:tcW w:w="1990" w:type="dxa"/>
            <w:tcBorders>
              <w:bottom w:val="single" w:sz="4" w:space="0" w:color="000000"/>
              <w:right w:val="single" w:sz="4" w:space="0" w:color="000000"/>
            </w:tcBorders>
            <w:tcMar>
              <w:top w:w="40" w:type="dxa"/>
              <w:left w:w="40" w:type="dxa"/>
              <w:bottom w:w="40" w:type="dxa"/>
              <w:right w:w="40" w:type="dxa"/>
            </w:tcMar>
          </w:tcPr>
          <w:p w14:paraId="074F966C" w14:textId="77777777" w:rsidR="00757193" w:rsidRPr="0089691F" w:rsidRDefault="00757193" w:rsidP="00DA033A">
            <w:pPr>
              <w:pStyle w:val="TableEntry"/>
            </w:pPr>
            <w:r w:rsidRPr="0089691F">
              <w:t>DCID 29 “Acquisition Modality”</w:t>
            </w:r>
          </w:p>
          <w:p w14:paraId="134A6715" w14:textId="77777777" w:rsidR="00757193" w:rsidRPr="0089691F" w:rsidRDefault="00757193" w:rsidP="00DA033A">
            <w:pPr>
              <w:pStyle w:val="TableEntry"/>
            </w:pPr>
            <w:r w:rsidRPr="0089691F">
              <w:t>Non-acquisition Modality from DCID 32 “Non-Acquisition Modality” may be included.</w:t>
            </w:r>
          </w:p>
        </w:tc>
      </w:tr>
      <w:tr w:rsidR="00757193" w:rsidRPr="0089691F" w14:paraId="1F997E64" w14:textId="77777777" w:rsidTr="00DA033A">
        <w:tc>
          <w:tcPr>
            <w:tcW w:w="1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7CC027B" w14:textId="77777777" w:rsidR="00757193" w:rsidRPr="0089691F" w:rsidRDefault="00757193" w:rsidP="00DA033A">
            <w:pPr>
              <w:pStyle w:val="TableEntry"/>
            </w:pPr>
            <w:r w:rsidRPr="0089691F">
              <w:t>HAS ACQ CONTEXT</w:t>
            </w:r>
          </w:p>
        </w:tc>
        <w:tc>
          <w:tcPr>
            <w:tcW w:w="1080" w:type="dxa"/>
            <w:tcBorders>
              <w:bottom w:val="single" w:sz="4" w:space="0" w:color="000000"/>
              <w:right w:val="single" w:sz="4" w:space="0" w:color="000000"/>
            </w:tcBorders>
            <w:tcMar>
              <w:top w:w="40" w:type="dxa"/>
              <w:left w:w="40" w:type="dxa"/>
              <w:bottom w:w="40" w:type="dxa"/>
              <w:right w:w="40" w:type="dxa"/>
            </w:tcMar>
          </w:tcPr>
          <w:p w14:paraId="2887F064" w14:textId="77777777" w:rsidR="00757193" w:rsidRPr="0089691F" w:rsidRDefault="00757193" w:rsidP="00DA033A">
            <w:pPr>
              <w:pStyle w:val="TableEntry"/>
            </w:pPr>
            <w:r w:rsidRPr="0089691F">
              <w:t>CODE</w:t>
            </w:r>
          </w:p>
        </w:tc>
        <w:tc>
          <w:tcPr>
            <w:tcW w:w="2160" w:type="dxa"/>
            <w:tcBorders>
              <w:bottom w:val="single" w:sz="4" w:space="0" w:color="000000"/>
              <w:right w:val="single" w:sz="4" w:space="0" w:color="000000"/>
            </w:tcBorders>
            <w:tcMar>
              <w:top w:w="40" w:type="dxa"/>
              <w:left w:w="40" w:type="dxa"/>
              <w:bottom w:w="40" w:type="dxa"/>
              <w:right w:w="40" w:type="dxa"/>
            </w:tcMar>
          </w:tcPr>
          <w:p w14:paraId="021DFFA7" w14:textId="77777777" w:rsidR="00757193" w:rsidRPr="0089691F" w:rsidRDefault="00757193" w:rsidP="00DA033A">
            <w:pPr>
              <w:pStyle w:val="TableEntry"/>
            </w:pPr>
            <w:r w:rsidRPr="0089691F">
              <w:t xml:space="preserve">EV </w:t>
            </w:r>
            <w:hyperlink w:anchor="bookmark=id.u3iazr6nz9l5">
              <w:r w:rsidRPr="0089691F">
                <w:t>(123014, DCM, "Target Region")</w:t>
              </w:r>
            </w:hyperlink>
          </w:p>
        </w:tc>
        <w:tc>
          <w:tcPr>
            <w:tcW w:w="810" w:type="dxa"/>
            <w:tcBorders>
              <w:bottom w:val="single" w:sz="4" w:space="0" w:color="000000"/>
              <w:right w:val="single" w:sz="4" w:space="0" w:color="000000"/>
            </w:tcBorders>
            <w:tcMar>
              <w:top w:w="40" w:type="dxa"/>
              <w:left w:w="40" w:type="dxa"/>
              <w:bottom w:w="40" w:type="dxa"/>
              <w:right w:w="40" w:type="dxa"/>
            </w:tcMar>
          </w:tcPr>
          <w:p w14:paraId="53E55C8B" w14:textId="77777777" w:rsidR="00757193" w:rsidRPr="0089691F" w:rsidRDefault="00757193" w:rsidP="00DA033A">
            <w:pPr>
              <w:pStyle w:val="TableEntry"/>
            </w:pPr>
            <w:r w:rsidRPr="0089691F">
              <w:t>1-n</w:t>
            </w:r>
          </w:p>
        </w:tc>
        <w:tc>
          <w:tcPr>
            <w:tcW w:w="990" w:type="dxa"/>
            <w:tcBorders>
              <w:bottom w:val="single" w:sz="4" w:space="0" w:color="000000"/>
              <w:right w:val="single" w:sz="4" w:space="0" w:color="000000"/>
            </w:tcBorders>
            <w:tcMar>
              <w:top w:w="40" w:type="dxa"/>
              <w:left w:w="40" w:type="dxa"/>
              <w:bottom w:w="40" w:type="dxa"/>
              <w:right w:w="40" w:type="dxa"/>
            </w:tcMar>
          </w:tcPr>
          <w:p w14:paraId="211C2727" w14:textId="77777777" w:rsidR="00757193" w:rsidRPr="0089691F" w:rsidRDefault="00757193" w:rsidP="00DA033A">
            <w:pPr>
              <w:pStyle w:val="TableEntry"/>
            </w:pPr>
            <w:r w:rsidRPr="0089691F">
              <w:t>R+</w:t>
            </w:r>
          </w:p>
        </w:tc>
        <w:tc>
          <w:tcPr>
            <w:tcW w:w="1170" w:type="dxa"/>
            <w:tcBorders>
              <w:bottom w:val="single" w:sz="4" w:space="0" w:color="000000"/>
              <w:right w:val="single" w:sz="4" w:space="0" w:color="000000"/>
            </w:tcBorders>
            <w:tcMar>
              <w:top w:w="40" w:type="dxa"/>
              <w:left w:w="40" w:type="dxa"/>
              <w:bottom w:w="40" w:type="dxa"/>
              <w:right w:w="40" w:type="dxa"/>
            </w:tcMar>
          </w:tcPr>
          <w:p w14:paraId="5016C7CD" w14:textId="712F711E" w:rsidR="00757193" w:rsidRPr="0089691F" w:rsidRDefault="00757193" w:rsidP="00DA033A">
            <w:pPr>
              <w:pStyle w:val="TableEntry"/>
            </w:pPr>
            <w:r w:rsidRPr="0089691F">
              <w:t xml:space="preserve">     </w:t>
            </w:r>
          </w:p>
        </w:tc>
        <w:tc>
          <w:tcPr>
            <w:tcW w:w="1990" w:type="dxa"/>
            <w:tcBorders>
              <w:bottom w:val="single" w:sz="4" w:space="0" w:color="000000"/>
              <w:right w:val="single" w:sz="4" w:space="0" w:color="000000"/>
            </w:tcBorders>
            <w:tcMar>
              <w:top w:w="40" w:type="dxa"/>
              <w:left w:w="40" w:type="dxa"/>
              <w:bottom w:w="40" w:type="dxa"/>
              <w:right w:w="40" w:type="dxa"/>
            </w:tcMar>
          </w:tcPr>
          <w:p w14:paraId="14FBEC00" w14:textId="0B384E77" w:rsidR="00757193" w:rsidRPr="0089691F" w:rsidRDefault="00757193" w:rsidP="00DA033A">
            <w:pPr>
              <w:pStyle w:val="TableEntry"/>
            </w:pPr>
            <w:r w:rsidRPr="0089691F">
              <w:t>Code value for target region selected. See 6.X.6.4.1 High-Level Anatomic Regions and Systems Value Set (See Note below)</w:t>
            </w:r>
            <w:r w:rsidR="0089691F">
              <w:t xml:space="preserve">. </w:t>
            </w:r>
            <w:r w:rsidRPr="0089691F">
              <w:t xml:space="preserve"> </w:t>
            </w:r>
          </w:p>
        </w:tc>
      </w:tr>
      <w:tr w:rsidR="00757193" w:rsidRPr="0089691F" w14:paraId="30187C37" w14:textId="77777777" w:rsidTr="00DA033A">
        <w:trPr>
          <w:trHeight w:val="822"/>
        </w:trPr>
        <w:tc>
          <w:tcPr>
            <w:tcW w:w="165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5E927341" w14:textId="1B0E087D" w:rsidR="00757193" w:rsidRPr="0089691F" w:rsidRDefault="00757193" w:rsidP="00DA033A">
            <w:pPr>
              <w:pStyle w:val="TableEntry"/>
              <w:rPr>
                <w:rFonts w:eastAsia="Arial"/>
              </w:rPr>
            </w:pPr>
            <w:r w:rsidRPr="0089691F">
              <w:rPr>
                <w:rFonts w:eastAsia="Arial"/>
              </w:rPr>
              <w:t>HAS ACQ CONTEXT</w:t>
            </w:r>
          </w:p>
        </w:tc>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335C75E8" w14:textId="740A3757" w:rsidR="00757193" w:rsidRPr="0089691F" w:rsidRDefault="00757193" w:rsidP="006F3CCC">
            <w:pPr>
              <w:pStyle w:val="TableEntry"/>
              <w:rPr>
                <w:rFonts w:eastAsia="Arial"/>
              </w:rPr>
            </w:pPr>
            <w:r w:rsidRPr="0089691F">
              <w:t>NUM</w:t>
            </w:r>
          </w:p>
        </w:tc>
        <w:tc>
          <w:tcPr>
            <w:tcW w:w="216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D241154" w14:textId="67B210E8" w:rsidR="00757193" w:rsidRPr="0089691F" w:rsidRDefault="00757193" w:rsidP="00DA033A">
            <w:pPr>
              <w:pStyle w:val="TableEntry"/>
              <w:rPr>
                <w:rFonts w:eastAsia="Arial"/>
              </w:rPr>
            </w:pPr>
            <w:r w:rsidRPr="0089691F">
              <w:t>EV (</w:t>
            </w:r>
            <w:r w:rsidR="0081181D" w:rsidRPr="0089691F">
              <w:rPr>
                <w:bCs/>
              </w:rPr>
              <w:t>131565, DCM</w:t>
            </w:r>
            <w:r w:rsidRPr="0089691F">
              <w:t>, “Number of Study Related Series”)</w:t>
            </w:r>
          </w:p>
        </w:tc>
        <w:tc>
          <w:tcPr>
            <w:tcW w:w="8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6BB9D1BA" w14:textId="56C336AE" w:rsidR="00757193" w:rsidRPr="0089691F" w:rsidRDefault="00757193" w:rsidP="00DA033A">
            <w:pPr>
              <w:pStyle w:val="TableEntry"/>
            </w:pPr>
            <w:r w:rsidRPr="0089691F">
              <w:t>1</w:t>
            </w:r>
          </w:p>
        </w:tc>
        <w:tc>
          <w:tcPr>
            <w:tcW w:w="99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52AFC37B" w14:textId="5ADB8204" w:rsidR="00757193" w:rsidRPr="0089691F" w:rsidRDefault="00757193" w:rsidP="00DA033A">
            <w:pPr>
              <w:pStyle w:val="TableEntry"/>
            </w:pPr>
            <w:r w:rsidRPr="0089691F">
              <w:t>R+</w:t>
            </w:r>
          </w:p>
        </w:tc>
        <w:tc>
          <w:tcPr>
            <w:tcW w:w="117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3BEB29B7" w14:textId="5619D973" w:rsidR="00757193" w:rsidRPr="0089691F" w:rsidRDefault="00757193" w:rsidP="00DA033A">
            <w:pPr>
              <w:pStyle w:val="TableEntry"/>
              <w:rPr>
                <w:rFonts w:eastAsia="Arial"/>
              </w:rPr>
            </w:pPr>
            <w:r w:rsidRPr="0089691F">
              <w:rPr>
                <w:rFonts w:eastAsia="Arial"/>
              </w:rPr>
              <w:t xml:space="preserve"> </w:t>
            </w:r>
          </w:p>
        </w:tc>
        <w:tc>
          <w:tcPr>
            <w:tcW w:w="199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BBC69E3" w14:textId="77777777" w:rsidR="00757193" w:rsidRPr="0089691F" w:rsidRDefault="00757193" w:rsidP="00DA033A">
            <w:pPr>
              <w:pStyle w:val="TableEntry"/>
            </w:pPr>
            <w:r w:rsidRPr="0089691F">
              <w:t>UNITS = EV ({series}, UCUM, "series")</w:t>
            </w:r>
          </w:p>
          <w:p w14:paraId="47AC17C3" w14:textId="7FB832A7" w:rsidR="00833D70" w:rsidRPr="0089691F" w:rsidRDefault="00833D70" w:rsidP="00DA033A">
            <w:pPr>
              <w:pStyle w:val="TableEntry"/>
              <w:rPr>
                <w:rFonts w:eastAsia="Arial"/>
              </w:rPr>
            </w:pPr>
            <w:r w:rsidRPr="0089691F">
              <w:t>Th</w:t>
            </w:r>
            <w:r w:rsidR="00B91603" w:rsidRPr="0089691F">
              <w:t>is value</w:t>
            </w:r>
            <w:r w:rsidR="0020549B" w:rsidRPr="0089691F">
              <w:t xml:space="preserve"> shall reflect the number of series in the study </w:t>
            </w:r>
            <w:r w:rsidR="00B91603" w:rsidRPr="0089691F">
              <w:t xml:space="preserve">as referenced by the </w:t>
            </w:r>
            <w:r w:rsidR="00217BAF" w:rsidRPr="0089691F">
              <w:t>Current Requested Procedure Evidence Sequence (0040,A375)</w:t>
            </w:r>
            <w:r w:rsidR="009D4CEE" w:rsidRPr="0089691F">
              <w:t>.</w:t>
            </w:r>
          </w:p>
        </w:tc>
      </w:tr>
    </w:tbl>
    <w:p w14:paraId="366224CB" w14:textId="3C6AB628" w:rsidR="00757193" w:rsidRPr="0089691F" w:rsidRDefault="00757193" w:rsidP="00BD54A0">
      <w:pPr>
        <w:pStyle w:val="Note"/>
        <w:pPrChange w:id="484" w:author="Mary Jungers" w:date="2026-07-29T21:46:00Z" w16du:dateUtc="2026-07-30T02:46:00Z">
          <w:pPr>
            <w:pBdr>
              <w:top w:val="nil"/>
              <w:left w:val="nil"/>
              <w:bottom w:val="nil"/>
              <w:right w:val="nil"/>
              <w:between w:val="nil"/>
            </w:pBdr>
            <w:tabs>
              <w:tab w:val="left" w:pos="720"/>
              <w:tab w:val="left" w:pos="1216"/>
              <w:tab w:val="left" w:pos="1936"/>
              <w:tab w:val="left" w:pos="2536"/>
              <w:tab w:val="left" w:pos="3616"/>
              <w:tab w:val="left" w:pos="5056"/>
              <w:tab w:val="right" w:pos="8644"/>
            </w:tabs>
            <w:spacing w:after="60"/>
            <w:ind w:left="734" w:hanging="547"/>
          </w:pPr>
        </w:pPrChange>
      </w:pPr>
      <w:r w:rsidRPr="0089691F">
        <w:t xml:space="preserve">Note:   The High-level anatomic regions and systems value set defined </w:t>
      </w:r>
      <w:r w:rsidRPr="00BD54A0">
        <w:rPr>
          <w:rStyle w:val="TableEntryChar"/>
          <w:rPrChange w:id="485" w:author="Mary Jungers" w:date="2026-07-29T21:41:00Z" w16du:dateUtc="2026-07-30T02:41:00Z">
            <w:rPr>
              <w:sz w:val="18"/>
              <w:szCs w:val="18"/>
            </w:rPr>
          </w:rPrChange>
        </w:rPr>
        <w:t>in Section 6.X.6.4.1 High-Level Anatomic Regions and Systems Value Set</w:t>
      </w:r>
      <w:r w:rsidRPr="0089691F">
        <w:t xml:space="preserve"> is intended to be used for the metadata search parameter (See section 6.X.6.2 Imaging-Specific Search Request Parameters) used to support filtering queries. </w:t>
      </w:r>
    </w:p>
    <w:p w14:paraId="6E2A5F47" w14:textId="50413795" w:rsidR="00757193" w:rsidRPr="0089691F" w:rsidRDefault="00757193" w:rsidP="00757193">
      <w:pPr>
        <w:widowControl w:val="0"/>
        <w:pBdr>
          <w:top w:val="nil"/>
          <w:left w:val="nil"/>
          <w:bottom w:val="nil"/>
          <w:right w:val="nil"/>
          <w:between w:val="nil"/>
        </w:pBdr>
        <w:rPr>
          <w:szCs w:val="24"/>
        </w:rPr>
      </w:pPr>
    </w:p>
    <w:p w14:paraId="7E22D39B" w14:textId="0C078C5B" w:rsidR="00757193" w:rsidRPr="0089691F" w:rsidRDefault="00757193" w:rsidP="00757193">
      <w:pPr>
        <w:widowControl w:val="0"/>
        <w:pBdr>
          <w:top w:val="nil"/>
          <w:left w:val="nil"/>
          <w:bottom w:val="nil"/>
          <w:right w:val="nil"/>
          <w:between w:val="nil"/>
        </w:pBdr>
        <w:rPr>
          <w:color w:val="000000"/>
        </w:rPr>
      </w:pPr>
      <w:r w:rsidRPr="0089691F">
        <w:rPr>
          <w:color w:val="000000"/>
        </w:rPr>
        <w:t xml:space="preserve">Within the TID 1600 Image Library, each shared Series in the Manifest shall be represented by a distinct Image Library Group container. Within this container, the TID1602 “Image Library Entry Descriptors” </w:t>
      </w:r>
      <w:r w:rsidRPr="0089691F">
        <w:t>C</w:t>
      </w:r>
      <w:r w:rsidRPr="0089691F">
        <w:rPr>
          <w:color w:val="000000"/>
        </w:rPr>
        <w:t xml:space="preserve">ontent Items shall be present as specified in Table 6.X.2.9-2: TID 1602 </w:t>
      </w:r>
      <w:r w:rsidR="00B54258" w:rsidRPr="0089691F">
        <w:rPr>
          <w:color w:val="000000"/>
        </w:rPr>
        <w:t xml:space="preserve">Image Library Group </w:t>
      </w:r>
      <w:r w:rsidRPr="0089691F">
        <w:rPr>
          <w:color w:val="000000"/>
        </w:rPr>
        <w:t>Template for SR Document Content Module of Manifest</w:t>
      </w:r>
    </w:p>
    <w:p w14:paraId="40D58BAF" w14:textId="44F24D60" w:rsidR="007D32C9" w:rsidRPr="0089691F" w:rsidRDefault="007D32C9" w:rsidP="009C5A30">
      <w:pPr>
        <w:pStyle w:val="TableTitle"/>
        <w:rPr>
          <w:rFonts w:eastAsia="Arial"/>
        </w:rPr>
      </w:pPr>
      <w:r w:rsidRPr="0089691F">
        <w:rPr>
          <w:rFonts w:eastAsia="Arial"/>
        </w:rPr>
        <w:t>Table 6.X.</w:t>
      </w:r>
      <w:r w:rsidR="00765FA9" w:rsidRPr="0089691F">
        <w:rPr>
          <w:rFonts w:eastAsia="Arial"/>
        </w:rPr>
        <w:t>2</w:t>
      </w:r>
      <w:r w:rsidRPr="0089691F">
        <w:rPr>
          <w:rFonts w:eastAsia="Arial"/>
        </w:rPr>
        <w:t>.</w:t>
      </w:r>
      <w:r w:rsidR="008B27EE" w:rsidRPr="0089691F">
        <w:rPr>
          <w:rFonts w:eastAsia="Arial"/>
        </w:rPr>
        <w:t>9</w:t>
      </w:r>
      <w:r w:rsidRPr="0089691F">
        <w:rPr>
          <w:rFonts w:eastAsia="Arial"/>
        </w:rPr>
        <w:t xml:space="preserve">-2: TID 1602 </w:t>
      </w:r>
      <w:r w:rsidR="0099779F" w:rsidRPr="0089691F">
        <w:rPr>
          <w:rFonts w:eastAsia="Arial"/>
        </w:rPr>
        <w:t xml:space="preserve">Image Library Group </w:t>
      </w:r>
      <w:r w:rsidRPr="0089691F">
        <w:rPr>
          <w:rFonts w:eastAsia="Arial"/>
        </w:rPr>
        <w:t>Template for SR Document Content Module of Manifest</w:t>
      </w:r>
    </w:p>
    <w:tbl>
      <w:tblPr>
        <w:tblW w:w="9806" w:type="dxa"/>
        <w:tblInd w:w="50" w:type="dxa"/>
        <w:tblLayout w:type="fixed"/>
        <w:tblLook w:val="0400" w:firstRow="0" w:lastRow="0" w:firstColumn="0" w:lastColumn="0" w:noHBand="0" w:noVBand="1"/>
      </w:tblPr>
      <w:tblGrid>
        <w:gridCol w:w="1655"/>
        <w:gridCol w:w="1080"/>
        <w:gridCol w:w="2160"/>
        <w:gridCol w:w="810"/>
        <w:gridCol w:w="990"/>
        <w:gridCol w:w="1472"/>
        <w:gridCol w:w="1639"/>
      </w:tblGrid>
      <w:tr w:rsidR="007D32C9" w:rsidRPr="0089691F" w14:paraId="769B7166" w14:textId="77777777" w:rsidTr="008742F1">
        <w:trPr>
          <w:tblHeader/>
        </w:trPr>
        <w:tc>
          <w:tcPr>
            <w:tcW w:w="1655"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0B526833" w14:textId="77777777" w:rsidR="007D32C9" w:rsidRPr="0089691F" w:rsidRDefault="007D32C9" w:rsidP="009C5A30">
            <w:pPr>
              <w:pStyle w:val="TableEntryHeader"/>
              <w:rPr>
                <w:rFonts w:eastAsia="Arial"/>
              </w:rPr>
            </w:pPr>
            <w:r w:rsidRPr="0089691F">
              <w:rPr>
                <w:rFonts w:eastAsia="Arial"/>
              </w:rPr>
              <w:t>Rel with Parent</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73741583" w14:textId="77777777" w:rsidR="007D32C9" w:rsidRPr="0089691F" w:rsidRDefault="007D32C9" w:rsidP="009C5A30">
            <w:pPr>
              <w:pStyle w:val="TableEntryHeader"/>
              <w:rPr>
                <w:rFonts w:eastAsia="Arial"/>
              </w:rPr>
            </w:pPr>
            <w:r w:rsidRPr="0089691F">
              <w:rPr>
                <w:rFonts w:eastAsia="Arial"/>
              </w:rPr>
              <w:t>VT</w:t>
            </w:r>
          </w:p>
        </w:tc>
        <w:tc>
          <w:tcPr>
            <w:tcW w:w="216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476A2A24" w14:textId="77777777" w:rsidR="007D32C9" w:rsidRPr="0089691F" w:rsidRDefault="007D32C9" w:rsidP="009C5A30">
            <w:pPr>
              <w:pStyle w:val="TableEntryHeader"/>
              <w:rPr>
                <w:rFonts w:eastAsia="Arial"/>
              </w:rPr>
            </w:pPr>
            <w:r w:rsidRPr="0089691F">
              <w:rPr>
                <w:rFonts w:eastAsia="Arial"/>
              </w:rPr>
              <w:t>Concept Name</w:t>
            </w:r>
          </w:p>
        </w:tc>
        <w:tc>
          <w:tcPr>
            <w:tcW w:w="81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4EDF821E" w14:textId="77777777" w:rsidR="007D32C9" w:rsidRPr="0089691F" w:rsidRDefault="007D32C9" w:rsidP="009C5A30">
            <w:pPr>
              <w:pStyle w:val="TableEntryHeader"/>
              <w:rPr>
                <w:rFonts w:eastAsia="Arial"/>
              </w:rPr>
            </w:pPr>
            <w:r w:rsidRPr="0089691F">
              <w:rPr>
                <w:rFonts w:eastAsia="Arial"/>
              </w:rPr>
              <w:t>VM</w:t>
            </w:r>
          </w:p>
        </w:tc>
        <w:tc>
          <w:tcPr>
            <w:tcW w:w="99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6F8F86F9" w14:textId="77777777" w:rsidR="007D32C9" w:rsidRPr="0089691F" w:rsidRDefault="007D32C9" w:rsidP="009C5A30">
            <w:pPr>
              <w:pStyle w:val="TableEntryHeader"/>
              <w:rPr>
                <w:rFonts w:eastAsia="Arial"/>
              </w:rPr>
            </w:pPr>
            <w:r w:rsidRPr="0089691F">
              <w:rPr>
                <w:rFonts w:eastAsia="Arial"/>
              </w:rPr>
              <w:t>Req Type</w:t>
            </w:r>
          </w:p>
        </w:tc>
        <w:tc>
          <w:tcPr>
            <w:tcW w:w="1472"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7039E2A2" w14:textId="77777777" w:rsidR="007D32C9" w:rsidRPr="0089691F" w:rsidRDefault="007D32C9" w:rsidP="009C5A30">
            <w:pPr>
              <w:pStyle w:val="TableEntryHeader"/>
              <w:rPr>
                <w:rFonts w:eastAsia="Arial"/>
              </w:rPr>
            </w:pPr>
            <w:r w:rsidRPr="0089691F">
              <w:rPr>
                <w:rFonts w:eastAsia="Arial"/>
              </w:rPr>
              <w:t>Condition</w:t>
            </w:r>
          </w:p>
        </w:tc>
        <w:tc>
          <w:tcPr>
            <w:tcW w:w="1639"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77B85B82" w14:textId="77777777" w:rsidR="007D32C9" w:rsidRPr="0089691F" w:rsidRDefault="007D32C9" w:rsidP="009C5A30">
            <w:pPr>
              <w:pStyle w:val="TableEntryHeader"/>
              <w:rPr>
                <w:rFonts w:eastAsia="Arial"/>
              </w:rPr>
            </w:pPr>
            <w:r w:rsidRPr="0089691F">
              <w:rPr>
                <w:rFonts w:eastAsia="Arial"/>
              </w:rPr>
              <w:t>Value Set Constraint</w:t>
            </w:r>
          </w:p>
        </w:tc>
      </w:tr>
      <w:tr w:rsidR="007D32C9" w:rsidRPr="0089691F" w14:paraId="3E6D5215" w14:textId="77777777" w:rsidTr="009C5A30">
        <w:trPr>
          <w:cantSplit/>
        </w:trPr>
        <w:tc>
          <w:tcPr>
            <w:tcW w:w="1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45A5AE7" w14:textId="77777777" w:rsidR="007D32C9" w:rsidRPr="0089691F" w:rsidRDefault="007D32C9" w:rsidP="009C5A30">
            <w:pPr>
              <w:pStyle w:val="TableEntry"/>
            </w:pPr>
            <w:r w:rsidRPr="0089691F">
              <w:t>HAS ACQ CONTEXT</w:t>
            </w:r>
          </w:p>
        </w:tc>
        <w:tc>
          <w:tcPr>
            <w:tcW w:w="1080" w:type="dxa"/>
            <w:tcBorders>
              <w:left w:val="single" w:sz="4" w:space="0" w:color="000000"/>
              <w:bottom w:val="single" w:sz="4" w:space="0" w:color="000000"/>
              <w:right w:val="single" w:sz="4" w:space="0" w:color="000000"/>
            </w:tcBorders>
            <w:tcMar>
              <w:top w:w="40" w:type="dxa"/>
              <w:left w:w="40" w:type="dxa"/>
              <w:bottom w:w="40" w:type="dxa"/>
              <w:right w:w="40" w:type="dxa"/>
            </w:tcMar>
          </w:tcPr>
          <w:p w14:paraId="595E2BB4" w14:textId="77777777" w:rsidR="007D32C9" w:rsidRPr="0089691F" w:rsidRDefault="007D32C9" w:rsidP="009C5A30">
            <w:pPr>
              <w:pStyle w:val="TableEntry"/>
            </w:pPr>
            <w:r w:rsidRPr="0089691F">
              <w:t>CODE</w:t>
            </w:r>
          </w:p>
        </w:tc>
        <w:tc>
          <w:tcPr>
            <w:tcW w:w="2160" w:type="dxa"/>
            <w:tcBorders>
              <w:bottom w:val="single" w:sz="4" w:space="0" w:color="000000"/>
              <w:right w:val="single" w:sz="4" w:space="0" w:color="000000"/>
            </w:tcBorders>
            <w:tcMar>
              <w:top w:w="40" w:type="dxa"/>
              <w:left w:w="40" w:type="dxa"/>
              <w:bottom w:w="40" w:type="dxa"/>
              <w:right w:w="40" w:type="dxa"/>
            </w:tcMar>
          </w:tcPr>
          <w:p w14:paraId="0CBF85CA" w14:textId="77777777" w:rsidR="007D32C9" w:rsidRPr="0089691F" w:rsidRDefault="007D32C9" w:rsidP="009C5A30">
            <w:pPr>
              <w:pStyle w:val="TableEntry"/>
            </w:pPr>
            <w:r w:rsidRPr="0089691F">
              <w:t xml:space="preserve">EV </w:t>
            </w:r>
            <w:hyperlink w:anchor="bookmark=id.u3iazr6nz9l5">
              <w:r w:rsidRPr="0089691F">
                <w:t>(121139, DCM, "Modality")</w:t>
              </w:r>
            </w:hyperlink>
          </w:p>
        </w:tc>
        <w:tc>
          <w:tcPr>
            <w:tcW w:w="810" w:type="dxa"/>
            <w:tcBorders>
              <w:bottom w:val="single" w:sz="4" w:space="0" w:color="000000"/>
              <w:right w:val="single" w:sz="4" w:space="0" w:color="000000"/>
            </w:tcBorders>
            <w:tcMar>
              <w:top w:w="40" w:type="dxa"/>
              <w:left w:w="40" w:type="dxa"/>
              <w:bottom w:w="40" w:type="dxa"/>
              <w:right w:w="40" w:type="dxa"/>
            </w:tcMar>
          </w:tcPr>
          <w:p w14:paraId="2A7C515A" w14:textId="6B10EB3B" w:rsidR="007D32C9" w:rsidRPr="0089691F" w:rsidRDefault="007D32C9" w:rsidP="009C5A30">
            <w:pPr>
              <w:pStyle w:val="TableEntry"/>
            </w:pPr>
            <w:r w:rsidRPr="0089691F">
              <w:t>1</w:t>
            </w:r>
          </w:p>
        </w:tc>
        <w:tc>
          <w:tcPr>
            <w:tcW w:w="990" w:type="dxa"/>
            <w:tcBorders>
              <w:bottom w:val="single" w:sz="4" w:space="0" w:color="000000"/>
              <w:right w:val="single" w:sz="4" w:space="0" w:color="000000"/>
            </w:tcBorders>
            <w:tcMar>
              <w:top w:w="40" w:type="dxa"/>
              <w:left w:w="40" w:type="dxa"/>
              <w:bottom w:w="40" w:type="dxa"/>
              <w:right w:w="40" w:type="dxa"/>
            </w:tcMar>
          </w:tcPr>
          <w:p w14:paraId="7E49C1A8" w14:textId="77777777" w:rsidR="007D32C9" w:rsidRPr="0089691F" w:rsidRDefault="007D32C9" w:rsidP="009C5A30">
            <w:pPr>
              <w:pStyle w:val="TableEntry"/>
            </w:pPr>
            <w:r w:rsidRPr="0089691F">
              <w:t>R+</w:t>
            </w:r>
          </w:p>
        </w:tc>
        <w:tc>
          <w:tcPr>
            <w:tcW w:w="1472" w:type="dxa"/>
            <w:tcBorders>
              <w:bottom w:val="single" w:sz="4" w:space="0" w:color="000000"/>
              <w:right w:val="single" w:sz="4" w:space="0" w:color="000000"/>
            </w:tcBorders>
            <w:tcMar>
              <w:top w:w="40" w:type="dxa"/>
              <w:left w:w="40" w:type="dxa"/>
              <w:bottom w:w="40" w:type="dxa"/>
              <w:right w:w="40" w:type="dxa"/>
            </w:tcMar>
          </w:tcPr>
          <w:p w14:paraId="6E9753AC" w14:textId="77777777" w:rsidR="007D32C9" w:rsidRPr="0089691F" w:rsidRDefault="007D32C9" w:rsidP="009C5A30">
            <w:pPr>
              <w:pStyle w:val="TableEntry"/>
            </w:pPr>
          </w:p>
        </w:tc>
        <w:tc>
          <w:tcPr>
            <w:tcW w:w="1639" w:type="dxa"/>
            <w:tcBorders>
              <w:bottom w:val="single" w:sz="4" w:space="0" w:color="000000"/>
              <w:right w:val="single" w:sz="4" w:space="0" w:color="000000"/>
            </w:tcBorders>
            <w:tcMar>
              <w:top w:w="40" w:type="dxa"/>
              <w:left w:w="40" w:type="dxa"/>
              <w:bottom w:w="40" w:type="dxa"/>
              <w:right w:w="40" w:type="dxa"/>
            </w:tcMar>
          </w:tcPr>
          <w:p w14:paraId="3E71E140" w14:textId="77777777" w:rsidR="007D32C9" w:rsidRPr="0089691F" w:rsidRDefault="007D32C9" w:rsidP="009C5A30">
            <w:pPr>
              <w:pStyle w:val="TableEntry"/>
            </w:pPr>
            <w:r w:rsidRPr="0089691F">
              <w:t>DCID 33 “Modality”</w:t>
            </w:r>
          </w:p>
          <w:p w14:paraId="31DB2027" w14:textId="77777777" w:rsidR="007D32C9" w:rsidRPr="0089691F" w:rsidRDefault="007D32C9" w:rsidP="009C5A30">
            <w:pPr>
              <w:pStyle w:val="TableEntry"/>
            </w:pPr>
          </w:p>
        </w:tc>
      </w:tr>
      <w:tr w:rsidR="007D32C9" w:rsidRPr="0089691F" w14:paraId="39F113A2" w14:textId="77777777" w:rsidTr="009C5A30">
        <w:trPr>
          <w:cantSplit/>
        </w:trPr>
        <w:tc>
          <w:tcPr>
            <w:tcW w:w="1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2F2C846" w14:textId="77777777" w:rsidR="007D32C9" w:rsidRPr="0089691F" w:rsidRDefault="007D32C9" w:rsidP="009C5A30">
            <w:pPr>
              <w:pStyle w:val="TableEntry"/>
            </w:pPr>
            <w:r w:rsidRPr="0089691F">
              <w:lastRenderedPageBreak/>
              <w:t>HAS ACQ CONTEXT</w:t>
            </w:r>
          </w:p>
        </w:tc>
        <w:tc>
          <w:tcPr>
            <w:tcW w:w="1080" w:type="dxa"/>
            <w:tcBorders>
              <w:left w:val="single" w:sz="4" w:space="0" w:color="000000"/>
              <w:bottom w:val="single" w:sz="4" w:space="0" w:color="000000"/>
              <w:right w:val="single" w:sz="4" w:space="0" w:color="000000"/>
            </w:tcBorders>
            <w:tcMar>
              <w:top w:w="40" w:type="dxa"/>
              <w:left w:w="40" w:type="dxa"/>
              <w:bottom w:w="40" w:type="dxa"/>
              <w:right w:w="40" w:type="dxa"/>
            </w:tcMar>
          </w:tcPr>
          <w:p w14:paraId="36F9D456" w14:textId="77777777" w:rsidR="007D32C9" w:rsidRPr="0089691F" w:rsidRDefault="007D32C9" w:rsidP="009C5A30">
            <w:pPr>
              <w:pStyle w:val="TableEntry"/>
            </w:pPr>
            <w:r w:rsidRPr="0089691F">
              <w:t>DATE</w:t>
            </w:r>
          </w:p>
        </w:tc>
        <w:tc>
          <w:tcPr>
            <w:tcW w:w="2160" w:type="dxa"/>
            <w:tcBorders>
              <w:bottom w:val="single" w:sz="4" w:space="0" w:color="000000"/>
              <w:right w:val="single" w:sz="4" w:space="0" w:color="000000"/>
            </w:tcBorders>
            <w:tcMar>
              <w:top w:w="40" w:type="dxa"/>
              <w:left w:w="40" w:type="dxa"/>
              <w:bottom w:w="40" w:type="dxa"/>
              <w:right w:w="40" w:type="dxa"/>
            </w:tcMar>
          </w:tcPr>
          <w:p w14:paraId="2953B5D9" w14:textId="353F9276" w:rsidR="007D32C9" w:rsidRPr="0089691F" w:rsidRDefault="007D32C9" w:rsidP="009C5A30">
            <w:pPr>
              <w:pStyle w:val="TableEntry"/>
            </w:pPr>
            <w:r w:rsidRPr="0089691F">
              <w:t xml:space="preserve">EV </w:t>
            </w:r>
            <w:hyperlink w:anchor="bookmark=id.tgcxqc79h4r">
              <w:r w:rsidRPr="0089691F">
                <w:t>(</w:t>
              </w:r>
              <w:r w:rsidR="00876100" w:rsidRPr="0089691F">
                <w:rPr>
                  <w:bCs/>
                </w:rPr>
                <w:t>131561, DCM</w:t>
              </w:r>
              <w:r w:rsidR="00FD022E" w:rsidRPr="0089691F">
                <w:rPr>
                  <w:bCs/>
                </w:rPr>
                <w:t xml:space="preserve"> </w:t>
              </w:r>
              <w:r w:rsidRPr="0089691F">
                <w:t>, "Series Date")</w:t>
              </w:r>
            </w:hyperlink>
          </w:p>
        </w:tc>
        <w:tc>
          <w:tcPr>
            <w:tcW w:w="810" w:type="dxa"/>
            <w:tcBorders>
              <w:bottom w:val="single" w:sz="4" w:space="0" w:color="000000"/>
              <w:right w:val="single" w:sz="4" w:space="0" w:color="000000"/>
            </w:tcBorders>
            <w:tcMar>
              <w:top w:w="40" w:type="dxa"/>
              <w:left w:w="40" w:type="dxa"/>
              <w:bottom w:w="40" w:type="dxa"/>
              <w:right w:w="40" w:type="dxa"/>
            </w:tcMar>
          </w:tcPr>
          <w:p w14:paraId="0B73FEB5" w14:textId="77777777" w:rsidR="007D32C9" w:rsidRPr="0089691F" w:rsidRDefault="007D32C9" w:rsidP="009C5A30">
            <w:pPr>
              <w:pStyle w:val="TableEntry"/>
            </w:pPr>
            <w:r w:rsidRPr="0089691F">
              <w:t>1</w:t>
            </w:r>
          </w:p>
        </w:tc>
        <w:tc>
          <w:tcPr>
            <w:tcW w:w="990" w:type="dxa"/>
            <w:tcBorders>
              <w:bottom w:val="single" w:sz="4" w:space="0" w:color="000000"/>
              <w:right w:val="single" w:sz="4" w:space="0" w:color="000000"/>
            </w:tcBorders>
            <w:tcMar>
              <w:top w:w="40" w:type="dxa"/>
              <w:left w:w="40" w:type="dxa"/>
              <w:bottom w:w="40" w:type="dxa"/>
              <w:right w:w="40" w:type="dxa"/>
            </w:tcMar>
          </w:tcPr>
          <w:p w14:paraId="7BFF140E" w14:textId="42634BF9" w:rsidR="007D32C9" w:rsidRPr="0089691F" w:rsidRDefault="007D32C9" w:rsidP="009C5A30">
            <w:pPr>
              <w:pStyle w:val="TableEntry"/>
            </w:pPr>
            <w:r w:rsidRPr="0089691F">
              <w:t>RC+</w:t>
            </w:r>
          </w:p>
        </w:tc>
        <w:tc>
          <w:tcPr>
            <w:tcW w:w="1472" w:type="dxa"/>
            <w:tcBorders>
              <w:bottom w:val="single" w:sz="4" w:space="0" w:color="000000"/>
              <w:right w:val="single" w:sz="4" w:space="0" w:color="000000"/>
            </w:tcBorders>
            <w:tcMar>
              <w:top w:w="40" w:type="dxa"/>
              <w:left w:w="40" w:type="dxa"/>
              <w:bottom w:w="40" w:type="dxa"/>
              <w:right w:w="40" w:type="dxa"/>
            </w:tcMar>
          </w:tcPr>
          <w:p w14:paraId="03B16708" w14:textId="344AD8C2" w:rsidR="007D32C9" w:rsidRPr="0089691F" w:rsidRDefault="007D32C9" w:rsidP="009C5A30">
            <w:pPr>
              <w:pStyle w:val="TableEntry"/>
              <w:rPr>
                <w:b/>
                <w:bCs/>
              </w:rPr>
            </w:pPr>
            <w:r w:rsidRPr="0089691F">
              <w:t>Shall be populated if the corresponding attribute is populated in the relevant instance(s).</w:t>
            </w:r>
          </w:p>
        </w:tc>
        <w:tc>
          <w:tcPr>
            <w:tcW w:w="1639" w:type="dxa"/>
            <w:tcBorders>
              <w:bottom w:val="single" w:sz="4" w:space="0" w:color="000000"/>
              <w:right w:val="single" w:sz="4" w:space="0" w:color="000000"/>
            </w:tcBorders>
            <w:tcMar>
              <w:top w:w="40" w:type="dxa"/>
              <w:left w:w="40" w:type="dxa"/>
              <w:bottom w:w="40" w:type="dxa"/>
              <w:right w:w="40" w:type="dxa"/>
            </w:tcMar>
          </w:tcPr>
          <w:p w14:paraId="47CA60D1" w14:textId="77777777" w:rsidR="007D32C9" w:rsidRPr="0089691F" w:rsidRDefault="007D32C9" w:rsidP="009C5A30">
            <w:pPr>
              <w:pStyle w:val="TableEntry"/>
            </w:pPr>
          </w:p>
        </w:tc>
      </w:tr>
      <w:tr w:rsidR="007D32C9" w:rsidRPr="0089691F" w14:paraId="229B515A" w14:textId="77777777" w:rsidTr="009C5A30">
        <w:trPr>
          <w:cantSplit/>
        </w:trPr>
        <w:tc>
          <w:tcPr>
            <w:tcW w:w="1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08B024B" w14:textId="77777777" w:rsidR="007D32C9" w:rsidRPr="0089691F" w:rsidRDefault="007D32C9" w:rsidP="009C5A30">
            <w:pPr>
              <w:pStyle w:val="TableEntry"/>
            </w:pPr>
            <w:r w:rsidRPr="0089691F">
              <w:t>HAS ACQ CONTEXT</w:t>
            </w:r>
          </w:p>
        </w:tc>
        <w:tc>
          <w:tcPr>
            <w:tcW w:w="108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E3EC49" w14:textId="77777777" w:rsidR="007D32C9" w:rsidRPr="0089691F" w:rsidRDefault="007D32C9" w:rsidP="009C5A30">
            <w:pPr>
              <w:pStyle w:val="TableEntry"/>
            </w:pPr>
            <w:r w:rsidRPr="0089691F">
              <w:t>TIME</w:t>
            </w:r>
          </w:p>
        </w:tc>
        <w:tc>
          <w:tcPr>
            <w:tcW w:w="2160" w:type="dxa"/>
            <w:tcBorders>
              <w:bottom w:val="single" w:sz="4" w:space="0" w:color="000000"/>
              <w:right w:val="single" w:sz="4" w:space="0" w:color="000000"/>
            </w:tcBorders>
            <w:tcMar>
              <w:top w:w="40" w:type="dxa"/>
              <w:left w:w="40" w:type="dxa"/>
              <w:bottom w:w="40" w:type="dxa"/>
              <w:right w:w="40" w:type="dxa"/>
            </w:tcMar>
          </w:tcPr>
          <w:p w14:paraId="05EC7BDF" w14:textId="62E28E35" w:rsidR="007D32C9" w:rsidRPr="0089691F" w:rsidRDefault="007D32C9" w:rsidP="009C5A30">
            <w:pPr>
              <w:pStyle w:val="TableEntry"/>
            </w:pPr>
            <w:r w:rsidRPr="0089691F">
              <w:t xml:space="preserve">EV </w:t>
            </w:r>
            <w:hyperlink w:anchor="bookmark=id.gfsyb6fbdx04">
              <w:r w:rsidRPr="0089691F">
                <w:t>(</w:t>
              </w:r>
              <w:r w:rsidR="0062323A" w:rsidRPr="0089691F">
                <w:rPr>
                  <w:bCs/>
                </w:rPr>
                <w:t xml:space="preserve">131562, DCM </w:t>
              </w:r>
              <w:r w:rsidRPr="0089691F">
                <w:t>, "Series Time")</w:t>
              </w:r>
            </w:hyperlink>
          </w:p>
        </w:tc>
        <w:tc>
          <w:tcPr>
            <w:tcW w:w="810" w:type="dxa"/>
            <w:tcBorders>
              <w:bottom w:val="single" w:sz="4" w:space="0" w:color="000000"/>
              <w:right w:val="single" w:sz="4" w:space="0" w:color="000000"/>
            </w:tcBorders>
            <w:tcMar>
              <w:top w:w="40" w:type="dxa"/>
              <w:left w:w="40" w:type="dxa"/>
              <w:bottom w:w="40" w:type="dxa"/>
              <w:right w:w="40" w:type="dxa"/>
            </w:tcMar>
          </w:tcPr>
          <w:p w14:paraId="5C58DB33" w14:textId="77777777" w:rsidR="007D32C9" w:rsidRPr="0089691F" w:rsidRDefault="007D32C9" w:rsidP="009C5A30">
            <w:pPr>
              <w:pStyle w:val="TableEntry"/>
            </w:pPr>
            <w:r w:rsidRPr="0089691F">
              <w:t>1</w:t>
            </w:r>
          </w:p>
        </w:tc>
        <w:tc>
          <w:tcPr>
            <w:tcW w:w="990" w:type="dxa"/>
            <w:tcBorders>
              <w:bottom w:val="single" w:sz="4" w:space="0" w:color="000000"/>
              <w:right w:val="single" w:sz="4" w:space="0" w:color="000000"/>
            </w:tcBorders>
            <w:tcMar>
              <w:top w:w="40" w:type="dxa"/>
              <w:left w:w="40" w:type="dxa"/>
              <w:bottom w:w="40" w:type="dxa"/>
              <w:right w:w="40" w:type="dxa"/>
            </w:tcMar>
          </w:tcPr>
          <w:p w14:paraId="57DE0E6A" w14:textId="38205567" w:rsidR="007D32C9" w:rsidRPr="0089691F" w:rsidRDefault="007D32C9" w:rsidP="009C5A30">
            <w:pPr>
              <w:pStyle w:val="TableEntry"/>
            </w:pPr>
            <w:r w:rsidRPr="0089691F">
              <w:t>RC+</w:t>
            </w:r>
          </w:p>
        </w:tc>
        <w:tc>
          <w:tcPr>
            <w:tcW w:w="1472" w:type="dxa"/>
            <w:tcBorders>
              <w:bottom w:val="single" w:sz="4" w:space="0" w:color="000000"/>
              <w:right w:val="single" w:sz="4" w:space="0" w:color="000000"/>
            </w:tcBorders>
            <w:tcMar>
              <w:top w:w="40" w:type="dxa"/>
              <w:left w:w="40" w:type="dxa"/>
              <w:bottom w:w="40" w:type="dxa"/>
              <w:right w:w="40" w:type="dxa"/>
            </w:tcMar>
          </w:tcPr>
          <w:p w14:paraId="7CDBDF02" w14:textId="18833F72" w:rsidR="007D32C9" w:rsidRPr="0089691F" w:rsidRDefault="007D32C9" w:rsidP="009C5A30">
            <w:pPr>
              <w:pStyle w:val="TableEntry"/>
            </w:pPr>
            <w:r w:rsidRPr="0089691F">
              <w:t>Shall be populated if the corresponding attribute is populated in the relevant instance(s).</w:t>
            </w:r>
          </w:p>
        </w:tc>
        <w:tc>
          <w:tcPr>
            <w:tcW w:w="1639" w:type="dxa"/>
            <w:tcBorders>
              <w:bottom w:val="single" w:sz="4" w:space="0" w:color="000000"/>
              <w:right w:val="single" w:sz="4" w:space="0" w:color="000000"/>
            </w:tcBorders>
            <w:tcMar>
              <w:top w:w="40" w:type="dxa"/>
              <w:left w:w="40" w:type="dxa"/>
              <w:bottom w:w="40" w:type="dxa"/>
              <w:right w:w="40" w:type="dxa"/>
            </w:tcMar>
          </w:tcPr>
          <w:p w14:paraId="1A073C27" w14:textId="276B1EC4" w:rsidR="007D32C9" w:rsidRPr="0089691F" w:rsidRDefault="007D32C9" w:rsidP="009C5A30">
            <w:pPr>
              <w:pStyle w:val="TableEntry"/>
            </w:pPr>
          </w:p>
        </w:tc>
      </w:tr>
      <w:tr w:rsidR="007D32C9" w:rsidRPr="0089691F" w14:paraId="151E87F6" w14:textId="77777777" w:rsidTr="009C5A30">
        <w:trPr>
          <w:cantSplit/>
        </w:trPr>
        <w:tc>
          <w:tcPr>
            <w:tcW w:w="1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B8CB17A" w14:textId="77777777" w:rsidR="007D32C9" w:rsidRPr="0089691F" w:rsidRDefault="007D32C9" w:rsidP="009C5A30">
            <w:pPr>
              <w:pStyle w:val="TableEntry"/>
            </w:pPr>
            <w:r w:rsidRPr="0089691F">
              <w:t>HAS ACQ CONTEXT</w:t>
            </w:r>
          </w:p>
        </w:tc>
        <w:tc>
          <w:tcPr>
            <w:tcW w:w="1080" w:type="dxa"/>
            <w:tcBorders>
              <w:left w:val="single" w:sz="4" w:space="0" w:color="000000"/>
              <w:bottom w:val="single" w:sz="4" w:space="0" w:color="000000"/>
              <w:right w:val="single" w:sz="4" w:space="0" w:color="000000"/>
            </w:tcBorders>
            <w:tcMar>
              <w:top w:w="40" w:type="dxa"/>
              <w:left w:w="40" w:type="dxa"/>
              <w:bottom w:w="40" w:type="dxa"/>
              <w:right w:w="40" w:type="dxa"/>
            </w:tcMar>
          </w:tcPr>
          <w:p w14:paraId="1F816F9C" w14:textId="77777777" w:rsidR="007D32C9" w:rsidRPr="0089691F" w:rsidRDefault="007D32C9" w:rsidP="009C5A30">
            <w:pPr>
              <w:pStyle w:val="TableEntry"/>
            </w:pPr>
            <w:r w:rsidRPr="0089691F">
              <w:t>TEXT</w:t>
            </w:r>
          </w:p>
        </w:tc>
        <w:tc>
          <w:tcPr>
            <w:tcW w:w="2160" w:type="dxa"/>
            <w:tcBorders>
              <w:bottom w:val="single" w:sz="4" w:space="0" w:color="000000"/>
              <w:right w:val="single" w:sz="4" w:space="0" w:color="000000"/>
            </w:tcBorders>
            <w:tcMar>
              <w:top w:w="40" w:type="dxa"/>
              <w:left w:w="40" w:type="dxa"/>
              <w:bottom w:w="40" w:type="dxa"/>
              <w:right w:w="40" w:type="dxa"/>
            </w:tcMar>
          </w:tcPr>
          <w:p w14:paraId="43A388CA" w14:textId="65938C8C" w:rsidR="007D32C9" w:rsidRPr="0089691F" w:rsidRDefault="007D32C9" w:rsidP="009C5A30">
            <w:pPr>
              <w:pStyle w:val="TableEntry"/>
            </w:pPr>
            <w:r w:rsidRPr="0089691F">
              <w:t>EV (</w:t>
            </w:r>
            <w:r w:rsidR="00991655" w:rsidRPr="0089691F">
              <w:t>13156</w:t>
            </w:r>
            <w:r w:rsidR="009F382E" w:rsidRPr="0089691F">
              <w:t>3</w:t>
            </w:r>
            <w:r w:rsidR="00991655" w:rsidRPr="0089691F">
              <w:t xml:space="preserve">, DCM </w:t>
            </w:r>
            <w:r w:rsidRPr="0089691F">
              <w:t>, “Series Description”)</w:t>
            </w:r>
          </w:p>
        </w:tc>
        <w:tc>
          <w:tcPr>
            <w:tcW w:w="810" w:type="dxa"/>
            <w:tcBorders>
              <w:bottom w:val="single" w:sz="4" w:space="0" w:color="000000"/>
              <w:right w:val="single" w:sz="4" w:space="0" w:color="000000"/>
            </w:tcBorders>
            <w:tcMar>
              <w:top w:w="40" w:type="dxa"/>
              <w:left w:w="40" w:type="dxa"/>
              <w:bottom w:w="40" w:type="dxa"/>
              <w:right w:w="40" w:type="dxa"/>
            </w:tcMar>
          </w:tcPr>
          <w:p w14:paraId="73C39468" w14:textId="77777777" w:rsidR="007D32C9" w:rsidRPr="0089691F" w:rsidRDefault="007D32C9" w:rsidP="009C5A30">
            <w:pPr>
              <w:pStyle w:val="TableEntry"/>
            </w:pPr>
            <w:r w:rsidRPr="0089691F">
              <w:t>1</w:t>
            </w:r>
          </w:p>
        </w:tc>
        <w:tc>
          <w:tcPr>
            <w:tcW w:w="990" w:type="dxa"/>
            <w:tcBorders>
              <w:bottom w:val="single" w:sz="4" w:space="0" w:color="000000"/>
              <w:right w:val="single" w:sz="4" w:space="0" w:color="000000"/>
            </w:tcBorders>
            <w:tcMar>
              <w:top w:w="40" w:type="dxa"/>
              <w:left w:w="40" w:type="dxa"/>
              <w:bottom w:w="40" w:type="dxa"/>
              <w:right w:w="40" w:type="dxa"/>
            </w:tcMar>
          </w:tcPr>
          <w:p w14:paraId="3121509E" w14:textId="1F90A500" w:rsidR="007D32C9" w:rsidRPr="0089691F" w:rsidRDefault="007D32C9" w:rsidP="009C5A30">
            <w:pPr>
              <w:pStyle w:val="TableEntry"/>
            </w:pPr>
            <w:r w:rsidRPr="0089691F">
              <w:t>RC+</w:t>
            </w:r>
          </w:p>
        </w:tc>
        <w:tc>
          <w:tcPr>
            <w:tcW w:w="1472" w:type="dxa"/>
            <w:tcBorders>
              <w:bottom w:val="single" w:sz="4" w:space="0" w:color="000000"/>
              <w:right w:val="single" w:sz="4" w:space="0" w:color="000000"/>
            </w:tcBorders>
            <w:tcMar>
              <w:top w:w="40" w:type="dxa"/>
              <w:left w:w="40" w:type="dxa"/>
              <w:bottom w:w="40" w:type="dxa"/>
              <w:right w:w="40" w:type="dxa"/>
            </w:tcMar>
          </w:tcPr>
          <w:p w14:paraId="661E9A88" w14:textId="2C050ABB" w:rsidR="007D32C9" w:rsidRPr="0089691F" w:rsidRDefault="007D32C9" w:rsidP="009C5A30">
            <w:pPr>
              <w:pStyle w:val="TableEntry"/>
            </w:pPr>
            <w:r w:rsidRPr="0089691F">
              <w:t>Shall be populated if the corresponding attribute is populated in the relevant instance(s).</w:t>
            </w:r>
          </w:p>
        </w:tc>
        <w:tc>
          <w:tcPr>
            <w:tcW w:w="1639" w:type="dxa"/>
            <w:tcBorders>
              <w:bottom w:val="single" w:sz="4" w:space="0" w:color="000000"/>
              <w:right w:val="single" w:sz="4" w:space="0" w:color="000000"/>
            </w:tcBorders>
            <w:tcMar>
              <w:top w:w="40" w:type="dxa"/>
              <w:left w:w="40" w:type="dxa"/>
              <w:bottom w:w="40" w:type="dxa"/>
              <w:right w:w="40" w:type="dxa"/>
            </w:tcMar>
          </w:tcPr>
          <w:p w14:paraId="3F1B4B24" w14:textId="571EEAB4" w:rsidR="007D32C9" w:rsidRPr="0089691F" w:rsidRDefault="007D32C9" w:rsidP="009C5A30">
            <w:pPr>
              <w:pStyle w:val="TableEntry"/>
            </w:pPr>
          </w:p>
        </w:tc>
      </w:tr>
      <w:tr w:rsidR="007D32C9" w:rsidRPr="0089691F" w14:paraId="6CCC65FF" w14:textId="77777777" w:rsidTr="009C5A30">
        <w:trPr>
          <w:cantSplit/>
        </w:trPr>
        <w:tc>
          <w:tcPr>
            <w:tcW w:w="1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F52A0B6" w14:textId="77777777" w:rsidR="007D32C9" w:rsidRPr="0089691F" w:rsidRDefault="007D32C9" w:rsidP="009C5A30">
            <w:pPr>
              <w:pStyle w:val="TableEntry"/>
              <w:rPr>
                <w:rFonts w:eastAsia="Arial"/>
              </w:rPr>
            </w:pPr>
            <w:r w:rsidRPr="0089691F">
              <w:rPr>
                <w:rFonts w:eastAsia="Arial"/>
              </w:rPr>
              <w:t>HAS ACQ CONTEXT</w:t>
            </w:r>
          </w:p>
        </w:tc>
        <w:tc>
          <w:tcPr>
            <w:tcW w:w="1080" w:type="dxa"/>
            <w:tcBorders>
              <w:left w:val="single" w:sz="4" w:space="0" w:color="000000"/>
              <w:bottom w:val="single" w:sz="4" w:space="0" w:color="000000"/>
              <w:right w:val="single" w:sz="4" w:space="0" w:color="000000"/>
            </w:tcBorders>
            <w:tcMar>
              <w:top w:w="40" w:type="dxa"/>
              <w:left w:w="40" w:type="dxa"/>
              <w:bottom w:w="40" w:type="dxa"/>
              <w:right w:w="40" w:type="dxa"/>
            </w:tcMar>
          </w:tcPr>
          <w:p w14:paraId="2FEC56BC" w14:textId="77777777" w:rsidR="007D32C9" w:rsidRPr="0089691F" w:rsidRDefault="007D32C9" w:rsidP="009C5A30">
            <w:pPr>
              <w:pStyle w:val="TableEntry"/>
              <w:rPr>
                <w:rFonts w:eastAsia="Arial"/>
              </w:rPr>
            </w:pPr>
            <w:r w:rsidRPr="0089691F">
              <w:rPr>
                <w:rFonts w:eastAsia="Arial"/>
              </w:rPr>
              <w:t>TEXT</w:t>
            </w:r>
          </w:p>
        </w:tc>
        <w:tc>
          <w:tcPr>
            <w:tcW w:w="2160" w:type="dxa"/>
            <w:tcBorders>
              <w:bottom w:val="single" w:sz="4" w:space="0" w:color="000000"/>
              <w:right w:val="single" w:sz="4" w:space="0" w:color="000000"/>
            </w:tcBorders>
            <w:tcMar>
              <w:top w:w="40" w:type="dxa"/>
              <w:left w:w="40" w:type="dxa"/>
              <w:bottom w:w="40" w:type="dxa"/>
              <w:right w:w="40" w:type="dxa"/>
            </w:tcMar>
          </w:tcPr>
          <w:p w14:paraId="18C8445D" w14:textId="3C66C5A9" w:rsidR="00EF75EF" w:rsidRPr="0089691F" w:rsidRDefault="00EF75EF" w:rsidP="009C5A30">
            <w:pPr>
              <w:pStyle w:val="TableEntry"/>
              <w:rPr>
                <w:rFonts w:eastAsia="Arial"/>
              </w:rPr>
            </w:pPr>
            <w:r w:rsidRPr="0089691F">
              <w:rPr>
                <w:rFonts w:eastAsia="Arial"/>
              </w:rPr>
              <w:t>EV (113607, DCM, “Series Number”)</w:t>
            </w:r>
          </w:p>
        </w:tc>
        <w:tc>
          <w:tcPr>
            <w:tcW w:w="810" w:type="dxa"/>
            <w:tcBorders>
              <w:bottom w:val="single" w:sz="4" w:space="0" w:color="000000"/>
              <w:right w:val="single" w:sz="4" w:space="0" w:color="000000"/>
            </w:tcBorders>
            <w:tcMar>
              <w:top w:w="40" w:type="dxa"/>
              <w:left w:w="40" w:type="dxa"/>
              <w:bottom w:w="40" w:type="dxa"/>
              <w:right w:w="40" w:type="dxa"/>
            </w:tcMar>
          </w:tcPr>
          <w:p w14:paraId="55F363FF" w14:textId="77777777" w:rsidR="007D32C9" w:rsidRPr="0089691F" w:rsidRDefault="007D32C9" w:rsidP="009C5A30">
            <w:pPr>
              <w:pStyle w:val="TableEntry"/>
              <w:rPr>
                <w:rFonts w:eastAsia="Arial"/>
              </w:rPr>
            </w:pPr>
            <w:r w:rsidRPr="0089691F">
              <w:rPr>
                <w:rFonts w:eastAsia="Arial"/>
              </w:rPr>
              <w:t>1</w:t>
            </w:r>
          </w:p>
        </w:tc>
        <w:tc>
          <w:tcPr>
            <w:tcW w:w="990" w:type="dxa"/>
            <w:tcBorders>
              <w:bottom w:val="single" w:sz="4" w:space="0" w:color="000000"/>
              <w:right w:val="single" w:sz="4" w:space="0" w:color="000000"/>
            </w:tcBorders>
            <w:tcMar>
              <w:top w:w="40" w:type="dxa"/>
              <w:left w:w="40" w:type="dxa"/>
              <w:bottom w:w="40" w:type="dxa"/>
              <w:right w:w="40" w:type="dxa"/>
            </w:tcMar>
          </w:tcPr>
          <w:p w14:paraId="75502106" w14:textId="15EE330A" w:rsidR="007D32C9" w:rsidRPr="0089691F" w:rsidRDefault="007D32C9" w:rsidP="009C5A30">
            <w:pPr>
              <w:pStyle w:val="TableEntry"/>
              <w:rPr>
                <w:rFonts w:eastAsia="Arial"/>
              </w:rPr>
            </w:pPr>
            <w:r w:rsidRPr="0089691F">
              <w:rPr>
                <w:rFonts w:eastAsia="Arial"/>
              </w:rPr>
              <w:t>RC+</w:t>
            </w:r>
          </w:p>
        </w:tc>
        <w:tc>
          <w:tcPr>
            <w:tcW w:w="1472" w:type="dxa"/>
            <w:tcBorders>
              <w:bottom w:val="single" w:sz="4" w:space="0" w:color="000000"/>
              <w:right w:val="single" w:sz="4" w:space="0" w:color="000000"/>
            </w:tcBorders>
            <w:tcMar>
              <w:top w:w="40" w:type="dxa"/>
              <w:left w:w="40" w:type="dxa"/>
              <w:bottom w:w="40" w:type="dxa"/>
              <w:right w:w="40" w:type="dxa"/>
            </w:tcMar>
          </w:tcPr>
          <w:p w14:paraId="1E0FD8E5" w14:textId="2FDD830D" w:rsidR="007D32C9" w:rsidRPr="0089691F" w:rsidRDefault="007D32C9" w:rsidP="009C5A30">
            <w:pPr>
              <w:pStyle w:val="TableEntry"/>
            </w:pPr>
            <w:r w:rsidRPr="0089691F">
              <w:t>Shall be populated if the corresponding attribute is populated in the relevant instance(s).</w:t>
            </w:r>
          </w:p>
        </w:tc>
        <w:tc>
          <w:tcPr>
            <w:tcW w:w="1639" w:type="dxa"/>
            <w:tcBorders>
              <w:bottom w:val="single" w:sz="4" w:space="0" w:color="000000"/>
              <w:right w:val="single" w:sz="4" w:space="0" w:color="000000"/>
            </w:tcBorders>
            <w:tcMar>
              <w:top w:w="40" w:type="dxa"/>
              <w:left w:w="40" w:type="dxa"/>
              <w:bottom w:w="40" w:type="dxa"/>
              <w:right w:w="40" w:type="dxa"/>
            </w:tcMar>
          </w:tcPr>
          <w:p w14:paraId="61008A74" w14:textId="631A903B" w:rsidR="007D32C9" w:rsidRPr="0089691F" w:rsidRDefault="007D32C9" w:rsidP="009C5A30">
            <w:pPr>
              <w:pStyle w:val="TableEntry"/>
              <w:rPr>
                <w:rFonts w:eastAsia="Arial"/>
              </w:rPr>
            </w:pPr>
            <w:r w:rsidRPr="0089691F">
              <w:rPr>
                <w:rFonts w:eastAsia="Arial"/>
              </w:rPr>
              <w:t>The text string shall be consistent with the value of Series Number (0020,0011) of the referenced series.</w:t>
            </w:r>
          </w:p>
        </w:tc>
      </w:tr>
      <w:tr w:rsidR="007D32C9" w:rsidRPr="0089691F" w14:paraId="4D757673" w14:textId="77777777" w:rsidTr="009C5A30">
        <w:trPr>
          <w:cantSplit/>
        </w:trPr>
        <w:tc>
          <w:tcPr>
            <w:tcW w:w="1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871CA04" w14:textId="77777777" w:rsidR="007D32C9" w:rsidRPr="0089691F" w:rsidRDefault="007D32C9" w:rsidP="009C5A30">
            <w:pPr>
              <w:pStyle w:val="TableEntry"/>
              <w:rPr>
                <w:rFonts w:eastAsia="Arial"/>
              </w:rPr>
            </w:pPr>
            <w:r w:rsidRPr="0089691F">
              <w:rPr>
                <w:rFonts w:eastAsia="Arial"/>
              </w:rPr>
              <w:t>HAS ACQ CONTEXT</w:t>
            </w:r>
          </w:p>
        </w:tc>
        <w:tc>
          <w:tcPr>
            <w:tcW w:w="1080" w:type="dxa"/>
            <w:tcBorders>
              <w:left w:val="single" w:sz="4" w:space="0" w:color="000000"/>
              <w:bottom w:val="single" w:sz="4" w:space="0" w:color="000000"/>
              <w:right w:val="single" w:sz="4" w:space="0" w:color="000000"/>
            </w:tcBorders>
            <w:tcMar>
              <w:top w:w="40" w:type="dxa"/>
              <w:left w:w="40" w:type="dxa"/>
              <w:bottom w:w="40" w:type="dxa"/>
              <w:right w:w="40" w:type="dxa"/>
            </w:tcMar>
          </w:tcPr>
          <w:p w14:paraId="405FE853" w14:textId="77777777" w:rsidR="007D32C9" w:rsidRPr="0089691F" w:rsidRDefault="007D32C9" w:rsidP="009C5A30">
            <w:pPr>
              <w:pStyle w:val="TableEntry"/>
              <w:rPr>
                <w:rFonts w:eastAsia="Arial"/>
              </w:rPr>
            </w:pPr>
            <w:r w:rsidRPr="0089691F">
              <w:rPr>
                <w:rFonts w:eastAsia="Arial"/>
              </w:rPr>
              <w:t>UIDREF</w:t>
            </w:r>
          </w:p>
        </w:tc>
        <w:tc>
          <w:tcPr>
            <w:tcW w:w="2160" w:type="dxa"/>
            <w:tcBorders>
              <w:bottom w:val="single" w:sz="4" w:space="0" w:color="000000"/>
              <w:right w:val="single" w:sz="4" w:space="0" w:color="000000"/>
            </w:tcBorders>
            <w:tcMar>
              <w:top w:w="40" w:type="dxa"/>
              <w:left w:w="40" w:type="dxa"/>
              <w:bottom w:w="40" w:type="dxa"/>
              <w:right w:w="40" w:type="dxa"/>
            </w:tcMar>
          </w:tcPr>
          <w:p w14:paraId="3A608F25" w14:textId="7793280A" w:rsidR="00E22B6F" w:rsidRPr="0089691F" w:rsidRDefault="00E22B6F" w:rsidP="009C5A30">
            <w:pPr>
              <w:pStyle w:val="TableEntry"/>
              <w:rPr>
                <w:rFonts w:eastAsia="Arial"/>
              </w:rPr>
            </w:pPr>
            <w:r w:rsidRPr="0089691F">
              <w:rPr>
                <w:rFonts w:eastAsia="Arial"/>
              </w:rPr>
              <w:t>EV (112002, DCM, “Series Instance UID”)</w:t>
            </w:r>
          </w:p>
        </w:tc>
        <w:tc>
          <w:tcPr>
            <w:tcW w:w="810" w:type="dxa"/>
            <w:tcBorders>
              <w:bottom w:val="single" w:sz="4" w:space="0" w:color="000000"/>
              <w:right w:val="single" w:sz="4" w:space="0" w:color="000000"/>
            </w:tcBorders>
            <w:tcMar>
              <w:top w:w="40" w:type="dxa"/>
              <w:left w:w="40" w:type="dxa"/>
              <w:bottom w:w="40" w:type="dxa"/>
              <w:right w:w="40" w:type="dxa"/>
            </w:tcMar>
          </w:tcPr>
          <w:p w14:paraId="256053DD" w14:textId="77777777" w:rsidR="007D32C9" w:rsidRPr="0089691F" w:rsidRDefault="007D32C9" w:rsidP="009C5A30">
            <w:pPr>
              <w:pStyle w:val="TableEntry"/>
              <w:rPr>
                <w:rFonts w:eastAsia="Arial"/>
              </w:rPr>
            </w:pPr>
            <w:r w:rsidRPr="0089691F">
              <w:rPr>
                <w:rFonts w:eastAsia="Arial"/>
              </w:rPr>
              <w:t>1</w:t>
            </w:r>
          </w:p>
        </w:tc>
        <w:tc>
          <w:tcPr>
            <w:tcW w:w="990" w:type="dxa"/>
            <w:tcBorders>
              <w:bottom w:val="single" w:sz="4" w:space="0" w:color="000000"/>
              <w:right w:val="single" w:sz="4" w:space="0" w:color="000000"/>
            </w:tcBorders>
            <w:tcMar>
              <w:top w:w="40" w:type="dxa"/>
              <w:left w:w="40" w:type="dxa"/>
              <w:bottom w:w="40" w:type="dxa"/>
              <w:right w:w="40" w:type="dxa"/>
            </w:tcMar>
          </w:tcPr>
          <w:p w14:paraId="7B7DFB74" w14:textId="77777777" w:rsidR="007D32C9" w:rsidRPr="0089691F" w:rsidRDefault="007D32C9" w:rsidP="009C5A30">
            <w:pPr>
              <w:pStyle w:val="TableEntry"/>
              <w:rPr>
                <w:rFonts w:eastAsia="Arial"/>
              </w:rPr>
            </w:pPr>
            <w:r w:rsidRPr="0089691F">
              <w:rPr>
                <w:rFonts w:eastAsia="Arial"/>
              </w:rPr>
              <w:t>R+</w:t>
            </w:r>
          </w:p>
        </w:tc>
        <w:tc>
          <w:tcPr>
            <w:tcW w:w="1472" w:type="dxa"/>
            <w:tcBorders>
              <w:bottom w:val="single" w:sz="4" w:space="0" w:color="000000"/>
              <w:right w:val="single" w:sz="4" w:space="0" w:color="000000"/>
            </w:tcBorders>
            <w:tcMar>
              <w:top w:w="40" w:type="dxa"/>
              <w:left w:w="40" w:type="dxa"/>
              <w:bottom w:w="40" w:type="dxa"/>
              <w:right w:w="40" w:type="dxa"/>
            </w:tcMar>
          </w:tcPr>
          <w:p w14:paraId="2B249DDC" w14:textId="77777777" w:rsidR="007D32C9" w:rsidRPr="0089691F" w:rsidRDefault="007D32C9" w:rsidP="009C5A30">
            <w:pPr>
              <w:pStyle w:val="TableEntry"/>
            </w:pPr>
          </w:p>
        </w:tc>
        <w:tc>
          <w:tcPr>
            <w:tcW w:w="1639" w:type="dxa"/>
            <w:tcBorders>
              <w:bottom w:val="single" w:sz="4" w:space="0" w:color="000000"/>
              <w:right w:val="single" w:sz="4" w:space="0" w:color="000000"/>
            </w:tcBorders>
            <w:tcMar>
              <w:top w:w="40" w:type="dxa"/>
              <w:left w:w="40" w:type="dxa"/>
              <w:bottom w:w="40" w:type="dxa"/>
              <w:right w:w="40" w:type="dxa"/>
            </w:tcMar>
          </w:tcPr>
          <w:p w14:paraId="36C8B932" w14:textId="77777777" w:rsidR="007D32C9" w:rsidRPr="0089691F" w:rsidRDefault="007D32C9" w:rsidP="009C5A30">
            <w:pPr>
              <w:pStyle w:val="TableEntry"/>
              <w:rPr>
                <w:rFonts w:eastAsia="Arial"/>
              </w:rPr>
            </w:pPr>
          </w:p>
        </w:tc>
      </w:tr>
      <w:tr w:rsidR="007D32C9" w:rsidRPr="0089691F" w14:paraId="2B79E3C2" w14:textId="77777777" w:rsidTr="009C5A30">
        <w:trPr>
          <w:cantSplit/>
        </w:trPr>
        <w:tc>
          <w:tcPr>
            <w:tcW w:w="1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E4DF7F7" w14:textId="7EFD7CB1" w:rsidR="007D32C9" w:rsidRPr="0089691F" w:rsidRDefault="007D32C9" w:rsidP="009C5A30">
            <w:pPr>
              <w:pStyle w:val="TableEntry"/>
              <w:rPr>
                <w:rFonts w:eastAsia="Arial"/>
              </w:rPr>
            </w:pPr>
            <w:r w:rsidRPr="0089691F">
              <w:rPr>
                <w:rFonts w:eastAsia="Arial"/>
              </w:rPr>
              <w:t>HAS ACQ CONTEXT</w:t>
            </w:r>
          </w:p>
        </w:tc>
        <w:tc>
          <w:tcPr>
            <w:tcW w:w="1080" w:type="dxa"/>
            <w:tcBorders>
              <w:bottom w:val="single" w:sz="4" w:space="0" w:color="000000"/>
              <w:right w:val="single" w:sz="4" w:space="0" w:color="000000"/>
            </w:tcBorders>
            <w:tcMar>
              <w:top w:w="40" w:type="dxa"/>
              <w:left w:w="40" w:type="dxa"/>
              <w:bottom w:w="40" w:type="dxa"/>
              <w:right w:w="40" w:type="dxa"/>
            </w:tcMar>
          </w:tcPr>
          <w:p w14:paraId="002E7E93" w14:textId="3CF8F89D" w:rsidR="007D32C9" w:rsidRPr="0089691F" w:rsidRDefault="007D32C9" w:rsidP="009C5A30">
            <w:pPr>
              <w:pStyle w:val="TableEntry"/>
              <w:rPr>
                <w:rFonts w:eastAsia="Arial"/>
              </w:rPr>
            </w:pPr>
            <w:r w:rsidRPr="0089691F">
              <w:rPr>
                <w:rFonts w:eastAsia="Arial"/>
              </w:rPr>
              <w:t>CODE</w:t>
            </w:r>
          </w:p>
        </w:tc>
        <w:tc>
          <w:tcPr>
            <w:tcW w:w="2160" w:type="dxa"/>
            <w:tcBorders>
              <w:bottom w:val="single" w:sz="4" w:space="0" w:color="000000"/>
              <w:right w:val="single" w:sz="4" w:space="0" w:color="000000"/>
            </w:tcBorders>
            <w:tcMar>
              <w:top w:w="40" w:type="dxa"/>
              <w:left w:w="40" w:type="dxa"/>
              <w:bottom w:w="40" w:type="dxa"/>
              <w:right w:w="40" w:type="dxa"/>
            </w:tcMar>
          </w:tcPr>
          <w:p w14:paraId="12BA7797" w14:textId="300BEE08" w:rsidR="007D32C9" w:rsidRPr="0089691F" w:rsidRDefault="007D32C9" w:rsidP="009C5A30">
            <w:pPr>
              <w:pStyle w:val="TableEntry"/>
              <w:rPr>
                <w:rFonts w:eastAsia="Arial"/>
              </w:rPr>
            </w:pPr>
            <w:r w:rsidRPr="0089691F">
              <w:rPr>
                <w:rFonts w:eastAsia="Arial"/>
              </w:rPr>
              <w:t xml:space="preserve">EV </w:t>
            </w:r>
            <w:hyperlink w:anchor="bookmark=id.u3iazr6nz9l5" w:history="1">
              <w:r w:rsidRPr="0089691F">
                <w:rPr>
                  <w:rFonts w:eastAsia="Arial"/>
                </w:rPr>
                <w:t>(123014, DCM, "Target Region")</w:t>
              </w:r>
            </w:hyperlink>
          </w:p>
        </w:tc>
        <w:tc>
          <w:tcPr>
            <w:tcW w:w="810" w:type="dxa"/>
            <w:tcBorders>
              <w:bottom w:val="single" w:sz="4" w:space="0" w:color="000000"/>
              <w:right w:val="single" w:sz="4" w:space="0" w:color="000000"/>
            </w:tcBorders>
            <w:tcMar>
              <w:top w:w="40" w:type="dxa"/>
              <w:left w:w="40" w:type="dxa"/>
              <w:bottom w:w="40" w:type="dxa"/>
              <w:right w:w="40" w:type="dxa"/>
            </w:tcMar>
          </w:tcPr>
          <w:p w14:paraId="168A9973" w14:textId="29BDD7AD" w:rsidR="007D32C9" w:rsidRPr="0089691F" w:rsidRDefault="007D32C9" w:rsidP="009C5A30">
            <w:pPr>
              <w:pStyle w:val="TableEntry"/>
              <w:rPr>
                <w:rFonts w:eastAsia="Arial"/>
              </w:rPr>
            </w:pPr>
            <w:r w:rsidRPr="0089691F">
              <w:rPr>
                <w:rFonts w:eastAsia="Arial"/>
              </w:rPr>
              <w:t>1</w:t>
            </w:r>
          </w:p>
        </w:tc>
        <w:tc>
          <w:tcPr>
            <w:tcW w:w="990" w:type="dxa"/>
            <w:tcBorders>
              <w:bottom w:val="single" w:sz="4" w:space="0" w:color="000000"/>
              <w:right w:val="single" w:sz="4" w:space="0" w:color="000000"/>
            </w:tcBorders>
            <w:tcMar>
              <w:top w:w="40" w:type="dxa"/>
              <w:left w:w="40" w:type="dxa"/>
              <w:bottom w:w="40" w:type="dxa"/>
              <w:right w:w="40" w:type="dxa"/>
            </w:tcMar>
          </w:tcPr>
          <w:p w14:paraId="5E2D9E75" w14:textId="2C9A4DD1" w:rsidR="007D32C9" w:rsidRPr="0089691F" w:rsidRDefault="007D32C9" w:rsidP="009C5A30">
            <w:pPr>
              <w:pStyle w:val="TableEntry"/>
              <w:rPr>
                <w:rFonts w:eastAsia="Arial"/>
              </w:rPr>
            </w:pPr>
            <w:r w:rsidRPr="0089691F">
              <w:rPr>
                <w:rFonts w:eastAsia="Arial"/>
              </w:rPr>
              <w:t>RC+</w:t>
            </w:r>
          </w:p>
        </w:tc>
        <w:tc>
          <w:tcPr>
            <w:tcW w:w="1472" w:type="dxa"/>
            <w:tcBorders>
              <w:bottom w:val="single" w:sz="4" w:space="0" w:color="000000"/>
              <w:right w:val="single" w:sz="4" w:space="0" w:color="000000"/>
            </w:tcBorders>
            <w:tcMar>
              <w:top w:w="40" w:type="dxa"/>
              <w:left w:w="40" w:type="dxa"/>
              <w:bottom w:w="40" w:type="dxa"/>
              <w:right w:w="40" w:type="dxa"/>
            </w:tcMar>
          </w:tcPr>
          <w:p w14:paraId="1724DE0E" w14:textId="79311742" w:rsidR="007D32C9" w:rsidRPr="0089691F" w:rsidRDefault="0082445B" w:rsidP="009C5A30">
            <w:pPr>
              <w:pStyle w:val="TableEntry"/>
              <w:rPr>
                <w:rFonts w:eastAsia="Arial"/>
              </w:rPr>
            </w:pPr>
            <w:r w:rsidRPr="0089691F">
              <w:t xml:space="preserve">Shall be populated if the corresponding attribute is populated </w:t>
            </w:r>
            <w:r w:rsidR="00863674" w:rsidRPr="0089691F">
              <w:t xml:space="preserve">with coded information </w:t>
            </w:r>
            <w:r w:rsidRPr="0089691F">
              <w:t>in the relevant instance(s).</w:t>
            </w:r>
          </w:p>
        </w:tc>
        <w:tc>
          <w:tcPr>
            <w:tcW w:w="1639" w:type="dxa"/>
            <w:tcBorders>
              <w:bottom w:val="single" w:sz="4" w:space="0" w:color="000000"/>
              <w:right w:val="single" w:sz="4" w:space="0" w:color="000000"/>
            </w:tcBorders>
            <w:tcMar>
              <w:top w:w="40" w:type="dxa"/>
              <w:left w:w="40" w:type="dxa"/>
              <w:bottom w:w="40" w:type="dxa"/>
              <w:right w:w="40" w:type="dxa"/>
            </w:tcMar>
          </w:tcPr>
          <w:p w14:paraId="7C678C2F" w14:textId="445EAC1C" w:rsidR="007D32C9" w:rsidRPr="0089691F" w:rsidRDefault="007D32C9" w:rsidP="009C5A30">
            <w:pPr>
              <w:pStyle w:val="TableEntry"/>
            </w:pPr>
            <w:r w:rsidRPr="0089691F">
              <w:rPr>
                <w:rFonts w:eastAsia="Arial"/>
              </w:rPr>
              <w:t>This is a fine-grained series level anatomical region recommended to use DCID 4031 or CID4</w:t>
            </w:r>
          </w:p>
        </w:tc>
      </w:tr>
      <w:tr w:rsidR="007D32C9" w:rsidRPr="0089691F" w14:paraId="39467564" w14:textId="77777777" w:rsidTr="009C5A30">
        <w:trPr>
          <w:cantSplit/>
        </w:trPr>
        <w:tc>
          <w:tcPr>
            <w:tcW w:w="1655" w:type="dxa"/>
            <w:tcBorders>
              <w:top w:val="single" w:sz="4" w:space="0" w:color="000000"/>
              <w:left w:val="single" w:sz="4" w:space="0" w:color="000000"/>
              <w:bottom w:val="single" w:sz="4" w:space="0" w:color="auto"/>
              <w:right w:val="single" w:sz="4" w:space="0" w:color="000000"/>
            </w:tcBorders>
            <w:tcMar>
              <w:top w:w="40" w:type="dxa"/>
              <w:left w:w="40" w:type="dxa"/>
              <w:bottom w:w="40" w:type="dxa"/>
              <w:right w:w="40" w:type="dxa"/>
            </w:tcMar>
          </w:tcPr>
          <w:p w14:paraId="7E23468A" w14:textId="32BF9AB2" w:rsidR="007D32C9" w:rsidRPr="0089691F" w:rsidRDefault="007D32C9" w:rsidP="009C5A30">
            <w:pPr>
              <w:pStyle w:val="TableEntry"/>
              <w:rPr>
                <w:rFonts w:eastAsia="Arial"/>
              </w:rPr>
            </w:pPr>
            <w:r w:rsidRPr="0089691F">
              <w:rPr>
                <w:rFonts w:eastAsia="Arial"/>
              </w:rPr>
              <w:t>HAS ACQ CONTEXT</w:t>
            </w:r>
          </w:p>
        </w:tc>
        <w:tc>
          <w:tcPr>
            <w:tcW w:w="1080" w:type="dxa"/>
            <w:tcBorders>
              <w:bottom w:val="single" w:sz="4" w:space="0" w:color="auto"/>
              <w:right w:val="single" w:sz="4" w:space="0" w:color="000000"/>
            </w:tcBorders>
            <w:tcMar>
              <w:top w:w="40" w:type="dxa"/>
              <w:left w:w="40" w:type="dxa"/>
              <w:bottom w:w="40" w:type="dxa"/>
              <w:right w:w="40" w:type="dxa"/>
            </w:tcMar>
          </w:tcPr>
          <w:p w14:paraId="2A561DC3" w14:textId="52040FD5" w:rsidR="007D32C9" w:rsidRPr="0089691F" w:rsidRDefault="007D32C9" w:rsidP="009C5A30">
            <w:pPr>
              <w:pStyle w:val="TableEntry"/>
              <w:rPr>
                <w:rFonts w:eastAsia="Arial"/>
              </w:rPr>
            </w:pPr>
            <w:r w:rsidRPr="0089691F">
              <w:rPr>
                <w:rFonts w:eastAsia="Arial"/>
              </w:rPr>
              <w:t>TEXT</w:t>
            </w:r>
          </w:p>
        </w:tc>
        <w:tc>
          <w:tcPr>
            <w:tcW w:w="2160" w:type="dxa"/>
            <w:tcBorders>
              <w:bottom w:val="single" w:sz="4" w:space="0" w:color="auto"/>
              <w:right w:val="single" w:sz="4" w:space="0" w:color="000000"/>
            </w:tcBorders>
            <w:tcMar>
              <w:top w:w="40" w:type="dxa"/>
              <w:left w:w="40" w:type="dxa"/>
              <w:bottom w:w="40" w:type="dxa"/>
              <w:right w:w="40" w:type="dxa"/>
            </w:tcMar>
          </w:tcPr>
          <w:p w14:paraId="44C07E9B" w14:textId="22398F72" w:rsidR="007D32C9" w:rsidRPr="0089691F" w:rsidRDefault="007D32C9" w:rsidP="009C5A30">
            <w:pPr>
              <w:pStyle w:val="TableEntry"/>
              <w:rPr>
                <w:rFonts w:eastAsia="Arial"/>
              </w:rPr>
            </w:pPr>
            <w:r w:rsidRPr="0089691F">
              <w:rPr>
                <w:rFonts w:eastAsia="Arial"/>
              </w:rPr>
              <w:t xml:space="preserve">EV </w:t>
            </w:r>
            <w:hyperlink w:anchor="bookmark=id.u3iazr6nz9l5" w:history="1">
              <w:r w:rsidRPr="0089691F">
                <w:rPr>
                  <w:rFonts w:eastAsia="Arial"/>
                </w:rPr>
                <w:t>(123014, DCM, "Target Region")</w:t>
              </w:r>
            </w:hyperlink>
          </w:p>
        </w:tc>
        <w:tc>
          <w:tcPr>
            <w:tcW w:w="810" w:type="dxa"/>
            <w:tcBorders>
              <w:bottom w:val="single" w:sz="4" w:space="0" w:color="auto"/>
              <w:right w:val="single" w:sz="4" w:space="0" w:color="000000"/>
            </w:tcBorders>
            <w:tcMar>
              <w:top w:w="40" w:type="dxa"/>
              <w:left w:w="40" w:type="dxa"/>
              <w:bottom w:w="40" w:type="dxa"/>
              <w:right w:w="40" w:type="dxa"/>
            </w:tcMar>
          </w:tcPr>
          <w:p w14:paraId="27C5E610" w14:textId="571AD607" w:rsidR="007D32C9" w:rsidRPr="0089691F" w:rsidRDefault="007D32C9" w:rsidP="009C5A30">
            <w:pPr>
              <w:pStyle w:val="TableEntry"/>
              <w:rPr>
                <w:rFonts w:eastAsia="Arial"/>
              </w:rPr>
            </w:pPr>
            <w:r w:rsidRPr="0089691F">
              <w:rPr>
                <w:rFonts w:eastAsia="Arial"/>
              </w:rPr>
              <w:t>1</w:t>
            </w:r>
          </w:p>
        </w:tc>
        <w:tc>
          <w:tcPr>
            <w:tcW w:w="990" w:type="dxa"/>
            <w:tcBorders>
              <w:bottom w:val="single" w:sz="4" w:space="0" w:color="auto"/>
              <w:right w:val="single" w:sz="4" w:space="0" w:color="000000"/>
            </w:tcBorders>
            <w:tcMar>
              <w:top w:w="40" w:type="dxa"/>
              <w:left w:w="40" w:type="dxa"/>
              <w:bottom w:w="40" w:type="dxa"/>
              <w:right w:w="40" w:type="dxa"/>
            </w:tcMar>
          </w:tcPr>
          <w:p w14:paraId="6E17C0E9" w14:textId="0D317CE9" w:rsidR="007D32C9" w:rsidRPr="0089691F" w:rsidRDefault="007D32C9" w:rsidP="009C5A30">
            <w:pPr>
              <w:pStyle w:val="TableEntry"/>
              <w:rPr>
                <w:rFonts w:eastAsia="Arial"/>
              </w:rPr>
            </w:pPr>
            <w:r w:rsidRPr="0089691F">
              <w:rPr>
                <w:rFonts w:eastAsia="Arial"/>
              </w:rPr>
              <w:t>RC+</w:t>
            </w:r>
          </w:p>
        </w:tc>
        <w:tc>
          <w:tcPr>
            <w:tcW w:w="1472" w:type="dxa"/>
            <w:tcBorders>
              <w:bottom w:val="single" w:sz="4" w:space="0" w:color="auto"/>
              <w:right w:val="single" w:sz="4" w:space="0" w:color="000000"/>
            </w:tcBorders>
            <w:tcMar>
              <w:top w:w="40" w:type="dxa"/>
              <w:left w:w="40" w:type="dxa"/>
              <w:bottom w:w="40" w:type="dxa"/>
              <w:right w:w="40" w:type="dxa"/>
            </w:tcMar>
          </w:tcPr>
          <w:p w14:paraId="2050A754" w14:textId="1AC399CE" w:rsidR="007D32C9" w:rsidRPr="0089691F" w:rsidRDefault="00B31F42" w:rsidP="009C5A30">
            <w:pPr>
              <w:pStyle w:val="TableEntry"/>
              <w:rPr>
                <w:rFonts w:eastAsia="Arial"/>
              </w:rPr>
            </w:pPr>
            <w:r w:rsidRPr="0089691F">
              <w:t xml:space="preserve">Shall be populated if the corresponding attribute is populated </w:t>
            </w:r>
            <w:r w:rsidR="001E56A9" w:rsidRPr="0089691F">
              <w:t>with</w:t>
            </w:r>
            <w:r w:rsidR="00BB6EE5" w:rsidRPr="0089691F">
              <w:t xml:space="preserve"> only </w:t>
            </w:r>
            <w:r w:rsidR="001E56A9" w:rsidRPr="0089691F">
              <w:t xml:space="preserve">textual information </w:t>
            </w:r>
            <w:r w:rsidRPr="0089691F">
              <w:t>in the relevant instance(s).</w:t>
            </w:r>
          </w:p>
        </w:tc>
        <w:tc>
          <w:tcPr>
            <w:tcW w:w="1639" w:type="dxa"/>
            <w:tcBorders>
              <w:bottom w:val="single" w:sz="4" w:space="0" w:color="auto"/>
              <w:right w:val="single" w:sz="4" w:space="0" w:color="000000"/>
            </w:tcBorders>
            <w:tcMar>
              <w:top w:w="40" w:type="dxa"/>
              <w:left w:w="40" w:type="dxa"/>
              <w:bottom w:w="40" w:type="dxa"/>
              <w:right w:w="40" w:type="dxa"/>
            </w:tcMar>
          </w:tcPr>
          <w:p w14:paraId="512FFE95" w14:textId="6883B4F8" w:rsidR="007D32C9" w:rsidRPr="0089691F" w:rsidRDefault="007D32C9" w:rsidP="009C5A30">
            <w:pPr>
              <w:pStyle w:val="TableEntry"/>
            </w:pPr>
            <w:r w:rsidRPr="0089691F">
              <w:rPr>
                <w:rFonts w:eastAsia="Arial"/>
              </w:rPr>
              <w:t>This is a fine-grained series level anatomical region</w:t>
            </w:r>
          </w:p>
        </w:tc>
      </w:tr>
      <w:tr w:rsidR="007D32C9" w:rsidRPr="0089691F" w14:paraId="022F0BDA" w14:textId="77777777" w:rsidTr="009C5A30">
        <w:trPr>
          <w:cantSplit/>
        </w:trPr>
        <w:tc>
          <w:tcPr>
            <w:tcW w:w="165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5F12604F" w14:textId="714C265D" w:rsidR="007D32C9" w:rsidRPr="0089691F" w:rsidRDefault="007D32C9" w:rsidP="009C5A30">
            <w:pPr>
              <w:pStyle w:val="TableEntry"/>
              <w:rPr>
                <w:rFonts w:eastAsia="Arial"/>
              </w:rPr>
            </w:pPr>
            <w:r w:rsidRPr="0089691F">
              <w:rPr>
                <w:rFonts w:eastAsia="Arial"/>
              </w:rPr>
              <w:lastRenderedPageBreak/>
              <w:t>HAS ACQ CONTEXT</w:t>
            </w:r>
          </w:p>
        </w:tc>
        <w:tc>
          <w:tcPr>
            <w:tcW w:w="108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5F058E83" w14:textId="00E90430" w:rsidR="007D32C9" w:rsidRPr="0089691F" w:rsidRDefault="00F73808" w:rsidP="009C5A30">
            <w:pPr>
              <w:pStyle w:val="TableEntry"/>
              <w:rPr>
                <w:rFonts w:eastAsia="Arial"/>
                <w:highlight w:val="yellow"/>
              </w:rPr>
            </w:pPr>
            <w:r w:rsidRPr="0089691F">
              <w:rPr>
                <w:rFonts w:eastAsia="Arial"/>
              </w:rPr>
              <w:t>NUM</w:t>
            </w:r>
          </w:p>
        </w:tc>
        <w:tc>
          <w:tcPr>
            <w:tcW w:w="216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339334B" w14:textId="219F89DF" w:rsidR="007D32C9" w:rsidRPr="0089691F" w:rsidRDefault="007D32C9" w:rsidP="009C5A30">
            <w:pPr>
              <w:pStyle w:val="TableEntry"/>
              <w:rPr>
                <w:rFonts w:eastAsia="Arial"/>
              </w:rPr>
            </w:pPr>
            <w:r w:rsidRPr="0089691F">
              <w:rPr>
                <w:rFonts w:eastAsia="Arial"/>
              </w:rPr>
              <w:t>EV (</w:t>
            </w:r>
            <w:r w:rsidR="007062AE" w:rsidRPr="0089691F">
              <w:rPr>
                <w:bCs/>
              </w:rPr>
              <w:t>131564, DCM</w:t>
            </w:r>
            <w:r w:rsidR="0081181D" w:rsidRPr="0089691F">
              <w:rPr>
                <w:bCs/>
              </w:rPr>
              <w:t xml:space="preserve"> </w:t>
            </w:r>
            <w:r w:rsidRPr="0089691F">
              <w:rPr>
                <w:rFonts w:eastAsia="Arial"/>
              </w:rPr>
              <w:t>, “Number of Series Related</w:t>
            </w:r>
            <w:r w:rsidR="000473DE" w:rsidRPr="0089691F">
              <w:rPr>
                <w:rFonts w:eastAsia="Arial"/>
              </w:rPr>
              <w:t xml:space="preserve"> i</w:t>
            </w:r>
            <w:r w:rsidRPr="0089691F">
              <w:rPr>
                <w:rFonts w:eastAsia="Arial"/>
              </w:rPr>
              <w:t>nstances”)</w:t>
            </w:r>
          </w:p>
        </w:tc>
        <w:tc>
          <w:tcPr>
            <w:tcW w:w="8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471C02D" w14:textId="0333D0A2" w:rsidR="007D32C9" w:rsidRPr="0089691F" w:rsidRDefault="007D32C9" w:rsidP="009C5A30">
            <w:pPr>
              <w:pStyle w:val="TableEntry"/>
              <w:rPr>
                <w:rFonts w:eastAsia="Arial"/>
              </w:rPr>
            </w:pPr>
            <w:r w:rsidRPr="0089691F">
              <w:rPr>
                <w:rFonts w:eastAsia="Arial"/>
              </w:rPr>
              <w:t>1</w:t>
            </w:r>
          </w:p>
        </w:tc>
        <w:tc>
          <w:tcPr>
            <w:tcW w:w="99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4AE668F8" w14:textId="74EC7182" w:rsidR="007D32C9" w:rsidRPr="0089691F" w:rsidRDefault="007D32C9" w:rsidP="009C5A30">
            <w:pPr>
              <w:pStyle w:val="TableEntry"/>
              <w:rPr>
                <w:rFonts w:eastAsia="Arial"/>
              </w:rPr>
            </w:pPr>
            <w:r w:rsidRPr="0089691F">
              <w:rPr>
                <w:rFonts w:eastAsia="Arial"/>
              </w:rPr>
              <w:t>R+</w:t>
            </w:r>
          </w:p>
        </w:tc>
        <w:tc>
          <w:tcPr>
            <w:tcW w:w="147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0455DE38" w14:textId="515E8867" w:rsidR="007D32C9" w:rsidRPr="0089691F" w:rsidRDefault="007D32C9" w:rsidP="009C5A30">
            <w:pPr>
              <w:pStyle w:val="TableEntry"/>
              <w:rPr>
                <w:rFonts w:eastAsia="Arial"/>
              </w:rPr>
            </w:pPr>
            <w:r w:rsidRPr="0089691F">
              <w:rPr>
                <w:rFonts w:eastAsia="Arial"/>
              </w:rPr>
              <w:t xml:space="preserve"> </w:t>
            </w:r>
          </w:p>
        </w:tc>
        <w:tc>
          <w:tcPr>
            <w:tcW w:w="1639"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55A91E23" w14:textId="77777777" w:rsidR="007D32C9" w:rsidRPr="0089691F" w:rsidRDefault="001C2D96">
            <w:pPr>
              <w:pStyle w:val="TableEntry"/>
              <w:rPr>
                <w:rFonts w:eastAsia="Arial"/>
              </w:rPr>
            </w:pPr>
            <w:r w:rsidRPr="0089691F">
              <w:rPr>
                <w:rFonts w:eastAsia="Arial"/>
              </w:rPr>
              <w:t>UNITS = EV ({instances}, UCUM, "instances")</w:t>
            </w:r>
          </w:p>
          <w:p w14:paraId="6D3AC1F0" w14:textId="185FA30E" w:rsidR="00183405" w:rsidRPr="0089691F" w:rsidRDefault="00183405" w:rsidP="009C5A30">
            <w:pPr>
              <w:pStyle w:val="TableEntry"/>
              <w:rPr>
                <w:rFonts w:eastAsia="Arial"/>
                <w:highlight w:val="yellow"/>
              </w:rPr>
            </w:pPr>
            <w:r w:rsidRPr="0089691F">
              <w:t xml:space="preserve">This value shall reflect the number of instances in the series of the study as referenced </w:t>
            </w:r>
            <w:r w:rsidR="008B19D2" w:rsidRPr="0089691F">
              <w:t xml:space="preserve">in the </w:t>
            </w:r>
            <w:r w:rsidR="00C55A12" w:rsidRPr="0089691F">
              <w:t>Current Requested Procedure Evidence Sequence (0040,A375).</w:t>
            </w:r>
          </w:p>
        </w:tc>
      </w:tr>
    </w:tbl>
    <w:p w14:paraId="61E660D1" w14:textId="77777777" w:rsidR="007D32C9" w:rsidRPr="0089691F" w:rsidRDefault="007D32C9" w:rsidP="009C5A30">
      <w:pPr>
        <w:pStyle w:val="BodyText"/>
      </w:pPr>
    </w:p>
    <w:p w14:paraId="5E1D1BBA" w14:textId="0D1C0612" w:rsidR="007D32C9" w:rsidRPr="0089691F" w:rsidRDefault="007D32C9" w:rsidP="009C5A30">
      <w:pPr>
        <w:pStyle w:val="BodyText"/>
      </w:pPr>
      <w:r w:rsidRPr="0089691F">
        <w:t xml:space="preserve">Within the Image Library Group container, each shared Instance shall be represented by a </w:t>
      </w:r>
      <w:r w:rsidR="00997C79" w:rsidRPr="0089691F">
        <w:t>d</w:t>
      </w:r>
      <w:r w:rsidRPr="0089691F">
        <w:t>istinct invocation of the TID 1601 Image Library Entry Template. Within each TID 1601 invocation, the Template TID 1602 is included</w:t>
      </w:r>
      <w:r w:rsidR="00C84A21" w:rsidRPr="0089691F">
        <w:t xml:space="preserve">. </w:t>
      </w:r>
    </w:p>
    <w:p w14:paraId="0B9710C7" w14:textId="3E60EBFA" w:rsidR="007D32C9" w:rsidRPr="0089691F" w:rsidRDefault="007D32C9" w:rsidP="009C5A30">
      <w:pPr>
        <w:pStyle w:val="BodyText"/>
        <w:rPr>
          <w:rFonts w:eastAsia="Arial"/>
        </w:rPr>
      </w:pPr>
      <w:r w:rsidRPr="0089691F">
        <w:t>The TID 1602 “Image Library Entry Descriptors” Content Items shall be present as specified in Table 6.X.</w:t>
      </w:r>
      <w:r w:rsidR="00F81CA9" w:rsidRPr="0089691F">
        <w:t>2.9</w:t>
      </w:r>
      <w:r w:rsidRPr="0089691F">
        <w:t xml:space="preserve">-3: TID 1602 </w:t>
      </w:r>
      <w:r w:rsidR="00B54258" w:rsidRPr="0089691F">
        <w:t xml:space="preserve">Image Library Entry </w:t>
      </w:r>
      <w:r w:rsidRPr="0089691F">
        <w:t>Template for SR Document Content Module of Manifest.</w:t>
      </w:r>
    </w:p>
    <w:p w14:paraId="3AC67160" w14:textId="3EB1B0F2" w:rsidR="00234302" w:rsidRPr="0089691F" w:rsidRDefault="00234302" w:rsidP="006E5533">
      <w:pPr>
        <w:pStyle w:val="TableTitle"/>
        <w:rPr>
          <w:rFonts w:eastAsia="Arial"/>
        </w:rPr>
      </w:pPr>
      <w:r w:rsidRPr="0089691F">
        <w:rPr>
          <w:rFonts w:eastAsia="Arial"/>
        </w:rPr>
        <w:t xml:space="preserve">Table 6.X.2.9-3: TID 1602 </w:t>
      </w:r>
      <w:r w:rsidR="00B54258" w:rsidRPr="0089691F">
        <w:t xml:space="preserve">Image Library Entry </w:t>
      </w:r>
      <w:r w:rsidRPr="0089691F">
        <w:rPr>
          <w:rFonts w:eastAsia="Arial"/>
        </w:rPr>
        <w:t>Template for SR Document Content Module of Manifest</w:t>
      </w:r>
    </w:p>
    <w:tbl>
      <w:tblPr>
        <w:tblW w:w="9990"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0"/>
        <w:gridCol w:w="1335"/>
        <w:gridCol w:w="1905"/>
        <w:gridCol w:w="810"/>
        <w:gridCol w:w="900"/>
        <w:gridCol w:w="1567"/>
        <w:gridCol w:w="1823"/>
      </w:tblGrid>
      <w:tr w:rsidR="00234302" w:rsidRPr="0089691F" w14:paraId="662EE098" w14:textId="77777777" w:rsidTr="00DA033A">
        <w:trPr>
          <w:tblHeader/>
        </w:trPr>
        <w:tc>
          <w:tcPr>
            <w:tcW w:w="1650" w:type="dxa"/>
            <w:shd w:val="clear" w:color="auto" w:fill="D9D9D9"/>
            <w:tcMar>
              <w:top w:w="40" w:type="dxa"/>
              <w:left w:w="40" w:type="dxa"/>
              <w:bottom w:w="40" w:type="dxa"/>
              <w:right w:w="40" w:type="dxa"/>
            </w:tcMar>
          </w:tcPr>
          <w:p w14:paraId="3E654286" w14:textId="77777777" w:rsidR="00234302" w:rsidRPr="0089691F" w:rsidRDefault="00234302" w:rsidP="009C5A30">
            <w:pPr>
              <w:pStyle w:val="TableEntryHeader"/>
              <w:rPr>
                <w:rFonts w:eastAsia="Arial"/>
              </w:rPr>
            </w:pPr>
            <w:r w:rsidRPr="0089691F">
              <w:rPr>
                <w:rFonts w:eastAsia="Arial"/>
              </w:rPr>
              <w:t>Rel with Parent</w:t>
            </w:r>
          </w:p>
        </w:tc>
        <w:tc>
          <w:tcPr>
            <w:tcW w:w="1335" w:type="dxa"/>
            <w:shd w:val="clear" w:color="auto" w:fill="D9D9D9"/>
            <w:tcMar>
              <w:top w:w="40" w:type="dxa"/>
              <w:left w:w="40" w:type="dxa"/>
              <w:bottom w:w="40" w:type="dxa"/>
              <w:right w:w="40" w:type="dxa"/>
            </w:tcMar>
          </w:tcPr>
          <w:p w14:paraId="4DB5D2DD" w14:textId="77777777" w:rsidR="00234302" w:rsidRPr="0089691F" w:rsidRDefault="00234302" w:rsidP="009C5A30">
            <w:pPr>
              <w:pStyle w:val="TableEntryHeader"/>
              <w:rPr>
                <w:rFonts w:eastAsia="Arial"/>
              </w:rPr>
            </w:pPr>
            <w:r w:rsidRPr="0089691F">
              <w:rPr>
                <w:rFonts w:eastAsia="Arial"/>
              </w:rPr>
              <w:t>VT</w:t>
            </w:r>
          </w:p>
        </w:tc>
        <w:tc>
          <w:tcPr>
            <w:tcW w:w="1905" w:type="dxa"/>
            <w:shd w:val="clear" w:color="auto" w:fill="D9D9D9"/>
            <w:tcMar>
              <w:top w:w="40" w:type="dxa"/>
              <w:left w:w="40" w:type="dxa"/>
              <w:bottom w:w="40" w:type="dxa"/>
              <w:right w:w="40" w:type="dxa"/>
            </w:tcMar>
          </w:tcPr>
          <w:p w14:paraId="53674D5D" w14:textId="77777777" w:rsidR="00234302" w:rsidRPr="0089691F" w:rsidRDefault="00234302" w:rsidP="009C5A30">
            <w:pPr>
              <w:pStyle w:val="TableEntryHeader"/>
              <w:rPr>
                <w:rFonts w:eastAsia="Arial"/>
              </w:rPr>
            </w:pPr>
            <w:r w:rsidRPr="0089691F">
              <w:rPr>
                <w:rFonts w:eastAsia="Arial"/>
              </w:rPr>
              <w:t>Concept Name</w:t>
            </w:r>
          </w:p>
        </w:tc>
        <w:tc>
          <w:tcPr>
            <w:tcW w:w="810" w:type="dxa"/>
            <w:shd w:val="clear" w:color="auto" w:fill="D9D9D9"/>
            <w:tcMar>
              <w:top w:w="40" w:type="dxa"/>
              <w:left w:w="40" w:type="dxa"/>
              <w:bottom w:w="40" w:type="dxa"/>
              <w:right w:w="40" w:type="dxa"/>
            </w:tcMar>
          </w:tcPr>
          <w:p w14:paraId="3D0FC3E6" w14:textId="77777777" w:rsidR="00234302" w:rsidRPr="0089691F" w:rsidRDefault="00234302" w:rsidP="009C5A30">
            <w:pPr>
              <w:pStyle w:val="TableEntryHeader"/>
              <w:rPr>
                <w:rFonts w:eastAsia="Arial"/>
              </w:rPr>
            </w:pPr>
            <w:r w:rsidRPr="0089691F">
              <w:rPr>
                <w:rFonts w:eastAsia="Arial"/>
              </w:rPr>
              <w:t>VM</w:t>
            </w:r>
          </w:p>
        </w:tc>
        <w:tc>
          <w:tcPr>
            <w:tcW w:w="900" w:type="dxa"/>
            <w:tcBorders>
              <w:bottom w:val="single" w:sz="8" w:space="0" w:color="000000"/>
            </w:tcBorders>
            <w:shd w:val="clear" w:color="auto" w:fill="D9D9D9"/>
            <w:tcMar>
              <w:top w:w="40" w:type="dxa"/>
              <w:left w:w="40" w:type="dxa"/>
              <w:bottom w:w="40" w:type="dxa"/>
              <w:right w:w="40" w:type="dxa"/>
            </w:tcMar>
          </w:tcPr>
          <w:p w14:paraId="20DB239A" w14:textId="77777777" w:rsidR="00234302" w:rsidRPr="0089691F" w:rsidRDefault="00234302" w:rsidP="009C5A30">
            <w:pPr>
              <w:pStyle w:val="TableEntryHeader"/>
              <w:rPr>
                <w:rFonts w:eastAsia="Arial"/>
              </w:rPr>
            </w:pPr>
            <w:r w:rsidRPr="0089691F">
              <w:rPr>
                <w:rFonts w:eastAsia="Arial"/>
              </w:rPr>
              <w:t>Req Type</w:t>
            </w:r>
          </w:p>
        </w:tc>
        <w:tc>
          <w:tcPr>
            <w:tcW w:w="1567" w:type="dxa"/>
            <w:shd w:val="clear" w:color="auto" w:fill="D9D9D9"/>
            <w:tcMar>
              <w:top w:w="40" w:type="dxa"/>
              <w:left w:w="40" w:type="dxa"/>
              <w:bottom w:w="40" w:type="dxa"/>
              <w:right w:w="40" w:type="dxa"/>
            </w:tcMar>
          </w:tcPr>
          <w:p w14:paraId="11F184A5" w14:textId="77777777" w:rsidR="00234302" w:rsidRPr="0089691F" w:rsidRDefault="00234302" w:rsidP="009C5A30">
            <w:pPr>
              <w:pStyle w:val="TableEntryHeader"/>
              <w:rPr>
                <w:rFonts w:eastAsia="Arial"/>
              </w:rPr>
            </w:pPr>
            <w:r w:rsidRPr="0089691F">
              <w:rPr>
                <w:rFonts w:eastAsia="Arial"/>
              </w:rPr>
              <w:t>Condition</w:t>
            </w:r>
          </w:p>
        </w:tc>
        <w:tc>
          <w:tcPr>
            <w:tcW w:w="1823" w:type="dxa"/>
            <w:shd w:val="clear" w:color="auto" w:fill="D9D9D9"/>
            <w:tcMar>
              <w:top w:w="40" w:type="dxa"/>
              <w:left w:w="40" w:type="dxa"/>
              <w:bottom w:w="40" w:type="dxa"/>
              <w:right w:w="40" w:type="dxa"/>
            </w:tcMar>
          </w:tcPr>
          <w:p w14:paraId="797A5C2B" w14:textId="77777777" w:rsidR="00234302" w:rsidRPr="0089691F" w:rsidRDefault="00234302" w:rsidP="009C5A30">
            <w:pPr>
              <w:pStyle w:val="TableEntryHeader"/>
              <w:rPr>
                <w:rFonts w:eastAsia="Arial"/>
              </w:rPr>
            </w:pPr>
            <w:r w:rsidRPr="0089691F">
              <w:rPr>
                <w:rFonts w:eastAsia="Arial"/>
              </w:rPr>
              <w:t>Addtl Value Set Constraint</w:t>
            </w:r>
          </w:p>
        </w:tc>
      </w:tr>
      <w:tr w:rsidR="00234302" w:rsidRPr="0089691F" w14:paraId="6D7684A4" w14:textId="77777777" w:rsidTr="00DA033A">
        <w:tc>
          <w:tcPr>
            <w:tcW w:w="1650" w:type="dxa"/>
            <w:tcMar>
              <w:top w:w="40" w:type="dxa"/>
              <w:left w:w="40" w:type="dxa"/>
              <w:bottom w:w="40" w:type="dxa"/>
              <w:right w:w="40" w:type="dxa"/>
            </w:tcMar>
          </w:tcPr>
          <w:p w14:paraId="2F6B148A" w14:textId="77777777" w:rsidR="00234302" w:rsidRPr="0089691F" w:rsidRDefault="00234302" w:rsidP="009C5A30">
            <w:pPr>
              <w:pStyle w:val="TableEntry"/>
            </w:pPr>
            <w:r w:rsidRPr="0089691F">
              <w:t>HAS ACQ CONTEXT</w:t>
            </w:r>
          </w:p>
        </w:tc>
        <w:tc>
          <w:tcPr>
            <w:tcW w:w="1335" w:type="dxa"/>
            <w:tcMar>
              <w:top w:w="40" w:type="dxa"/>
              <w:left w:w="40" w:type="dxa"/>
              <w:bottom w:w="40" w:type="dxa"/>
              <w:right w:w="40" w:type="dxa"/>
            </w:tcMar>
          </w:tcPr>
          <w:p w14:paraId="39FFCC7F" w14:textId="77777777" w:rsidR="00234302" w:rsidRPr="0089691F" w:rsidRDefault="00234302" w:rsidP="009C5A30">
            <w:pPr>
              <w:pStyle w:val="TableEntry"/>
            </w:pPr>
            <w:r w:rsidRPr="0089691F">
              <w:t>NUM</w:t>
            </w:r>
          </w:p>
        </w:tc>
        <w:tc>
          <w:tcPr>
            <w:tcW w:w="1905" w:type="dxa"/>
            <w:tcMar>
              <w:top w:w="40" w:type="dxa"/>
              <w:left w:w="40" w:type="dxa"/>
              <w:bottom w:w="40" w:type="dxa"/>
              <w:right w:w="40" w:type="dxa"/>
            </w:tcMar>
          </w:tcPr>
          <w:p w14:paraId="2555003A" w14:textId="77777777" w:rsidR="00234302" w:rsidRPr="0089691F" w:rsidRDefault="00234302" w:rsidP="009C5A30">
            <w:pPr>
              <w:pStyle w:val="TableEntry"/>
            </w:pPr>
            <w:r w:rsidRPr="0089691F">
              <w:t>EV (121140, DCM, “Number of Frames”)</w:t>
            </w:r>
          </w:p>
        </w:tc>
        <w:tc>
          <w:tcPr>
            <w:tcW w:w="810" w:type="dxa"/>
            <w:tcMar>
              <w:top w:w="40" w:type="dxa"/>
              <w:left w:w="40" w:type="dxa"/>
              <w:bottom w:w="40" w:type="dxa"/>
              <w:right w:w="40" w:type="dxa"/>
            </w:tcMar>
          </w:tcPr>
          <w:p w14:paraId="48F66D9D" w14:textId="77777777" w:rsidR="00234302" w:rsidRPr="0089691F" w:rsidRDefault="00234302" w:rsidP="009C5A30">
            <w:pPr>
              <w:pStyle w:val="TableEntry"/>
            </w:pPr>
            <w:r w:rsidRPr="0089691F">
              <w:t>1</w:t>
            </w:r>
          </w:p>
        </w:tc>
        <w:tc>
          <w:tcPr>
            <w:tcW w:w="900" w:type="dxa"/>
            <w:tcBorders>
              <w:top w:val="single" w:sz="8" w:space="0" w:color="000000"/>
            </w:tcBorders>
            <w:tcMar>
              <w:top w:w="40" w:type="dxa"/>
              <w:left w:w="40" w:type="dxa"/>
              <w:bottom w:w="40" w:type="dxa"/>
              <w:right w:w="40" w:type="dxa"/>
            </w:tcMar>
          </w:tcPr>
          <w:p w14:paraId="30D7F0E2" w14:textId="77777777" w:rsidR="00234302" w:rsidRPr="0089691F" w:rsidRDefault="00234302" w:rsidP="009C5A30">
            <w:pPr>
              <w:pStyle w:val="TableEntry"/>
            </w:pPr>
            <w:r w:rsidRPr="0089691F">
              <w:t>RC+</w:t>
            </w:r>
          </w:p>
        </w:tc>
        <w:tc>
          <w:tcPr>
            <w:tcW w:w="1567" w:type="dxa"/>
            <w:tcMar>
              <w:top w:w="40" w:type="dxa"/>
              <w:left w:w="40" w:type="dxa"/>
              <w:bottom w:w="40" w:type="dxa"/>
              <w:right w:w="40" w:type="dxa"/>
            </w:tcMar>
          </w:tcPr>
          <w:p w14:paraId="6740E790" w14:textId="51ECC609" w:rsidR="00234302" w:rsidRPr="0089691F" w:rsidRDefault="00234302" w:rsidP="009C5A30">
            <w:pPr>
              <w:pStyle w:val="TableEntry"/>
            </w:pPr>
            <w:r w:rsidRPr="0089691F">
              <w:t>Required when the SOP Class is multiframe</w:t>
            </w:r>
          </w:p>
        </w:tc>
        <w:tc>
          <w:tcPr>
            <w:tcW w:w="1823" w:type="dxa"/>
            <w:tcMar>
              <w:top w:w="40" w:type="dxa"/>
              <w:left w:w="40" w:type="dxa"/>
              <w:bottom w:w="40" w:type="dxa"/>
              <w:right w:w="40" w:type="dxa"/>
            </w:tcMar>
          </w:tcPr>
          <w:p w14:paraId="40007ADF" w14:textId="77777777" w:rsidR="00234302" w:rsidRPr="0089691F" w:rsidRDefault="00234302" w:rsidP="009C5A30">
            <w:pPr>
              <w:pStyle w:val="TableEntry"/>
            </w:pPr>
          </w:p>
        </w:tc>
      </w:tr>
      <w:tr w:rsidR="00234302" w:rsidRPr="0089691F" w14:paraId="569F4D15" w14:textId="77777777" w:rsidTr="00DA033A">
        <w:tc>
          <w:tcPr>
            <w:tcW w:w="1650" w:type="dxa"/>
            <w:tcMar>
              <w:top w:w="40" w:type="dxa"/>
              <w:left w:w="40" w:type="dxa"/>
              <w:bottom w:w="40" w:type="dxa"/>
              <w:right w:w="40" w:type="dxa"/>
            </w:tcMar>
          </w:tcPr>
          <w:p w14:paraId="76CB7A4A" w14:textId="77777777" w:rsidR="00234302" w:rsidRPr="0089691F" w:rsidRDefault="00234302" w:rsidP="009C5A30">
            <w:pPr>
              <w:pStyle w:val="TableEntry"/>
            </w:pPr>
            <w:r w:rsidRPr="0089691F">
              <w:t>HAS ACQ CONTEXT</w:t>
            </w:r>
          </w:p>
        </w:tc>
        <w:tc>
          <w:tcPr>
            <w:tcW w:w="1335" w:type="dxa"/>
            <w:tcMar>
              <w:top w:w="40" w:type="dxa"/>
              <w:left w:w="40" w:type="dxa"/>
              <w:bottom w:w="40" w:type="dxa"/>
              <w:right w:w="40" w:type="dxa"/>
            </w:tcMar>
          </w:tcPr>
          <w:p w14:paraId="771F6CAE" w14:textId="77777777" w:rsidR="00234302" w:rsidRPr="0089691F" w:rsidRDefault="00234302" w:rsidP="009C5A30">
            <w:pPr>
              <w:pStyle w:val="TableEntry"/>
            </w:pPr>
            <w:r w:rsidRPr="0089691F">
              <w:t>TEXT</w:t>
            </w:r>
          </w:p>
        </w:tc>
        <w:tc>
          <w:tcPr>
            <w:tcW w:w="1905" w:type="dxa"/>
            <w:tcMar>
              <w:top w:w="40" w:type="dxa"/>
              <w:left w:w="40" w:type="dxa"/>
              <w:bottom w:w="40" w:type="dxa"/>
              <w:right w:w="40" w:type="dxa"/>
            </w:tcMar>
          </w:tcPr>
          <w:p w14:paraId="0B993C89" w14:textId="77777777" w:rsidR="00234302" w:rsidRPr="0089691F" w:rsidRDefault="00234302" w:rsidP="009C5A30">
            <w:pPr>
              <w:pStyle w:val="TableEntry"/>
            </w:pPr>
            <w:r w:rsidRPr="0089691F">
              <w:t>EV (113609, DCM, “Instance Number”)</w:t>
            </w:r>
          </w:p>
        </w:tc>
        <w:tc>
          <w:tcPr>
            <w:tcW w:w="810" w:type="dxa"/>
            <w:tcMar>
              <w:top w:w="40" w:type="dxa"/>
              <w:left w:w="40" w:type="dxa"/>
              <w:bottom w:w="40" w:type="dxa"/>
              <w:right w:w="40" w:type="dxa"/>
            </w:tcMar>
          </w:tcPr>
          <w:p w14:paraId="10B407D9" w14:textId="77777777" w:rsidR="00234302" w:rsidRPr="0089691F" w:rsidRDefault="00234302" w:rsidP="009C5A30">
            <w:pPr>
              <w:pStyle w:val="TableEntry"/>
            </w:pPr>
            <w:r w:rsidRPr="0089691F">
              <w:t>1</w:t>
            </w:r>
          </w:p>
        </w:tc>
        <w:tc>
          <w:tcPr>
            <w:tcW w:w="900" w:type="dxa"/>
            <w:tcMar>
              <w:top w:w="40" w:type="dxa"/>
              <w:left w:w="40" w:type="dxa"/>
              <w:bottom w:w="40" w:type="dxa"/>
              <w:right w:w="40" w:type="dxa"/>
            </w:tcMar>
          </w:tcPr>
          <w:p w14:paraId="659DCC86" w14:textId="77777777" w:rsidR="00234302" w:rsidRPr="0089691F" w:rsidRDefault="00234302" w:rsidP="009C5A30">
            <w:pPr>
              <w:pStyle w:val="TableEntry"/>
            </w:pPr>
            <w:r w:rsidRPr="0089691F">
              <w:t>RC+</w:t>
            </w:r>
          </w:p>
        </w:tc>
        <w:tc>
          <w:tcPr>
            <w:tcW w:w="1567" w:type="dxa"/>
            <w:tcMar>
              <w:top w:w="40" w:type="dxa"/>
              <w:left w:w="40" w:type="dxa"/>
              <w:bottom w:w="40" w:type="dxa"/>
              <w:right w:w="40" w:type="dxa"/>
            </w:tcMar>
          </w:tcPr>
          <w:p w14:paraId="71BC0F76" w14:textId="4460673A" w:rsidR="00234302" w:rsidRPr="0089691F" w:rsidRDefault="00234302" w:rsidP="009C5A30">
            <w:pPr>
              <w:pStyle w:val="TableEntry"/>
            </w:pPr>
            <w:r w:rsidRPr="0089691F">
              <w:t>Required when present in the referenced SOP Instance</w:t>
            </w:r>
          </w:p>
        </w:tc>
        <w:tc>
          <w:tcPr>
            <w:tcW w:w="1823" w:type="dxa"/>
            <w:tcMar>
              <w:top w:w="40" w:type="dxa"/>
              <w:left w:w="40" w:type="dxa"/>
              <w:bottom w:w="40" w:type="dxa"/>
              <w:right w:w="40" w:type="dxa"/>
            </w:tcMar>
          </w:tcPr>
          <w:p w14:paraId="56AA1974" w14:textId="7CFB3C50" w:rsidR="00234302" w:rsidRPr="0089691F" w:rsidRDefault="00234302" w:rsidP="009C5A30">
            <w:pPr>
              <w:pStyle w:val="TableEntry"/>
            </w:pPr>
            <w:r w:rsidRPr="0089691F">
              <w:t>The text string shall be consistent with the value of Instance Number (0020,0013) of the referenced instance (See Note).</w:t>
            </w:r>
          </w:p>
        </w:tc>
      </w:tr>
      <w:tr w:rsidR="00234302" w:rsidRPr="0089691F" w14:paraId="6DF4CCCA" w14:textId="77777777" w:rsidTr="00DA033A">
        <w:tc>
          <w:tcPr>
            <w:tcW w:w="1650" w:type="dxa"/>
            <w:tcMar>
              <w:top w:w="40" w:type="dxa"/>
              <w:left w:w="40" w:type="dxa"/>
              <w:bottom w:w="40" w:type="dxa"/>
              <w:right w:w="40" w:type="dxa"/>
            </w:tcMar>
          </w:tcPr>
          <w:p w14:paraId="385D0595" w14:textId="77777777" w:rsidR="00234302" w:rsidRPr="0089691F" w:rsidRDefault="00234302" w:rsidP="009C5A30">
            <w:pPr>
              <w:pStyle w:val="TableEntry"/>
            </w:pPr>
            <w:r w:rsidRPr="0089691F">
              <w:t>HAS ACQ CONTEXT</w:t>
            </w:r>
          </w:p>
        </w:tc>
        <w:tc>
          <w:tcPr>
            <w:tcW w:w="1335" w:type="dxa"/>
            <w:tcMar>
              <w:top w:w="40" w:type="dxa"/>
              <w:left w:w="40" w:type="dxa"/>
              <w:bottom w:w="40" w:type="dxa"/>
              <w:right w:w="40" w:type="dxa"/>
            </w:tcMar>
          </w:tcPr>
          <w:p w14:paraId="63ABEEA2" w14:textId="77777777" w:rsidR="00234302" w:rsidRPr="0089691F" w:rsidRDefault="00234302" w:rsidP="009C5A30">
            <w:pPr>
              <w:pStyle w:val="TableEntry"/>
            </w:pPr>
            <w:r w:rsidRPr="0089691F">
              <w:t>INCLUDE</w:t>
            </w:r>
          </w:p>
        </w:tc>
        <w:tc>
          <w:tcPr>
            <w:tcW w:w="1905" w:type="dxa"/>
            <w:tcMar>
              <w:top w:w="40" w:type="dxa"/>
              <w:left w:w="40" w:type="dxa"/>
              <w:bottom w:w="40" w:type="dxa"/>
              <w:right w:w="40" w:type="dxa"/>
            </w:tcMar>
          </w:tcPr>
          <w:p w14:paraId="55EE9DF5" w14:textId="3A9790AC" w:rsidR="00234302" w:rsidRPr="0089691F" w:rsidRDefault="00234302" w:rsidP="009C5A30">
            <w:pPr>
              <w:pStyle w:val="TableEntry"/>
            </w:pPr>
            <w:r w:rsidRPr="0089691F">
              <w:t>D</w:t>
            </w:r>
            <w:r w:rsidR="00F23C42" w:rsidRPr="0089691F">
              <w:t>TID 1609</w:t>
            </w:r>
            <w:r w:rsidRPr="0089691F">
              <w:t xml:space="preserve"> Image Library Entry Descriptors for Key Object Selection</w:t>
            </w:r>
          </w:p>
        </w:tc>
        <w:tc>
          <w:tcPr>
            <w:tcW w:w="810" w:type="dxa"/>
            <w:tcMar>
              <w:top w:w="40" w:type="dxa"/>
              <w:left w:w="40" w:type="dxa"/>
              <w:bottom w:w="40" w:type="dxa"/>
              <w:right w:w="40" w:type="dxa"/>
            </w:tcMar>
          </w:tcPr>
          <w:p w14:paraId="3E2EA96E" w14:textId="77777777" w:rsidR="00234302" w:rsidRPr="0089691F" w:rsidRDefault="00234302" w:rsidP="009C5A30">
            <w:pPr>
              <w:pStyle w:val="TableEntry"/>
            </w:pPr>
            <w:r w:rsidRPr="0089691F">
              <w:t>1</w:t>
            </w:r>
          </w:p>
        </w:tc>
        <w:tc>
          <w:tcPr>
            <w:tcW w:w="900" w:type="dxa"/>
            <w:tcMar>
              <w:top w:w="40" w:type="dxa"/>
              <w:left w:w="40" w:type="dxa"/>
              <w:bottom w:w="40" w:type="dxa"/>
              <w:right w:w="40" w:type="dxa"/>
            </w:tcMar>
          </w:tcPr>
          <w:p w14:paraId="1F26AA3E" w14:textId="77777777" w:rsidR="00234302" w:rsidRPr="0089691F" w:rsidRDefault="00234302" w:rsidP="009C5A30">
            <w:pPr>
              <w:pStyle w:val="TableEntry"/>
            </w:pPr>
            <w:r w:rsidRPr="0089691F">
              <w:t>RC+</w:t>
            </w:r>
          </w:p>
        </w:tc>
        <w:tc>
          <w:tcPr>
            <w:tcW w:w="1567" w:type="dxa"/>
            <w:tcMar>
              <w:top w:w="40" w:type="dxa"/>
              <w:left w:w="40" w:type="dxa"/>
              <w:bottom w:w="40" w:type="dxa"/>
              <w:right w:w="40" w:type="dxa"/>
            </w:tcMar>
          </w:tcPr>
          <w:p w14:paraId="295DD8BA" w14:textId="77777777" w:rsidR="00234302" w:rsidRPr="0089691F" w:rsidRDefault="00234302" w:rsidP="009C5A30">
            <w:pPr>
              <w:pStyle w:val="TableEntry"/>
            </w:pPr>
            <w:r w:rsidRPr="0089691F">
              <w:t>Present if this instance is a KOS Object</w:t>
            </w:r>
          </w:p>
        </w:tc>
        <w:tc>
          <w:tcPr>
            <w:tcW w:w="1823" w:type="dxa"/>
            <w:tcMar>
              <w:top w:w="40" w:type="dxa"/>
              <w:left w:w="40" w:type="dxa"/>
              <w:bottom w:w="40" w:type="dxa"/>
              <w:right w:w="40" w:type="dxa"/>
            </w:tcMar>
          </w:tcPr>
          <w:p w14:paraId="105026FF" w14:textId="77777777" w:rsidR="00234302" w:rsidRPr="0089691F" w:rsidRDefault="00234302" w:rsidP="009C5A30">
            <w:pPr>
              <w:pStyle w:val="TableEntry"/>
            </w:pPr>
          </w:p>
        </w:tc>
      </w:tr>
    </w:tbl>
    <w:p w14:paraId="63203A4E" w14:textId="73931DFF" w:rsidR="007D32C9" w:rsidRPr="0089691F" w:rsidRDefault="007D32C9" w:rsidP="009C5A30">
      <w:pPr>
        <w:pStyle w:val="Note"/>
      </w:pPr>
      <w:r w:rsidRPr="0089691F">
        <w:t>Note: It is important to note that no instance ordering semantics may be assumed from:</w:t>
      </w:r>
    </w:p>
    <w:p w14:paraId="6669A5FD" w14:textId="77777777" w:rsidR="007D32C9" w:rsidRPr="0089691F" w:rsidRDefault="007D32C9" w:rsidP="009C5A30">
      <w:pPr>
        <w:pStyle w:val="Note"/>
        <w:numPr>
          <w:ilvl w:val="0"/>
          <w:numId w:val="143"/>
        </w:numPr>
      </w:pPr>
      <w:r w:rsidRPr="0089691F">
        <w:t xml:space="preserve">The ordering of Sequence Items in Referenced SOP Sequence (0008,1199), </w:t>
      </w:r>
    </w:p>
    <w:p w14:paraId="7E11CB13" w14:textId="77777777" w:rsidR="007D32C9" w:rsidRPr="0089691F" w:rsidRDefault="007D32C9" w:rsidP="009C5A30">
      <w:pPr>
        <w:pStyle w:val="Note"/>
        <w:numPr>
          <w:ilvl w:val="0"/>
          <w:numId w:val="143"/>
        </w:numPr>
      </w:pPr>
      <w:r w:rsidRPr="0089691F">
        <w:t>The ordering of SOP Instances in Content Items of the SR Document Module under template TID 2010,</w:t>
      </w:r>
    </w:p>
    <w:p w14:paraId="0BA894E3" w14:textId="77777777" w:rsidR="007D32C9" w:rsidRPr="0089691F" w:rsidRDefault="007D32C9" w:rsidP="009C5A30">
      <w:pPr>
        <w:pStyle w:val="Note"/>
        <w:numPr>
          <w:ilvl w:val="0"/>
          <w:numId w:val="143"/>
        </w:numPr>
      </w:pPr>
      <w:r w:rsidRPr="0089691F">
        <w:lastRenderedPageBreak/>
        <w:t xml:space="preserve">The ordering of SOP Instances in Content Items of the SR Document Module under template TID 1600 </w:t>
      </w:r>
    </w:p>
    <w:p w14:paraId="5D647B0A" w14:textId="77777777" w:rsidR="007D32C9" w:rsidRPr="0089691F" w:rsidRDefault="007D32C9" w:rsidP="009C5A30">
      <w:pPr>
        <w:pStyle w:val="Note"/>
        <w:numPr>
          <w:ilvl w:val="0"/>
          <w:numId w:val="143"/>
        </w:numPr>
      </w:pPr>
      <w:r w:rsidRPr="0089691F">
        <w:t>The order in which DICOM instances are received by the Imaging Document Consumer.</w:t>
      </w:r>
    </w:p>
    <w:p w14:paraId="72D11FC6" w14:textId="51625556" w:rsidR="007D32C9" w:rsidRPr="0089691F" w:rsidRDefault="008739DE" w:rsidP="009C5A30">
      <w:pPr>
        <w:pStyle w:val="Note"/>
      </w:pPr>
      <w:r w:rsidRPr="0089691F">
        <w:tab/>
      </w:r>
      <w:r w:rsidR="007D32C9" w:rsidRPr="0089691F">
        <w:t>Instance number(s)</w:t>
      </w:r>
      <w:r w:rsidR="00234302" w:rsidRPr="0089691F">
        <w:t>,</w:t>
      </w:r>
      <w:r w:rsidR="007D32C9" w:rsidRPr="0089691F">
        <w:t xml:space="preserve"> when present in the referenced SOP Instance of the imaging study manifest, offer a basic way to order images when displayed without actually having retrieved all instances to gain access to image orientation and image position attributes in the image headers.</w:t>
      </w:r>
    </w:p>
    <w:p w14:paraId="0562CA4A" w14:textId="0B3E413D" w:rsidR="00234302" w:rsidRPr="0089691F" w:rsidRDefault="00234302" w:rsidP="007D32C9">
      <w:pPr>
        <w:widowControl w:val="0"/>
        <w:pBdr>
          <w:top w:val="nil"/>
          <w:left w:val="nil"/>
          <w:bottom w:val="nil"/>
          <w:right w:val="nil"/>
          <w:between w:val="nil"/>
        </w:pBdr>
        <w:rPr>
          <w:color w:val="000000"/>
        </w:rPr>
      </w:pPr>
      <w:r w:rsidRPr="0089691F">
        <w:rPr>
          <w:color w:val="000000"/>
        </w:rPr>
        <w:t xml:space="preserve">When a Key Object Selection instance is referenced, the </w:t>
      </w:r>
      <w:r w:rsidR="00F23C42" w:rsidRPr="0089691F">
        <w:rPr>
          <w:color w:val="000000"/>
        </w:rPr>
        <w:t>TID 1609</w:t>
      </w:r>
      <w:r w:rsidRPr="0089691F">
        <w:rPr>
          <w:color w:val="000000"/>
        </w:rPr>
        <w:t xml:space="preserve"> “Image Library Entry Descriptors for Key Object Selection” </w:t>
      </w:r>
      <w:r w:rsidRPr="0089691F">
        <w:t>C</w:t>
      </w:r>
      <w:r w:rsidRPr="0089691F">
        <w:rPr>
          <w:color w:val="000000"/>
        </w:rPr>
        <w:t xml:space="preserve">ontent Items shall be present as specified in Table 6.X.2.9-4: </w:t>
      </w:r>
      <w:r w:rsidR="00F23C42" w:rsidRPr="0089691F">
        <w:rPr>
          <w:color w:val="000000"/>
        </w:rPr>
        <w:t>TID 1609</w:t>
      </w:r>
      <w:r w:rsidRPr="0089691F">
        <w:rPr>
          <w:color w:val="000000"/>
        </w:rPr>
        <w:t xml:space="preserve"> </w:t>
      </w:r>
      <w:r w:rsidR="00095691" w:rsidRPr="0089691F">
        <w:rPr>
          <w:color w:val="000000"/>
        </w:rPr>
        <w:t xml:space="preserve">Key Object Reference </w:t>
      </w:r>
      <w:r w:rsidRPr="0089691F">
        <w:rPr>
          <w:color w:val="000000"/>
        </w:rPr>
        <w:t>Template for SR Document Content Module of Manifest.</w:t>
      </w:r>
    </w:p>
    <w:p w14:paraId="438B2BFD" w14:textId="4FA4EE9D" w:rsidR="00416B7B" w:rsidRPr="0089691F" w:rsidRDefault="00416B7B" w:rsidP="007D32C9">
      <w:pPr>
        <w:widowControl w:val="0"/>
        <w:pBdr>
          <w:top w:val="nil"/>
          <w:left w:val="nil"/>
          <w:bottom w:val="nil"/>
          <w:right w:val="nil"/>
          <w:between w:val="nil"/>
        </w:pBdr>
        <w:rPr>
          <w:color w:val="000000"/>
        </w:rPr>
      </w:pPr>
      <w:r w:rsidRPr="0089691F">
        <w:rPr>
          <w:color w:val="000000"/>
        </w:rPr>
        <w:t>The Content Items contain information from the referenced KOS instance that allows the user of any Imaging Document Consumer to determine:</w:t>
      </w:r>
    </w:p>
    <w:p w14:paraId="2C46A0D7" w14:textId="25EB06F5" w:rsidR="00416B7B" w:rsidRPr="0089691F" w:rsidRDefault="00416B7B" w:rsidP="00BD54A0">
      <w:pPr>
        <w:pStyle w:val="ListBullet2"/>
        <w:pPrChange w:id="486" w:author="Mary Jungers" w:date="2026-07-29T21:48:00Z" w16du:dateUtc="2026-07-30T02:48:00Z">
          <w:pPr>
            <w:pStyle w:val="ListParagraph"/>
            <w:widowControl w:val="0"/>
            <w:numPr>
              <w:numId w:val="141"/>
            </w:numPr>
            <w:pBdr>
              <w:top w:val="nil"/>
              <w:left w:val="nil"/>
              <w:bottom w:val="nil"/>
              <w:right w:val="nil"/>
              <w:between w:val="nil"/>
            </w:pBdr>
            <w:ind w:hanging="360"/>
          </w:pPr>
        </w:pPrChange>
      </w:pPr>
      <w:r w:rsidRPr="0089691F">
        <w:t>The presence of flagged significant images by a KOS instance (in a series of modality KO).</w:t>
      </w:r>
    </w:p>
    <w:p w14:paraId="14964BCE" w14:textId="6A4A14B9" w:rsidR="00416B7B" w:rsidRPr="0089691F" w:rsidRDefault="00416B7B" w:rsidP="00416B7B">
      <w:pPr>
        <w:pStyle w:val="ListParagraph"/>
        <w:widowControl w:val="0"/>
        <w:numPr>
          <w:ilvl w:val="0"/>
          <w:numId w:val="141"/>
        </w:numPr>
        <w:pBdr>
          <w:top w:val="nil"/>
          <w:left w:val="nil"/>
          <w:bottom w:val="nil"/>
          <w:right w:val="nil"/>
          <w:between w:val="nil"/>
        </w:pBdr>
        <w:rPr>
          <w:color w:val="000000"/>
        </w:rPr>
      </w:pPr>
      <w:r w:rsidRPr="0089691F">
        <w:t>If a KOS flagging significant images, is relevant using the KOS Title code and if present, an associated description</w:t>
      </w:r>
    </w:p>
    <w:p w14:paraId="01F86010" w14:textId="40C31088" w:rsidR="00416B7B" w:rsidRPr="0089691F" w:rsidRDefault="00416B7B" w:rsidP="009C5A30">
      <w:pPr>
        <w:pStyle w:val="ListParagraph"/>
        <w:rPr>
          <w:rFonts w:eastAsia="Arial"/>
        </w:rPr>
      </w:pPr>
      <w:r w:rsidRPr="0089691F">
        <w:t xml:space="preserve">For each KOS selected as relevant, retrieve the KOS instance to identify the </w:t>
      </w:r>
      <w:r w:rsidR="00234302" w:rsidRPr="0089691F">
        <w:t>flagged images</w:t>
      </w:r>
      <w:r w:rsidRPr="0089691F">
        <w:t xml:space="preserve"> and retrieve them.</w:t>
      </w:r>
    </w:p>
    <w:p w14:paraId="1E00A62D" w14:textId="6E596DF7" w:rsidR="007D32C9" w:rsidRPr="0089691F" w:rsidRDefault="007D32C9" w:rsidP="009C5A30">
      <w:pPr>
        <w:pStyle w:val="TableTitle"/>
        <w:rPr>
          <w:rFonts w:eastAsia="Arial"/>
        </w:rPr>
      </w:pPr>
      <w:r w:rsidRPr="0089691F">
        <w:rPr>
          <w:rFonts w:eastAsia="Arial"/>
        </w:rPr>
        <w:t>Table 6.X.</w:t>
      </w:r>
      <w:r w:rsidR="008C60EE" w:rsidRPr="0089691F">
        <w:rPr>
          <w:rFonts w:eastAsia="Arial"/>
        </w:rPr>
        <w:t>2</w:t>
      </w:r>
      <w:r w:rsidRPr="0089691F">
        <w:rPr>
          <w:rFonts w:eastAsia="Arial"/>
        </w:rPr>
        <w:t>.</w:t>
      </w:r>
      <w:r w:rsidR="008B27EE" w:rsidRPr="0089691F">
        <w:rPr>
          <w:rFonts w:eastAsia="Arial"/>
        </w:rPr>
        <w:t>9</w:t>
      </w:r>
      <w:r w:rsidRPr="0089691F">
        <w:rPr>
          <w:rFonts w:eastAsia="Arial"/>
        </w:rPr>
        <w:t xml:space="preserve">-4: </w:t>
      </w:r>
      <w:r w:rsidR="00F23C42" w:rsidRPr="0089691F">
        <w:rPr>
          <w:rFonts w:eastAsia="Arial"/>
        </w:rPr>
        <w:t>TID 1609</w:t>
      </w:r>
      <w:r w:rsidRPr="0089691F">
        <w:rPr>
          <w:rFonts w:eastAsia="Arial"/>
        </w:rPr>
        <w:t xml:space="preserve"> </w:t>
      </w:r>
      <w:r w:rsidR="00095691" w:rsidRPr="0089691F">
        <w:rPr>
          <w:rFonts w:eastAsia="Arial"/>
        </w:rPr>
        <w:t>Key Object Reference</w:t>
      </w:r>
      <w:r w:rsidR="00484D7F" w:rsidRPr="0089691F">
        <w:rPr>
          <w:rFonts w:eastAsia="Arial"/>
        </w:rPr>
        <w:t xml:space="preserve"> </w:t>
      </w:r>
      <w:r w:rsidRPr="0089691F">
        <w:rPr>
          <w:rFonts w:eastAsia="Arial"/>
        </w:rPr>
        <w:t>Template for SR Document Content Module of Manifest</w:t>
      </w:r>
    </w:p>
    <w:tbl>
      <w:tblPr>
        <w:tblW w:w="9806"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5"/>
        <w:gridCol w:w="1080"/>
        <w:gridCol w:w="2160"/>
        <w:gridCol w:w="900"/>
        <w:gridCol w:w="900"/>
        <w:gridCol w:w="1170"/>
        <w:gridCol w:w="1941"/>
      </w:tblGrid>
      <w:tr w:rsidR="007D32C9" w:rsidRPr="0089691F" w14:paraId="5236910D" w14:textId="77777777" w:rsidTr="00670E88">
        <w:tc>
          <w:tcPr>
            <w:tcW w:w="1655"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19F3CDFD" w14:textId="77777777" w:rsidR="007D32C9" w:rsidRPr="0089691F" w:rsidRDefault="007D32C9" w:rsidP="009C5A30">
            <w:pPr>
              <w:pStyle w:val="TableEntryHeader"/>
              <w:rPr>
                <w:rFonts w:eastAsia="Arial"/>
              </w:rPr>
            </w:pPr>
            <w:r w:rsidRPr="0089691F">
              <w:rPr>
                <w:rFonts w:eastAsia="Arial"/>
              </w:rPr>
              <w:t>Rel with Parent</w:t>
            </w:r>
          </w:p>
        </w:tc>
        <w:tc>
          <w:tcPr>
            <w:tcW w:w="108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39321AE2" w14:textId="77777777" w:rsidR="007D32C9" w:rsidRPr="0089691F" w:rsidRDefault="007D32C9" w:rsidP="009C5A30">
            <w:pPr>
              <w:pStyle w:val="TableEntryHeader"/>
              <w:rPr>
                <w:rFonts w:eastAsia="Arial"/>
              </w:rPr>
            </w:pPr>
            <w:r w:rsidRPr="0089691F">
              <w:rPr>
                <w:rFonts w:eastAsia="Arial"/>
              </w:rPr>
              <w:t>VT</w:t>
            </w:r>
          </w:p>
        </w:tc>
        <w:tc>
          <w:tcPr>
            <w:tcW w:w="216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523E1DE0" w14:textId="77777777" w:rsidR="007D32C9" w:rsidRPr="0089691F" w:rsidRDefault="007D32C9" w:rsidP="009C5A30">
            <w:pPr>
              <w:pStyle w:val="TableEntryHeader"/>
              <w:rPr>
                <w:rFonts w:eastAsia="Arial"/>
              </w:rPr>
            </w:pPr>
            <w:r w:rsidRPr="0089691F">
              <w:rPr>
                <w:rFonts w:eastAsia="Arial"/>
              </w:rPr>
              <w:t>Concept Name</w:t>
            </w:r>
          </w:p>
        </w:tc>
        <w:tc>
          <w:tcPr>
            <w:tcW w:w="90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340D090C" w14:textId="77777777" w:rsidR="007D32C9" w:rsidRPr="0089691F" w:rsidRDefault="007D32C9" w:rsidP="009C5A30">
            <w:pPr>
              <w:pStyle w:val="TableEntryHeader"/>
              <w:rPr>
                <w:rFonts w:eastAsia="Arial"/>
              </w:rPr>
            </w:pPr>
            <w:r w:rsidRPr="0089691F">
              <w:rPr>
                <w:rFonts w:eastAsia="Arial"/>
              </w:rPr>
              <w:t>VM</w:t>
            </w:r>
          </w:p>
        </w:tc>
        <w:tc>
          <w:tcPr>
            <w:tcW w:w="90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7320CFB2" w14:textId="77777777" w:rsidR="007D32C9" w:rsidRPr="0089691F" w:rsidRDefault="007D32C9" w:rsidP="009C5A30">
            <w:pPr>
              <w:pStyle w:val="TableEntryHeader"/>
              <w:rPr>
                <w:rFonts w:eastAsia="Arial"/>
              </w:rPr>
            </w:pPr>
            <w:r w:rsidRPr="0089691F">
              <w:rPr>
                <w:rFonts w:eastAsia="Arial"/>
              </w:rPr>
              <w:t>Req Type</w:t>
            </w:r>
          </w:p>
        </w:tc>
        <w:tc>
          <w:tcPr>
            <w:tcW w:w="1170"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4CCCE4A9" w14:textId="77777777" w:rsidR="007D32C9" w:rsidRPr="0089691F" w:rsidRDefault="007D32C9" w:rsidP="009C5A30">
            <w:pPr>
              <w:pStyle w:val="TableEntryHeader"/>
              <w:rPr>
                <w:rFonts w:eastAsia="Arial"/>
              </w:rPr>
            </w:pPr>
            <w:r w:rsidRPr="0089691F">
              <w:rPr>
                <w:rFonts w:eastAsia="Arial"/>
              </w:rPr>
              <w:t>Condition</w:t>
            </w:r>
          </w:p>
        </w:tc>
        <w:tc>
          <w:tcPr>
            <w:tcW w:w="1941" w:type="dxa"/>
            <w:tcBorders>
              <w:top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6B6D111E" w14:textId="77777777" w:rsidR="007D32C9" w:rsidRPr="0089691F" w:rsidRDefault="007D32C9" w:rsidP="009C5A30">
            <w:pPr>
              <w:pStyle w:val="TableEntryHeader"/>
              <w:rPr>
                <w:rFonts w:eastAsia="Arial"/>
              </w:rPr>
            </w:pPr>
            <w:r w:rsidRPr="0089691F">
              <w:rPr>
                <w:rFonts w:eastAsia="Arial"/>
              </w:rPr>
              <w:t>Addtl Value Set Constraint</w:t>
            </w:r>
          </w:p>
        </w:tc>
      </w:tr>
      <w:tr w:rsidR="007D32C9" w:rsidRPr="0089691F" w14:paraId="59131F64" w14:textId="77777777" w:rsidTr="00670E88">
        <w:tc>
          <w:tcPr>
            <w:tcW w:w="1655" w:type="dxa"/>
            <w:tcMar>
              <w:top w:w="40" w:type="dxa"/>
              <w:left w:w="40" w:type="dxa"/>
              <w:bottom w:w="40" w:type="dxa"/>
              <w:right w:w="40" w:type="dxa"/>
            </w:tcMar>
          </w:tcPr>
          <w:p w14:paraId="2EB0918C" w14:textId="77777777" w:rsidR="007D32C9" w:rsidRPr="0089691F" w:rsidRDefault="007D32C9" w:rsidP="009C5A30">
            <w:pPr>
              <w:pStyle w:val="TableEntry"/>
            </w:pPr>
            <w:r w:rsidRPr="0089691F">
              <w:t>HAS ACQ CONTEXT</w:t>
            </w:r>
          </w:p>
        </w:tc>
        <w:tc>
          <w:tcPr>
            <w:tcW w:w="1080" w:type="dxa"/>
            <w:tcMar>
              <w:top w:w="40" w:type="dxa"/>
              <w:left w:w="40" w:type="dxa"/>
              <w:bottom w:w="40" w:type="dxa"/>
              <w:right w:w="40" w:type="dxa"/>
            </w:tcMar>
          </w:tcPr>
          <w:p w14:paraId="46CC7C9A" w14:textId="77777777" w:rsidR="007D32C9" w:rsidRPr="0089691F" w:rsidRDefault="007D32C9" w:rsidP="009C5A30">
            <w:pPr>
              <w:pStyle w:val="TableEntry"/>
            </w:pPr>
            <w:r w:rsidRPr="0089691F">
              <w:t>CODE</w:t>
            </w:r>
          </w:p>
        </w:tc>
        <w:tc>
          <w:tcPr>
            <w:tcW w:w="2160" w:type="dxa"/>
            <w:tcMar>
              <w:top w:w="40" w:type="dxa"/>
              <w:left w:w="40" w:type="dxa"/>
              <w:bottom w:w="40" w:type="dxa"/>
              <w:right w:w="40" w:type="dxa"/>
            </w:tcMar>
          </w:tcPr>
          <w:p w14:paraId="2DD50A7F" w14:textId="4DB8CE5A" w:rsidR="007D32C9" w:rsidRPr="0089691F" w:rsidRDefault="007D32C9" w:rsidP="009C5A30">
            <w:pPr>
              <w:pStyle w:val="TableEntry"/>
            </w:pPr>
            <w:r w:rsidRPr="0089691F">
              <w:t>EV (121144, DCM, "Document Title")</w:t>
            </w:r>
          </w:p>
          <w:p w14:paraId="610068DA" w14:textId="2F3C54D7" w:rsidR="007D32C9" w:rsidRPr="0089691F" w:rsidRDefault="007D32C9" w:rsidP="009C5A30">
            <w:pPr>
              <w:pStyle w:val="TableEntry"/>
            </w:pPr>
          </w:p>
        </w:tc>
        <w:tc>
          <w:tcPr>
            <w:tcW w:w="900" w:type="dxa"/>
            <w:tcMar>
              <w:top w:w="40" w:type="dxa"/>
              <w:left w:w="40" w:type="dxa"/>
              <w:bottom w:w="40" w:type="dxa"/>
              <w:right w:w="40" w:type="dxa"/>
            </w:tcMar>
          </w:tcPr>
          <w:p w14:paraId="67C34E4E" w14:textId="77777777" w:rsidR="007D32C9" w:rsidRPr="0089691F" w:rsidRDefault="007D32C9" w:rsidP="009C5A30">
            <w:pPr>
              <w:pStyle w:val="TableEntry"/>
            </w:pPr>
            <w:r w:rsidRPr="0089691F">
              <w:t>1</w:t>
            </w:r>
          </w:p>
        </w:tc>
        <w:tc>
          <w:tcPr>
            <w:tcW w:w="900" w:type="dxa"/>
            <w:tcMar>
              <w:top w:w="40" w:type="dxa"/>
              <w:left w:w="40" w:type="dxa"/>
              <w:bottom w:w="40" w:type="dxa"/>
              <w:right w:w="40" w:type="dxa"/>
            </w:tcMar>
          </w:tcPr>
          <w:p w14:paraId="4AA001BE" w14:textId="77777777" w:rsidR="007D32C9" w:rsidRPr="0089691F" w:rsidRDefault="007D32C9" w:rsidP="009C5A30">
            <w:pPr>
              <w:pStyle w:val="TableEntry"/>
            </w:pPr>
            <w:r w:rsidRPr="0089691F">
              <w:t>R+</w:t>
            </w:r>
          </w:p>
        </w:tc>
        <w:tc>
          <w:tcPr>
            <w:tcW w:w="1170" w:type="dxa"/>
            <w:tcMar>
              <w:top w:w="40" w:type="dxa"/>
              <w:left w:w="40" w:type="dxa"/>
              <w:bottom w:w="40" w:type="dxa"/>
              <w:right w:w="40" w:type="dxa"/>
            </w:tcMar>
          </w:tcPr>
          <w:p w14:paraId="776FB614" w14:textId="77777777" w:rsidR="007D32C9" w:rsidRPr="0089691F" w:rsidRDefault="007D32C9" w:rsidP="009C5A30">
            <w:pPr>
              <w:pStyle w:val="TableEntry"/>
            </w:pPr>
          </w:p>
        </w:tc>
        <w:tc>
          <w:tcPr>
            <w:tcW w:w="1941" w:type="dxa"/>
            <w:tcMar>
              <w:top w:w="40" w:type="dxa"/>
              <w:left w:w="40" w:type="dxa"/>
              <w:bottom w:w="40" w:type="dxa"/>
              <w:right w:w="40" w:type="dxa"/>
            </w:tcMar>
          </w:tcPr>
          <w:p w14:paraId="13A9183A" w14:textId="77777777" w:rsidR="007D32C9" w:rsidRPr="0089691F" w:rsidRDefault="007D32C9" w:rsidP="009C5A30">
            <w:pPr>
              <w:pStyle w:val="TableEntry"/>
            </w:pPr>
          </w:p>
        </w:tc>
      </w:tr>
      <w:tr w:rsidR="007D32C9" w:rsidRPr="0089691F" w14:paraId="119BF4CB" w14:textId="77777777" w:rsidTr="00670E88">
        <w:tc>
          <w:tcPr>
            <w:tcW w:w="1655" w:type="dxa"/>
            <w:tcMar>
              <w:top w:w="40" w:type="dxa"/>
              <w:left w:w="40" w:type="dxa"/>
              <w:bottom w:w="40" w:type="dxa"/>
              <w:right w:w="40" w:type="dxa"/>
            </w:tcMar>
          </w:tcPr>
          <w:p w14:paraId="4DA8339E" w14:textId="77777777" w:rsidR="007D32C9" w:rsidRPr="0089691F" w:rsidRDefault="007D32C9" w:rsidP="009C5A30">
            <w:pPr>
              <w:pStyle w:val="TableEntry"/>
            </w:pPr>
            <w:r w:rsidRPr="0089691F">
              <w:t>HAS ACQ CONTEXT</w:t>
            </w:r>
          </w:p>
        </w:tc>
        <w:tc>
          <w:tcPr>
            <w:tcW w:w="1080" w:type="dxa"/>
            <w:tcMar>
              <w:top w:w="40" w:type="dxa"/>
              <w:left w:w="40" w:type="dxa"/>
              <w:bottom w:w="40" w:type="dxa"/>
              <w:right w:w="40" w:type="dxa"/>
            </w:tcMar>
          </w:tcPr>
          <w:p w14:paraId="48D10AA4" w14:textId="77777777" w:rsidR="007D32C9" w:rsidRPr="0089691F" w:rsidRDefault="007D32C9" w:rsidP="009C5A30">
            <w:pPr>
              <w:pStyle w:val="TableEntry"/>
            </w:pPr>
            <w:r w:rsidRPr="0089691F">
              <w:t>TEXT</w:t>
            </w:r>
          </w:p>
        </w:tc>
        <w:tc>
          <w:tcPr>
            <w:tcW w:w="2160" w:type="dxa"/>
            <w:tcMar>
              <w:top w:w="40" w:type="dxa"/>
              <w:left w:w="40" w:type="dxa"/>
              <w:bottom w:w="40" w:type="dxa"/>
              <w:right w:w="40" w:type="dxa"/>
            </w:tcMar>
          </w:tcPr>
          <w:p w14:paraId="1692120B" w14:textId="1A2E4F27" w:rsidR="007D32C9" w:rsidRPr="0089691F" w:rsidRDefault="007D32C9" w:rsidP="009C5A30">
            <w:pPr>
              <w:pStyle w:val="TableEntry"/>
            </w:pPr>
            <w:r w:rsidRPr="0089691F">
              <w:t>EV (113012, DCM, “ Key Object Description</w:t>
            </w:r>
          </w:p>
        </w:tc>
        <w:tc>
          <w:tcPr>
            <w:tcW w:w="900" w:type="dxa"/>
            <w:tcMar>
              <w:top w:w="40" w:type="dxa"/>
              <w:left w:w="40" w:type="dxa"/>
              <w:bottom w:w="40" w:type="dxa"/>
              <w:right w:w="40" w:type="dxa"/>
            </w:tcMar>
          </w:tcPr>
          <w:p w14:paraId="7CCAE903" w14:textId="77777777" w:rsidR="007D32C9" w:rsidRPr="0089691F" w:rsidRDefault="007D32C9" w:rsidP="009C5A30">
            <w:pPr>
              <w:pStyle w:val="TableEntry"/>
            </w:pPr>
            <w:r w:rsidRPr="0089691F">
              <w:t>1</w:t>
            </w:r>
          </w:p>
        </w:tc>
        <w:tc>
          <w:tcPr>
            <w:tcW w:w="900" w:type="dxa"/>
            <w:tcMar>
              <w:top w:w="40" w:type="dxa"/>
              <w:left w:w="40" w:type="dxa"/>
              <w:bottom w:w="40" w:type="dxa"/>
              <w:right w:w="40" w:type="dxa"/>
            </w:tcMar>
          </w:tcPr>
          <w:p w14:paraId="0F5A2110" w14:textId="77777777" w:rsidR="007D32C9" w:rsidRPr="0089691F" w:rsidRDefault="007D32C9" w:rsidP="009C5A30">
            <w:pPr>
              <w:pStyle w:val="TableEntry"/>
            </w:pPr>
            <w:r w:rsidRPr="0089691F">
              <w:t>RC+</w:t>
            </w:r>
          </w:p>
        </w:tc>
        <w:tc>
          <w:tcPr>
            <w:tcW w:w="1170" w:type="dxa"/>
            <w:tcMar>
              <w:top w:w="40" w:type="dxa"/>
              <w:left w:w="40" w:type="dxa"/>
              <w:bottom w:w="40" w:type="dxa"/>
              <w:right w:w="40" w:type="dxa"/>
            </w:tcMar>
          </w:tcPr>
          <w:p w14:paraId="0FB317CA" w14:textId="77777777" w:rsidR="007D32C9" w:rsidRPr="0089691F" w:rsidRDefault="007D32C9" w:rsidP="009C5A30">
            <w:pPr>
              <w:pStyle w:val="TableEntry"/>
            </w:pPr>
            <w:r w:rsidRPr="0089691F">
              <w:t>Required when present in the referenced KOS instance</w:t>
            </w:r>
          </w:p>
        </w:tc>
        <w:tc>
          <w:tcPr>
            <w:tcW w:w="1941" w:type="dxa"/>
            <w:tcMar>
              <w:top w:w="40" w:type="dxa"/>
              <w:left w:w="40" w:type="dxa"/>
              <w:bottom w:w="40" w:type="dxa"/>
              <w:right w:w="40" w:type="dxa"/>
            </w:tcMar>
          </w:tcPr>
          <w:p w14:paraId="64A463F7" w14:textId="77777777" w:rsidR="007D32C9" w:rsidRPr="0089691F" w:rsidRDefault="007D32C9" w:rsidP="009C5A30">
            <w:pPr>
              <w:pStyle w:val="TableEntry"/>
            </w:pPr>
          </w:p>
        </w:tc>
      </w:tr>
    </w:tbl>
    <w:p w14:paraId="56172705" w14:textId="77777777" w:rsidR="00234302" w:rsidRPr="0089691F" w:rsidRDefault="00234302">
      <w:pPr>
        <w:pStyle w:val="BodyText"/>
      </w:pPr>
    </w:p>
    <w:p w14:paraId="1D0CAE1A" w14:textId="4054FB33" w:rsidR="00474A17" w:rsidRPr="0089691F" w:rsidRDefault="00474A17" w:rsidP="009C5A30">
      <w:pPr>
        <w:pStyle w:val="BodyText"/>
        <w:rPr>
          <w:rFonts w:ascii="Arial" w:eastAsia="Arial" w:hAnsi="Arial" w:cs="Arial"/>
          <w:b/>
          <w:bCs/>
          <w:sz w:val="22"/>
          <w:szCs w:val="22"/>
        </w:rPr>
      </w:pPr>
      <w:r w:rsidRPr="0089691F">
        <w:t>The information allows retrieval of key images flagged as significant without first having to retrieve the list of KOS instances within the imaging study.</w:t>
      </w:r>
    </w:p>
    <w:p w14:paraId="32C95D6D" w14:textId="054FC72C" w:rsidR="00474A17" w:rsidRPr="0089691F" w:rsidRDefault="00474A17" w:rsidP="009C5A30">
      <w:pPr>
        <w:pStyle w:val="Heading4"/>
        <w:rPr>
          <w:rFonts w:eastAsia="Arial"/>
          <w:noProof w:val="0"/>
        </w:rPr>
      </w:pPr>
      <w:r w:rsidRPr="0089691F">
        <w:rPr>
          <w:rFonts w:eastAsia="Arial"/>
          <w:noProof w:val="0"/>
        </w:rPr>
        <w:lastRenderedPageBreak/>
        <w:t>6.X.2.10 SOP Common Module</w:t>
      </w:r>
    </w:p>
    <w:p w14:paraId="75E3382F" w14:textId="59F54E4A" w:rsidR="007D32C9" w:rsidRPr="0089691F" w:rsidRDefault="007D32C9" w:rsidP="009C5A30">
      <w:pPr>
        <w:pStyle w:val="TableTitle"/>
        <w:rPr>
          <w:rFonts w:eastAsia="Arial"/>
        </w:rPr>
      </w:pPr>
      <w:r w:rsidRPr="0089691F">
        <w:rPr>
          <w:rFonts w:eastAsia="Arial"/>
        </w:rPr>
        <w:t>Table 6.X.</w:t>
      </w:r>
      <w:r w:rsidR="00FE5403" w:rsidRPr="0089691F">
        <w:rPr>
          <w:rFonts w:eastAsia="Arial"/>
        </w:rPr>
        <w:t>2</w:t>
      </w:r>
      <w:r w:rsidRPr="0089691F">
        <w:rPr>
          <w:rFonts w:eastAsia="Arial"/>
        </w:rPr>
        <w:t>.</w:t>
      </w:r>
      <w:r w:rsidR="003B1E97" w:rsidRPr="0089691F">
        <w:rPr>
          <w:rFonts w:eastAsia="Arial"/>
        </w:rPr>
        <w:t>10</w:t>
      </w:r>
      <w:r w:rsidRPr="0089691F">
        <w:rPr>
          <w:rFonts w:eastAsia="Arial"/>
        </w:rPr>
        <w:t>-1: Usage of DICOM Attributes in SOP Common Module</w:t>
      </w:r>
    </w:p>
    <w:tbl>
      <w:tblPr>
        <w:tblW w:w="934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35"/>
        <w:gridCol w:w="1371"/>
        <w:gridCol w:w="874"/>
        <w:gridCol w:w="5264"/>
      </w:tblGrid>
      <w:tr w:rsidR="007D32C9" w:rsidRPr="0089691F" w14:paraId="000BABC9" w14:textId="77777777" w:rsidTr="00670E88">
        <w:tc>
          <w:tcPr>
            <w:tcW w:w="9344" w:type="dxa"/>
            <w:gridSpan w:val="4"/>
            <w:tcBorders>
              <w:top w:val="single" w:sz="6" w:space="0" w:color="000000"/>
              <w:left w:val="single" w:sz="6" w:space="0" w:color="000000"/>
              <w:bottom w:val="single" w:sz="6" w:space="0" w:color="000000"/>
              <w:right w:val="single" w:sz="6" w:space="0" w:color="000000"/>
            </w:tcBorders>
            <w:shd w:val="clear" w:color="auto" w:fill="BFBFBF"/>
          </w:tcPr>
          <w:p w14:paraId="28EF5138" w14:textId="77777777" w:rsidR="007D32C9" w:rsidRPr="0089691F" w:rsidRDefault="007D32C9" w:rsidP="009C5A30">
            <w:pPr>
              <w:pStyle w:val="TableEntryHeader"/>
              <w:rPr>
                <w:rFonts w:eastAsia="Arial"/>
              </w:rPr>
            </w:pPr>
            <w:r w:rsidRPr="0089691F">
              <w:rPr>
                <w:rFonts w:eastAsia="Arial"/>
              </w:rPr>
              <w:t>Attributes from Table C.12-1 SOP Common Module</w:t>
            </w:r>
          </w:p>
        </w:tc>
      </w:tr>
      <w:tr w:rsidR="007D32C9" w:rsidRPr="0089691F" w14:paraId="6C1352DE" w14:textId="77777777" w:rsidTr="008742F1">
        <w:trPr>
          <w:trHeight w:val="720"/>
        </w:trPr>
        <w:tc>
          <w:tcPr>
            <w:tcW w:w="1835" w:type="dxa"/>
            <w:tcBorders>
              <w:top w:val="single" w:sz="6" w:space="0" w:color="000000"/>
              <w:left w:val="single" w:sz="6" w:space="0" w:color="000000"/>
              <w:bottom w:val="single" w:sz="6" w:space="0" w:color="000000"/>
              <w:right w:val="single" w:sz="6" w:space="0" w:color="000000"/>
            </w:tcBorders>
            <w:shd w:val="clear" w:color="auto" w:fill="D9D9D9"/>
          </w:tcPr>
          <w:p w14:paraId="5AC9FAB6" w14:textId="77777777" w:rsidR="007D32C9" w:rsidRPr="0089691F" w:rsidRDefault="007D32C9" w:rsidP="009C5A30">
            <w:pPr>
              <w:pStyle w:val="TableEntryHeader"/>
              <w:rPr>
                <w:rFonts w:eastAsia="Arial"/>
              </w:rPr>
            </w:pPr>
            <w:r w:rsidRPr="0089691F">
              <w:rPr>
                <w:rFonts w:eastAsia="Arial"/>
              </w:rPr>
              <w:t>Attribute Name</w:t>
            </w:r>
          </w:p>
        </w:tc>
        <w:tc>
          <w:tcPr>
            <w:tcW w:w="1371" w:type="dxa"/>
            <w:tcBorders>
              <w:top w:val="single" w:sz="6" w:space="0" w:color="000000"/>
              <w:left w:val="single" w:sz="6" w:space="0" w:color="000000"/>
              <w:bottom w:val="single" w:sz="6" w:space="0" w:color="000000"/>
              <w:right w:val="single" w:sz="6" w:space="0" w:color="000000"/>
            </w:tcBorders>
            <w:shd w:val="clear" w:color="auto" w:fill="D9D9D9"/>
          </w:tcPr>
          <w:p w14:paraId="11A3F6E8" w14:textId="77777777" w:rsidR="007D32C9" w:rsidRPr="0089691F" w:rsidRDefault="007D32C9" w:rsidP="009C5A30">
            <w:pPr>
              <w:pStyle w:val="TableEntryHeader"/>
              <w:rPr>
                <w:rFonts w:eastAsia="Arial"/>
              </w:rPr>
            </w:pPr>
            <w:r w:rsidRPr="0089691F">
              <w:rPr>
                <w:rFonts w:eastAsia="Arial"/>
              </w:rPr>
              <w:t>Tag</w:t>
            </w:r>
          </w:p>
        </w:tc>
        <w:tc>
          <w:tcPr>
            <w:tcW w:w="874" w:type="dxa"/>
            <w:tcBorders>
              <w:top w:val="single" w:sz="6" w:space="0" w:color="000000"/>
              <w:left w:val="single" w:sz="6" w:space="0" w:color="000000"/>
              <w:bottom w:val="single" w:sz="6" w:space="0" w:color="000000"/>
              <w:right w:val="single" w:sz="6" w:space="0" w:color="000000"/>
            </w:tcBorders>
            <w:shd w:val="clear" w:color="auto" w:fill="D9D9D9"/>
          </w:tcPr>
          <w:p w14:paraId="5A43DAC7" w14:textId="77777777" w:rsidR="007D32C9" w:rsidRPr="0089691F" w:rsidRDefault="007D32C9" w:rsidP="009C5A30">
            <w:pPr>
              <w:pStyle w:val="TableEntryHeader"/>
              <w:rPr>
                <w:rFonts w:eastAsia="Arial"/>
              </w:rPr>
            </w:pPr>
            <w:r w:rsidRPr="0089691F">
              <w:rPr>
                <w:rFonts w:eastAsia="Arial"/>
              </w:rPr>
              <w:t>IHE Usage</w:t>
            </w:r>
          </w:p>
        </w:tc>
        <w:tc>
          <w:tcPr>
            <w:tcW w:w="5264" w:type="dxa"/>
            <w:tcBorders>
              <w:top w:val="single" w:sz="6" w:space="0" w:color="000000"/>
              <w:left w:val="single" w:sz="6" w:space="0" w:color="000000"/>
              <w:bottom w:val="single" w:sz="6" w:space="0" w:color="000000"/>
              <w:right w:val="single" w:sz="6" w:space="0" w:color="000000"/>
            </w:tcBorders>
            <w:shd w:val="clear" w:color="auto" w:fill="D9D9D9"/>
          </w:tcPr>
          <w:p w14:paraId="782CDC7B" w14:textId="77777777" w:rsidR="007D32C9" w:rsidRPr="0089691F" w:rsidRDefault="007D32C9" w:rsidP="009C5A30">
            <w:pPr>
              <w:pStyle w:val="TableEntryHeader"/>
              <w:rPr>
                <w:rFonts w:eastAsia="Arial"/>
              </w:rPr>
            </w:pPr>
            <w:r w:rsidRPr="0089691F">
              <w:rPr>
                <w:rFonts w:eastAsia="Arial"/>
              </w:rPr>
              <w:t>Attribute Description</w:t>
            </w:r>
          </w:p>
        </w:tc>
      </w:tr>
      <w:tr w:rsidR="007D32C9" w:rsidRPr="0089691F" w14:paraId="65EBAB29" w14:textId="77777777" w:rsidTr="008742F1">
        <w:trPr>
          <w:trHeight w:val="510"/>
        </w:trPr>
        <w:tc>
          <w:tcPr>
            <w:tcW w:w="1835" w:type="dxa"/>
            <w:tcBorders>
              <w:top w:val="single" w:sz="6" w:space="0" w:color="000000"/>
              <w:left w:val="single" w:sz="6" w:space="0" w:color="000000"/>
              <w:bottom w:val="single" w:sz="6" w:space="0" w:color="000000"/>
              <w:right w:val="single" w:sz="6" w:space="0" w:color="000000"/>
            </w:tcBorders>
          </w:tcPr>
          <w:p w14:paraId="3C5EF5FA" w14:textId="77777777" w:rsidR="007D32C9" w:rsidRPr="0089691F" w:rsidRDefault="007D32C9" w:rsidP="009C5A30">
            <w:pPr>
              <w:pStyle w:val="TableEntry"/>
            </w:pPr>
            <w:r w:rsidRPr="0089691F">
              <w:t>Timezone Offset From UTC</w:t>
            </w:r>
          </w:p>
        </w:tc>
        <w:tc>
          <w:tcPr>
            <w:tcW w:w="1371" w:type="dxa"/>
            <w:tcBorders>
              <w:top w:val="single" w:sz="6" w:space="0" w:color="000000"/>
              <w:left w:val="single" w:sz="6" w:space="0" w:color="000000"/>
              <w:bottom w:val="single" w:sz="6" w:space="0" w:color="000000"/>
              <w:right w:val="single" w:sz="6" w:space="0" w:color="000000"/>
            </w:tcBorders>
          </w:tcPr>
          <w:p w14:paraId="220F3DE1" w14:textId="77777777" w:rsidR="007D32C9" w:rsidRPr="0089691F" w:rsidRDefault="007D32C9" w:rsidP="009C5A30">
            <w:pPr>
              <w:pStyle w:val="TableEntry"/>
            </w:pPr>
            <w:r w:rsidRPr="0089691F">
              <w:t>(0008,0201) </w:t>
            </w:r>
          </w:p>
        </w:tc>
        <w:tc>
          <w:tcPr>
            <w:tcW w:w="874" w:type="dxa"/>
            <w:tcBorders>
              <w:top w:val="single" w:sz="6" w:space="0" w:color="000000"/>
              <w:left w:val="single" w:sz="6" w:space="0" w:color="000000"/>
              <w:bottom w:val="single" w:sz="6" w:space="0" w:color="000000"/>
              <w:right w:val="single" w:sz="6" w:space="0" w:color="000000"/>
            </w:tcBorders>
          </w:tcPr>
          <w:p w14:paraId="3DC5B435" w14:textId="77777777" w:rsidR="007D32C9" w:rsidRPr="0089691F" w:rsidRDefault="007D32C9" w:rsidP="009C5A30">
            <w:pPr>
              <w:pStyle w:val="TableEntry"/>
            </w:pPr>
            <w:r w:rsidRPr="0089691F">
              <w:t>R+</w:t>
            </w:r>
          </w:p>
        </w:tc>
        <w:tc>
          <w:tcPr>
            <w:tcW w:w="5264" w:type="dxa"/>
            <w:tcBorders>
              <w:top w:val="single" w:sz="6" w:space="0" w:color="000000"/>
              <w:left w:val="single" w:sz="6" w:space="0" w:color="000000"/>
              <w:bottom w:val="single" w:sz="6" w:space="0" w:color="000000"/>
              <w:right w:val="single" w:sz="6" w:space="0" w:color="000000"/>
            </w:tcBorders>
            <w:shd w:val="clear" w:color="auto" w:fill="FFFFFF"/>
          </w:tcPr>
          <w:p w14:paraId="649F3C6E" w14:textId="72881093" w:rsidR="007D32C9" w:rsidRPr="0089691F" w:rsidRDefault="007D32C9" w:rsidP="009C5A30">
            <w:pPr>
              <w:pStyle w:val="TableEntry"/>
            </w:pPr>
            <w:r w:rsidRPr="0089691F">
              <w:t>Contains the offset from UTC for the timezone in which the manifest was created</w:t>
            </w:r>
            <w:r w:rsidR="00C84A21" w:rsidRPr="0089691F">
              <w:t xml:space="preserve">. </w:t>
            </w:r>
            <w:r w:rsidRPr="0089691F">
              <w:t>It applies to all DA and TM Attributes of the Manifest.</w:t>
            </w:r>
          </w:p>
          <w:p w14:paraId="2472DF42" w14:textId="0DA6ECEA" w:rsidR="007D32C9" w:rsidRPr="0089691F" w:rsidRDefault="007D32C9" w:rsidP="009C5A30">
            <w:pPr>
              <w:pStyle w:val="TableEntry"/>
            </w:pPr>
          </w:p>
        </w:tc>
      </w:tr>
    </w:tbl>
    <w:p w14:paraId="0187BD16" w14:textId="08B518A5" w:rsidR="007D32C9" w:rsidRPr="0089691F" w:rsidRDefault="00FE5403" w:rsidP="009C5A30">
      <w:pPr>
        <w:pStyle w:val="Heading4"/>
        <w:rPr>
          <w:noProof w:val="0"/>
        </w:rPr>
      </w:pPr>
      <w:r w:rsidRPr="0089691F">
        <w:rPr>
          <w:noProof w:val="0"/>
        </w:rPr>
        <w:t>6.X.2</w:t>
      </w:r>
      <w:r w:rsidR="007D32C9" w:rsidRPr="0089691F">
        <w:rPr>
          <w:noProof w:val="0"/>
        </w:rPr>
        <w:t>.</w:t>
      </w:r>
      <w:r w:rsidR="00B351BF" w:rsidRPr="0089691F">
        <w:rPr>
          <w:noProof w:val="0"/>
        </w:rPr>
        <w:t>11</w:t>
      </w:r>
      <w:r w:rsidR="007D32C9" w:rsidRPr="0089691F">
        <w:rPr>
          <w:noProof w:val="0"/>
        </w:rPr>
        <w:t xml:space="preserve"> Referenced Request Macro</w:t>
      </w:r>
    </w:p>
    <w:p w14:paraId="1D4D12FD" w14:textId="053FA0FF" w:rsidR="007D32C9" w:rsidRPr="0089691F" w:rsidRDefault="007D32C9" w:rsidP="009C5A30">
      <w:pPr>
        <w:pStyle w:val="TableTitle"/>
        <w:rPr>
          <w:rFonts w:eastAsia="Arial"/>
        </w:rPr>
      </w:pPr>
      <w:r w:rsidRPr="0089691F">
        <w:rPr>
          <w:rFonts w:eastAsia="Arial"/>
        </w:rPr>
        <w:t xml:space="preserve">Table </w:t>
      </w:r>
      <w:r w:rsidR="00FE5403" w:rsidRPr="0089691F">
        <w:rPr>
          <w:rFonts w:eastAsia="Arial"/>
        </w:rPr>
        <w:t>6.X.2</w:t>
      </w:r>
      <w:r w:rsidRPr="0089691F">
        <w:rPr>
          <w:rFonts w:eastAsia="Arial"/>
        </w:rPr>
        <w:t>.</w:t>
      </w:r>
      <w:r w:rsidR="000D10AF" w:rsidRPr="0089691F">
        <w:rPr>
          <w:rFonts w:eastAsia="Arial"/>
        </w:rPr>
        <w:t>11</w:t>
      </w:r>
      <w:r w:rsidRPr="0089691F">
        <w:rPr>
          <w:rFonts w:eastAsia="Arial"/>
        </w:rPr>
        <w:t>-1: Usage of DICOM Attributes in Referenced Request Macro</w:t>
      </w:r>
    </w:p>
    <w:tbl>
      <w:tblPr>
        <w:tblW w:w="934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544"/>
        <w:gridCol w:w="1379"/>
        <w:gridCol w:w="1018"/>
        <w:gridCol w:w="4403"/>
      </w:tblGrid>
      <w:tr w:rsidR="007D32C9" w:rsidRPr="0089691F" w14:paraId="58ECAC5B" w14:textId="77777777" w:rsidTr="00670E88">
        <w:trPr>
          <w:cantSplit/>
          <w:trHeight w:val="384"/>
          <w:tblHeader/>
        </w:trPr>
        <w:tc>
          <w:tcPr>
            <w:tcW w:w="9344" w:type="dxa"/>
            <w:gridSpan w:val="4"/>
            <w:tcBorders>
              <w:top w:val="single" w:sz="6" w:space="0" w:color="000000"/>
              <w:left w:val="single" w:sz="6" w:space="0" w:color="000000"/>
              <w:bottom w:val="single" w:sz="6" w:space="0" w:color="000000"/>
              <w:right w:val="single" w:sz="6" w:space="0" w:color="000000"/>
            </w:tcBorders>
            <w:shd w:val="clear" w:color="auto" w:fill="BFBFBF"/>
          </w:tcPr>
          <w:p w14:paraId="30DE3D91" w14:textId="77777777" w:rsidR="007D32C9" w:rsidRPr="0089691F" w:rsidRDefault="007D32C9" w:rsidP="009C5A30">
            <w:pPr>
              <w:pStyle w:val="TableEntryHeader"/>
              <w:rPr>
                <w:rFonts w:eastAsia="Arial"/>
              </w:rPr>
            </w:pPr>
            <w:r w:rsidRPr="0089691F">
              <w:rPr>
                <w:rFonts w:eastAsia="Arial"/>
              </w:rPr>
              <w:t>Attributes from Table C.17-3c Referenced Request Macro Attributes</w:t>
            </w:r>
          </w:p>
        </w:tc>
      </w:tr>
      <w:tr w:rsidR="007D32C9" w:rsidRPr="0089691F" w14:paraId="1BF27EC9" w14:textId="77777777" w:rsidTr="008742F1">
        <w:trPr>
          <w:cantSplit/>
          <w:trHeight w:val="720"/>
          <w:tblHeader/>
        </w:trPr>
        <w:tc>
          <w:tcPr>
            <w:tcW w:w="2544" w:type="dxa"/>
            <w:tcBorders>
              <w:top w:val="single" w:sz="6" w:space="0" w:color="000000"/>
              <w:left w:val="single" w:sz="6" w:space="0" w:color="000000"/>
              <w:bottom w:val="single" w:sz="6" w:space="0" w:color="000000"/>
              <w:right w:val="single" w:sz="6" w:space="0" w:color="000000"/>
            </w:tcBorders>
            <w:shd w:val="clear" w:color="auto" w:fill="D9D9D9"/>
          </w:tcPr>
          <w:p w14:paraId="0A9D003F" w14:textId="77777777" w:rsidR="007D32C9" w:rsidRPr="0089691F" w:rsidRDefault="007D32C9" w:rsidP="009C5A30">
            <w:pPr>
              <w:pStyle w:val="TableEntryHeader"/>
              <w:rPr>
                <w:rFonts w:eastAsia="Arial"/>
              </w:rPr>
            </w:pPr>
            <w:r w:rsidRPr="0089691F">
              <w:rPr>
                <w:rFonts w:eastAsia="Arial"/>
              </w:rPr>
              <w:t>Attribute Name</w:t>
            </w:r>
          </w:p>
        </w:tc>
        <w:tc>
          <w:tcPr>
            <w:tcW w:w="1379" w:type="dxa"/>
            <w:tcBorders>
              <w:top w:val="single" w:sz="6" w:space="0" w:color="000000"/>
              <w:left w:val="single" w:sz="6" w:space="0" w:color="000000"/>
              <w:bottom w:val="single" w:sz="6" w:space="0" w:color="000000"/>
              <w:right w:val="single" w:sz="6" w:space="0" w:color="000000"/>
            </w:tcBorders>
            <w:shd w:val="clear" w:color="auto" w:fill="D9D9D9"/>
          </w:tcPr>
          <w:p w14:paraId="441F148D" w14:textId="77777777" w:rsidR="007D32C9" w:rsidRPr="0089691F" w:rsidRDefault="007D32C9" w:rsidP="009C5A30">
            <w:pPr>
              <w:pStyle w:val="TableEntryHeader"/>
              <w:rPr>
                <w:rFonts w:eastAsia="Arial"/>
              </w:rPr>
            </w:pPr>
            <w:r w:rsidRPr="0089691F">
              <w:rPr>
                <w:rFonts w:eastAsia="Arial"/>
              </w:rPr>
              <w:t>Tag</w:t>
            </w:r>
          </w:p>
        </w:tc>
        <w:tc>
          <w:tcPr>
            <w:tcW w:w="1018" w:type="dxa"/>
            <w:tcBorders>
              <w:top w:val="single" w:sz="6" w:space="0" w:color="000000"/>
              <w:left w:val="single" w:sz="6" w:space="0" w:color="000000"/>
              <w:bottom w:val="single" w:sz="6" w:space="0" w:color="000000"/>
              <w:right w:val="single" w:sz="6" w:space="0" w:color="000000"/>
            </w:tcBorders>
            <w:shd w:val="clear" w:color="auto" w:fill="D9D9D9"/>
          </w:tcPr>
          <w:p w14:paraId="776450BE" w14:textId="77777777" w:rsidR="007D32C9" w:rsidRPr="0089691F" w:rsidRDefault="007D32C9" w:rsidP="009C5A30">
            <w:pPr>
              <w:pStyle w:val="TableEntryHeader"/>
              <w:rPr>
                <w:rFonts w:eastAsia="Arial"/>
              </w:rPr>
            </w:pPr>
            <w:r w:rsidRPr="0089691F">
              <w:rPr>
                <w:rFonts w:eastAsia="Arial"/>
              </w:rPr>
              <w:t>IHE Usage</w:t>
            </w:r>
          </w:p>
        </w:tc>
        <w:tc>
          <w:tcPr>
            <w:tcW w:w="4403" w:type="dxa"/>
            <w:tcBorders>
              <w:top w:val="single" w:sz="6" w:space="0" w:color="000000"/>
              <w:left w:val="single" w:sz="6" w:space="0" w:color="000000"/>
              <w:bottom w:val="single" w:sz="6" w:space="0" w:color="000000"/>
              <w:right w:val="single" w:sz="6" w:space="0" w:color="000000"/>
            </w:tcBorders>
            <w:shd w:val="clear" w:color="auto" w:fill="D9D9D9"/>
          </w:tcPr>
          <w:p w14:paraId="5E7A7BF6" w14:textId="77777777" w:rsidR="007D32C9" w:rsidRPr="0089691F" w:rsidRDefault="007D32C9" w:rsidP="009C5A30">
            <w:pPr>
              <w:pStyle w:val="TableEntryHeader"/>
              <w:rPr>
                <w:rFonts w:eastAsia="Arial"/>
              </w:rPr>
            </w:pPr>
            <w:r w:rsidRPr="0089691F">
              <w:rPr>
                <w:rFonts w:eastAsia="Arial"/>
              </w:rPr>
              <w:t>Attribute Description</w:t>
            </w:r>
          </w:p>
        </w:tc>
      </w:tr>
      <w:tr w:rsidR="007D32C9" w:rsidRPr="0089691F" w14:paraId="35F2799B" w14:textId="77777777" w:rsidTr="008742F1">
        <w:trPr>
          <w:trHeight w:val="435"/>
        </w:trPr>
        <w:tc>
          <w:tcPr>
            <w:tcW w:w="2544" w:type="dxa"/>
            <w:tcBorders>
              <w:top w:val="single" w:sz="6" w:space="0" w:color="000000"/>
              <w:left w:val="single" w:sz="6" w:space="0" w:color="000000"/>
              <w:bottom w:val="single" w:sz="6" w:space="0" w:color="000000"/>
              <w:right w:val="single" w:sz="6" w:space="0" w:color="000000"/>
            </w:tcBorders>
          </w:tcPr>
          <w:p w14:paraId="40F6A682" w14:textId="77777777" w:rsidR="007D32C9" w:rsidRPr="0089691F" w:rsidRDefault="007D32C9" w:rsidP="00BD54A0">
            <w:pPr>
              <w:pStyle w:val="TableEntry"/>
              <w:pPrChange w:id="487" w:author="Mary Jungers" w:date="2026-07-29T21:43:00Z" w16du:dateUtc="2026-07-30T02:43:00Z">
                <w:pPr>
                  <w:widowControl w:val="0"/>
                  <w:pBdr>
                    <w:top w:val="nil"/>
                    <w:left w:val="nil"/>
                    <w:bottom w:val="nil"/>
                    <w:right w:val="nil"/>
                    <w:between w:val="nil"/>
                  </w:pBdr>
                  <w:spacing w:before="40" w:after="40"/>
                  <w:ind w:left="72" w:right="72"/>
                </w:pPr>
              </w:pPrChange>
            </w:pPr>
            <w:r w:rsidRPr="0089691F">
              <w:t>Study Instance UID</w:t>
            </w:r>
          </w:p>
        </w:tc>
        <w:tc>
          <w:tcPr>
            <w:tcW w:w="1379" w:type="dxa"/>
            <w:tcBorders>
              <w:top w:val="single" w:sz="6" w:space="0" w:color="000000"/>
              <w:left w:val="single" w:sz="6" w:space="0" w:color="000000"/>
              <w:bottom w:val="single" w:sz="6" w:space="0" w:color="000000"/>
              <w:right w:val="single" w:sz="6" w:space="0" w:color="000000"/>
            </w:tcBorders>
          </w:tcPr>
          <w:p w14:paraId="515E99A0" w14:textId="77777777" w:rsidR="007D32C9" w:rsidRPr="0089691F" w:rsidRDefault="007D32C9" w:rsidP="00BD54A0">
            <w:pPr>
              <w:pStyle w:val="TableEntry"/>
              <w:pPrChange w:id="488" w:author="Mary Jungers" w:date="2026-07-29T21:43:00Z" w16du:dateUtc="2026-07-30T02:43:00Z">
                <w:pPr>
                  <w:widowControl w:val="0"/>
                  <w:pBdr>
                    <w:top w:val="nil"/>
                    <w:left w:val="nil"/>
                    <w:bottom w:val="nil"/>
                    <w:right w:val="nil"/>
                    <w:between w:val="nil"/>
                  </w:pBdr>
                  <w:spacing w:before="40" w:after="40"/>
                  <w:ind w:left="72" w:right="72"/>
                </w:pPr>
              </w:pPrChange>
            </w:pPr>
            <w:r w:rsidRPr="0089691F">
              <w:t>(0020,000D)</w:t>
            </w:r>
          </w:p>
        </w:tc>
        <w:tc>
          <w:tcPr>
            <w:tcW w:w="1018" w:type="dxa"/>
            <w:tcBorders>
              <w:top w:val="single" w:sz="6" w:space="0" w:color="000000"/>
              <w:left w:val="single" w:sz="6" w:space="0" w:color="000000"/>
              <w:bottom w:val="single" w:sz="6" w:space="0" w:color="000000"/>
              <w:right w:val="single" w:sz="6" w:space="0" w:color="000000"/>
            </w:tcBorders>
          </w:tcPr>
          <w:p w14:paraId="35386525" w14:textId="77777777" w:rsidR="007D32C9" w:rsidRPr="0089691F" w:rsidRDefault="007D32C9" w:rsidP="00BD54A0">
            <w:pPr>
              <w:pStyle w:val="TableEntry"/>
              <w:pPrChange w:id="489" w:author="Mary Jungers" w:date="2026-07-29T21:43:00Z" w16du:dateUtc="2026-07-30T02:43:00Z">
                <w:pPr>
                  <w:widowControl w:val="0"/>
                  <w:pBdr>
                    <w:top w:val="nil"/>
                    <w:left w:val="nil"/>
                    <w:bottom w:val="nil"/>
                    <w:right w:val="nil"/>
                    <w:between w:val="nil"/>
                  </w:pBdr>
                  <w:spacing w:before="40" w:after="40"/>
                  <w:ind w:left="72" w:right="72"/>
                </w:pPr>
              </w:pPrChange>
            </w:pPr>
            <w:r w:rsidRPr="0089691F">
              <w:t>R+</w:t>
            </w:r>
          </w:p>
        </w:tc>
        <w:tc>
          <w:tcPr>
            <w:tcW w:w="4403" w:type="dxa"/>
            <w:tcBorders>
              <w:top w:val="single" w:sz="6" w:space="0" w:color="000000"/>
              <w:left w:val="single" w:sz="6" w:space="0" w:color="000000"/>
              <w:bottom w:val="single" w:sz="6" w:space="0" w:color="000000"/>
              <w:right w:val="single" w:sz="6" w:space="0" w:color="000000"/>
            </w:tcBorders>
            <w:shd w:val="clear" w:color="auto" w:fill="FFFFFF"/>
          </w:tcPr>
          <w:p w14:paraId="4F8D03FF" w14:textId="77777777" w:rsidR="007D32C9" w:rsidRPr="0089691F" w:rsidRDefault="007D32C9" w:rsidP="00BD54A0">
            <w:pPr>
              <w:pStyle w:val="TableEntry"/>
              <w:pPrChange w:id="490" w:author="Mary Jungers" w:date="2026-07-29T21:43:00Z" w16du:dateUtc="2026-07-30T02:43:00Z">
                <w:pPr>
                  <w:widowControl w:val="0"/>
                  <w:pBdr>
                    <w:top w:val="nil"/>
                    <w:left w:val="nil"/>
                    <w:bottom w:val="nil"/>
                    <w:right w:val="nil"/>
                    <w:between w:val="nil"/>
                  </w:pBdr>
                  <w:spacing w:before="40" w:after="40"/>
                  <w:ind w:left="72" w:right="72"/>
                </w:pPr>
              </w:pPrChange>
            </w:pPr>
            <w:r w:rsidRPr="0089691F">
              <w:t>Unique Identifier for the Study.</w:t>
            </w:r>
          </w:p>
          <w:p w14:paraId="6FDF3962" w14:textId="77777777" w:rsidR="007D32C9" w:rsidRPr="0089691F" w:rsidRDefault="007D32C9" w:rsidP="00BD54A0">
            <w:pPr>
              <w:pStyle w:val="TableEntry"/>
              <w:pPrChange w:id="491" w:author="Mary Jungers" w:date="2026-07-29T21:43:00Z" w16du:dateUtc="2026-07-30T02:43:00Z">
                <w:pPr>
                  <w:widowControl w:val="0"/>
                  <w:pBdr>
                    <w:top w:val="nil"/>
                    <w:left w:val="nil"/>
                    <w:bottom w:val="nil"/>
                    <w:right w:val="nil"/>
                    <w:between w:val="nil"/>
                  </w:pBdr>
                  <w:spacing w:before="40" w:after="40"/>
                  <w:ind w:left="72" w:right="72"/>
                </w:pPr>
              </w:pPrChange>
            </w:pPr>
            <w:r w:rsidRPr="0089691F">
              <w:t>Copy of the referenced study’s Study Instance UID (0020,000D).</w:t>
            </w:r>
          </w:p>
          <w:p w14:paraId="61A94615" w14:textId="77777777" w:rsidR="007D32C9" w:rsidRPr="0089691F" w:rsidRDefault="007D32C9" w:rsidP="00BD54A0">
            <w:pPr>
              <w:pStyle w:val="TableEntry"/>
              <w:pPrChange w:id="492" w:author="Mary Jungers" w:date="2026-07-29T21:43:00Z" w16du:dateUtc="2026-07-30T02:43:00Z">
                <w:pPr>
                  <w:widowControl w:val="0"/>
                  <w:pBdr>
                    <w:top w:val="nil"/>
                    <w:left w:val="nil"/>
                    <w:bottom w:val="nil"/>
                    <w:right w:val="nil"/>
                    <w:between w:val="nil"/>
                  </w:pBdr>
                  <w:spacing w:before="40" w:after="40"/>
                  <w:ind w:left="72" w:right="72"/>
                </w:pPr>
              </w:pPrChange>
            </w:pPr>
            <w:r w:rsidRPr="0089691F">
              <w:t>Note: There is a 1 to 1 relationship between this KOS manifest and the study that this KOS manifest references.</w:t>
            </w:r>
          </w:p>
        </w:tc>
      </w:tr>
      <w:tr w:rsidR="007D32C9" w:rsidRPr="0089691F" w14:paraId="077B83B0" w14:textId="77777777" w:rsidTr="008742F1">
        <w:trPr>
          <w:trHeight w:val="435"/>
        </w:trPr>
        <w:tc>
          <w:tcPr>
            <w:tcW w:w="2544" w:type="dxa"/>
            <w:tcBorders>
              <w:top w:val="single" w:sz="6" w:space="0" w:color="000000"/>
              <w:left w:val="single" w:sz="6" w:space="0" w:color="000000"/>
              <w:bottom w:val="single" w:sz="6" w:space="0" w:color="000000"/>
              <w:right w:val="single" w:sz="6" w:space="0" w:color="000000"/>
            </w:tcBorders>
          </w:tcPr>
          <w:p w14:paraId="32301151" w14:textId="77777777" w:rsidR="007D32C9" w:rsidRPr="0089691F" w:rsidRDefault="007D32C9" w:rsidP="00BD54A0">
            <w:pPr>
              <w:pStyle w:val="TableEntry"/>
              <w:pPrChange w:id="493" w:author="Mary Jungers" w:date="2026-07-29T21:43:00Z" w16du:dateUtc="2026-07-30T02:43:00Z">
                <w:pPr>
                  <w:widowControl w:val="0"/>
                  <w:pBdr>
                    <w:top w:val="nil"/>
                    <w:left w:val="nil"/>
                    <w:bottom w:val="nil"/>
                    <w:right w:val="nil"/>
                    <w:between w:val="nil"/>
                  </w:pBdr>
                  <w:spacing w:before="40" w:after="40"/>
                  <w:ind w:left="72" w:right="72"/>
                </w:pPr>
              </w:pPrChange>
            </w:pPr>
            <w:r w:rsidRPr="0089691F">
              <w:t>Accession Number</w:t>
            </w:r>
          </w:p>
        </w:tc>
        <w:tc>
          <w:tcPr>
            <w:tcW w:w="1379" w:type="dxa"/>
            <w:tcBorders>
              <w:top w:val="single" w:sz="6" w:space="0" w:color="000000"/>
              <w:left w:val="single" w:sz="6" w:space="0" w:color="000000"/>
              <w:bottom w:val="single" w:sz="6" w:space="0" w:color="000000"/>
              <w:right w:val="single" w:sz="6" w:space="0" w:color="000000"/>
            </w:tcBorders>
          </w:tcPr>
          <w:p w14:paraId="79151A60" w14:textId="77777777" w:rsidR="007D32C9" w:rsidRPr="0089691F" w:rsidRDefault="007D32C9" w:rsidP="00BD54A0">
            <w:pPr>
              <w:pStyle w:val="TableEntry"/>
              <w:pPrChange w:id="494" w:author="Mary Jungers" w:date="2026-07-29T21:43:00Z" w16du:dateUtc="2026-07-30T02:43:00Z">
                <w:pPr>
                  <w:widowControl w:val="0"/>
                  <w:pBdr>
                    <w:top w:val="nil"/>
                    <w:left w:val="nil"/>
                    <w:bottom w:val="nil"/>
                    <w:right w:val="nil"/>
                    <w:between w:val="nil"/>
                  </w:pBdr>
                  <w:spacing w:before="40" w:after="40"/>
                  <w:ind w:left="72" w:right="72"/>
                </w:pPr>
              </w:pPrChange>
            </w:pPr>
            <w:r w:rsidRPr="0089691F">
              <w:t>(0008,0050)</w:t>
            </w:r>
          </w:p>
        </w:tc>
        <w:tc>
          <w:tcPr>
            <w:tcW w:w="1018" w:type="dxa"/>
            <w:tcBorders>
              <w:top w:val="single" w:sz="6" w:space="0" w:color="000000"/>
              <w:left w:val="single" w:sz="6" w:space="0" w:color="000000"/>
              <w:bottom w:val="single" w:sz="6" w:space="0" w:color="000000"/>
              <w:right w:val="single" w:sz="6" w:space="0" w:color="000000"/>
            </w:tcBorders>
          </w:tcPr>
          <w:p w14:paraId="39A1DFCB" w14:textId="77777777" w:rsidR="007D32C9" w:rsidRPr="0089691F" w:rsidRDefault="007D32C9" w:rsidP="00BD54A0">
            <w:pPr>
              <w:pStyle w:val="TableEntry"/>
              <w:pPrChange w:id="495" w:author="Mary Jungers" w:date="2026-07-29T21:43:00Z" w16du:dateUtc="2026-07-30T02:43:00Z">
                <w:pPr>
                  <w:widowControl w:val="0"/>
                  <w:pBdr>
                    <w:top w:val="nil"/>
                    <w:left w:val="nil"/>
                    <w:bottom w:val="nil"/>
                    <w:right w:val="nil"/>
                    <w:between w:val="nil"/>
                  </w:pBdr>
                  <w:spacing w:before="40" w:after="40"/>
                  <w:ind w:left="72" w:right="72"/>
                </w:pPr>
              </w:pPrChange>
            </w:pPr>
            <w:r w:rsidRPr="0089691F">
              <w:t>R+</w:t>
            </w:r>
          </w:p>
        </w:tc>
        <w:tc>
          <w:tcPr>
            <w:tcW w:w="4403" w:type="dxa"/>
            <w:tcBorders>
              <w:top w:val="single" w:sz="6" w:space="0" w:color="000000"/>
              <w:left w:val="single" w:sz="6" w:space="0" w:color="000000"/>
              <w:bottom w:val="single" w:sz="6" w:space="0" w:color="000000"/>
              <w:right w:val="single" w:sz="6" w:space="0" w:color="000000"/>
            </w:tcBorders>
            <w:shd w:val="clear" w:color="auto" w:fill="FFFFFF"/>
          </w:tcPr>
          <w:p w14:paraId="12133F99" w14:textId="77777777" w:rsidR="007D32C9" w:rsidRPr="0089691F" w:rsidRDefault="007D32C9" w:rsidP="00BD54A0">
            <w:pPr>
              <w:pStyle w:val="TableEntry"/>
              <w:pPrChange w:id="496" w:author="Mary Jungers" w:date="2026-07-29T21:43:00Z" w16du:dateUtc="2026-07-30T02:43:00Z">
                <w:pPr>
                  <w:widowControl w:val="0"/>
                  <w:pBdr>
                    <w:top w:val="nil"/>
                    <w:left w:val="nil"/>
                    <w:bottom w:val="nil"/>
                    <w:right w:val="nil"/>
                    <w:between w:val="nil"/>
                  </w:pBdr>
                  <w:spacing w:before="40" w:after="40"/>
                  <w:ind w:left="72" w:right="72"/>
                </w:pPr>
              </w:pPrChange>
            </w:pPr>
            <w:r w:rsidRPr="0089691F">
              <w:t xml:space="preserve">A departmental IS generated number that identifies the imaging order for the Study. Shall contain a value associated with the Placer Order Number (0040,2016) in the sequence item. </w:t>
            </w:r>
          </w:p>
        </w:tc>
      </w:tr>
      <w:tr w:rsidR="007D32C9" w:rsidRPr="0089691F" w14:paraId="6A981CAD" w14:textId="77777777" w:rsidTr="008742F1">
        <w:trPr>
          <w:trHeight w:val="435"/>
        </w:trPr>
        <w:tc>
          <w:tcPr>
            <w:tcW w:w="2544" w:type="dxa"/>
            <w:tcBorders>
              <w:top w:val="single" w:sz="6" w:space="0" w:color="000000"/>
              <w:left w:val="single" w:sz="6" w:space="0" w:color="000000"/>
              <w:bottom w:val="single" w:sz="6" w:space="0" w:color="000000"/>
              <w:right w:val="single" w:sz="6" w:space="0" w:color="000000"/>
            </w:tcBorders>
          </w:tcPr>
          <w:p w14:paraId="2877A5C5" w14:textId="77777777" w:rsidR="007D32C9" w:rsidRPr="0089691F" w:rsidRDefault="007D32C9" w:rsidP="00BD54A0">
            <w:pPr>
              <w:pStyle w:val="TableEntry"/>
              <w:pPrChange w:id="497" w:author="Mary Jungers" w:date="2026-07-29T21:43:00Z" w16du:dateUtc="2026-07-30T02:43:00Z">
                <w:pPr>
                  <w:widowControl w:val="0"/>
                  <w:pBdr>
                    <w:top w:val="nil"/>
                    <w:left w:val="nil"/>
                    <w:bottom w:val="nil"/>
                    <w:right w:val="nil"/>
                    <w:between w:val="nil"/>
                  </w:pBdr>
                  <w:spacing w:before="40" w:after="40"/>
                  <w:ind w:left="72" w:right="72"/>
                </w:pPr>
              </w:pPrChange>
            </w:pPr>
            <w:r w:rsidRPr="0089691F">
              <w:t>Issuer of Accession Number Sequence</w:t>
            </w:r>
          </w:p>
        </w:tc>
        <w:tc>
          <w:tcPr>
            <w:tcW w:w="1379" w:type="dxa"/>
            <w:tcBorders>
              <w:top w:val="single" w:sz="6" w:space="0" w:color="000000"/>
              <w:left w:val="single" w:sz="6" w:space="0" w:color="000000"/>
              <w:bottom w:val="single" w:sz="6" w:space="0" w:color="000000"/>
              <w:right w:val="single" w:sz="6" w:space="0" w:color="000000"/>
            </w:tcBorders>
          </w:tcPr>
          <w:p w14:paraId="111F3E33" w14:textId="77777777" w:rsidR="007D32C9" w:rsidRPr="0089691F" w:rsidRDefault="007D32C9" w:rsidP="00BD54A0">
            <w:pPr>
              <w:pStyle w:val="TableEntry"/>
              <w:pPrChange w:id="498" w:author="Mary Jungers" w:date="2026-07-29T21:43:00Z" w16du:dateUtc="2026-07-30T02:43:00Z">
                <w:pPr>
                  <w:widowControl w:val="0"/>
                  <w:pBdr>
                    <w:top w:val="nil"/>
                    <w:left w:val="nil"/>
                    <w:bottom w:val="nil"/>
                    <w:right w:val="nil"/>
                    <w:between w:val="nil"/>
                  </w:pBdr>
                  <w:spacing w:before="40" w:after="40"/>
                  <w:ind w:left="72" w:right="72"/>
                </w:pPr>
              </w:pPrChange>
            </w:pPr>
            <w:r w:rsidRPr="0089691F">
              <w:t>(0008,0051)</w:t>
            </w:r>
          </w:p>
        </w:tc>
        <w:tc>
          <w:tcPr>
            <w:tcW w:w="1018" w:type="dxa"/>
            <w:tcBorders>
              <w:top w:val="single" w:sz="6" w:space="0" w:color="000000"/>
              <w:left w:val="single" w:sz="6" w:space="0" w:color="000000"/>
              <w:bottom w:val="single" w:sz="6" w:space="0" w:color="000000"/>
              <w:right w:val="single" w:sz="6" w:space="0" w:color="000000"/>
            </w:tcBorders>
          </w:tcPr>
          <w:p w14:paraId="76A1F6E0" w14:textId="77777777" w:rsidR="007D32C9" w:rsidRPr="0089691F" w:rsidRDefault="007D32C9" w:rsidP="00BD54A0">
            <w:pPr>
              <w:pStyle w:val="TableEntry"/>
              <w:pPrChange w:id="499" w:author="Mary Jungers" w:date="2026-07-29T21:43:00Z" w16du:dateUtc="2026-07-30T02:43:00Z">
                <w:pPr>
                  <w:widowControl w:val="0"/>
                  <w:pBdr>
                    <w:top w:val="nil"/>
                    <w:left w:val="nil"/>
                    <w:bottom w:val="nil"/>
                    <w:right w:val="nil"/>
                    <w:between w:val="nil"/>
                  </w:pBdr>
                  <w:spacing w:before="40" w:after="40"/>
                  <w:ind w:left="72" w:right="72"/>
                </w:pPr>
              </w:pPrChange>
            </w:pPr>
            <w:r w:rsidRPr="0089691F">
              <w:t>R+</w:t>
            </w:r>
          </w:p>
        </w:tc>
        <w:tc>
          <w:tcPr>
            <w:tcW w:w="4403" w:type="dxa"/>
            <w:tcBorders>
              <w:top w:val="single" w:sz="6" w:space="0" w:color="000000"/>
              <w:left w:val="single" w:sz="6" w:space="0" w:color="000000"/>
              <w:bottom w:val="single" w:sz="6" w:space="0" w:color="000000"/>
              <w:right w:val="single" w:sz="6" w:space="0" w:color="000000"/>
            </w:tcBorders>
            <w:shd w:val="clear" w:color="auto" w:fill="FFFFFF"/>
          </w:tcPr>
          <w:p w14:paraId="3E88F319" w14:textId="77777777" w:rsidR="007D32C9" w:rsidRPr="0089691F" w:rsidRDefault="007D32C9" w:rsidP="00BD54A0">
            <w:pPr>
              <w:pStyle w:val="TableEntry"/>
              <w:pPrChange w:id="500" w:author="Mary Jungers" w:date="2026-07-29T21:43:00Z" w16du:dateUtc="2026-07-30T02:43:00Z">
                <w:pPr>
                  <w:widowControl w:val="0"/>
                  <w:pBdr>
                    <w:top w:val="nil"/>
                    <w:left w:val="nil"/>
                    <w:bottom w:val="nil"/>
                    <w:right w:val="nil"/>
                    <w:between w:val="nil"/>
                  </w:pBdr>
                  <w:spacing w:before="40" w:after="40"/>
                  <w:ind w:left="72" w:right="72"/>
                </w:pPr>
              </w:pPrChange>
            </w:pPr>
            <w:r w:rsidRPr="0089691F">
              <w:t>Identifier of the Assigning Authority that issued the​ Accession Number (0008,0050).​ A value shall be present.</w:t>
            </w:r>
          </w:p>
          <w:p w14:paraId="26E2EC83" w14:textId="77777777" w:rsidR="007D32C9" w:rsidRPr="0089691F" w:rsidRDefault="007D32C9" w:rsidP="00BD54A0">
            <w:pPr>
              <w:pStyle w:val="TableEntry"/>
              <w:pPrChange w:id="501" w:author="Mary Jungers" w:date="2026-07-29T21:43:00Z" w16du:dateUtc="2026-07-30T02:43:00Z">
                <w:pPr>
                  <w:widowControl w:val="0"/>
                  <w:pBdr>
                    <w:top w:val="nil"/>
                    <w:left w:val="nil"/>
                    <w:bottom w:val="nil"/>
                    <w:right w:val="nil"/>
                    <w:between w:val="nil"/>
                  </w:pBdr>
                  <w:spacing w:before="40" w:after="40"/>
                  <w:ind w:left="72" w:right="72"/>
                </w:pPr>
              </w:pPrChange>
            </w:pPr>
            <w:r w:rsidRPr="0089691F">
              <w:t>Only a single Item shall be included in this Sequence.</w:t>
            </w:r>
          </w:p>
        </w:tc>
      </w:tr>
      <w:tr w:rsidR="007D32C9" w:rsidRPr="0089691F" w14:paraId="21249D47" w14:textId="77777777" w:rsidTr="00670E88">
        <w:trPr>
          <w:trHeight w:val="435"/>
        </w:trPr>
        <w:tc>
          <w:tcPr>
            <w:tcW w:w="9344" w:type="dxa"/>
            <w:gridSpan w:val="4"/>
            <w:tcBorders>
              <w:top w:val="single" w:sz="6" w:space="0" w:color="000000"/>
              <w:left w:val="single" w:sz="6" w:space="0" w:color="000000"/>
              <w:bottom w:val="single" w:sz="6" w:space="0" w:color="000000"/>
              <w:right w:val="single" w:sz="6" w:space="0" w:color="000000"/>
            </w:tcBorders>
          </w:tcPr>
          <w:p w14:paraId="689116CD" w14:textId="3D85CF8A" w:rsidR="007D32C9" w:rsidRPr="0089691F" w:rsidRDefault="007D32C9" w:rsidP="00BD54A0">
            <w:pPr>
              <w:pStyle w:val="TableEntry"/>
              <w:pPrChange w:id="502" w:author="Mary Jungers" w:date="2026-07-29T21:43:00Z" w16du:dateUtc="2026-07-30T02:43:00Z">
                <w:pPr>
                  <w:widowControl w:val="0"/>
                  <w:pBdr>
                    <w:top w:val="nil"/>
                    <w:left w:val="nil"/>
                    <w:bottom w:val="nil"/>
                    <w:right w:val="nil"/>
                    <w:between w:val="nil"/>
                  </w:pBdr>
                  <w:spacing w:before="40" w:after="40"/>
                  <w:ind w:left="72" w:right="72"/>
                </w:pPr>
              </w:pPrChange>
            </w:pPr>
            <w:r w:rsidRPr="0089691F">
              <w:t>&gt;Include Table 6.X.2</w:t>
            </w:r>
            <w:r w:rsidR="00FE5403" w:rsidRPr="0089691F">
              <w:t>.12</w:t>
            </w:r>
            <w:r w:rsidRPr="0089691F">
              <w:t>-1 “HL7v2 Hierarchic Designator Macro Attributes” – see section 6.X.</w:t>
            </w:r>
            <w:r w:rsidR="00123343" w:rsidRPr="0089691F">
              <w:t>2.12</w:t>
            </w:r>
            <w:r w:rsidRPr="0089691F">
              <w:t xml:space="preserve"> HL7v2 Hierarchic Designator Macro</w:t>
            </w:r>
          </w:p>
        </w:tc>
      </w:tr>
      <w:tr w:rsidR="007D32C9" w:rsidRPr="0089691F" w14:paraId="043BFAC8" w14:textId="77777777" w:rsidTr="008742F1">
        <w:trPr>
          <w:trHeight w:val="435"/>
        </w:trPr>
        <w:tc>
          <w:tcPr>
            <w:tcW w:w="2544" w:type="dxa"/>
            <w:tcBorders>
              <w:top w:val="single" w:sz="6" w:space="0" w:color="000000"/>
              <w:left w:val="single" w:sz="6" w:space="0" w:color="000000"/>
              <w:bottom w:val="single" w:sz="6" w:space="0" w:color="000000"/>
              <w:right w:val="single" w:sz="6" w:space="0" w:color="000000"/>
            </w:tcBorders>
          </w:tcPr>
          <w:p w14:paraId="14B2685D" w14:textId="77777777" w:rsidR="007D32C9" w:rsidRPr="0089691F" w:rsidRDefault="007D32C9" w:rsidP="00BD54A0">
            <w:pPr>
              <w:pStyle w:val="TableEntry"/>
              <w:pPrChange w:id="503" w:author="Mary Jungers" w:date="2026-07-29T21:43:00Z" w16du:dateUtc="2026-07-30T02:43:00Z">
                <w:pPr>
                  <w:widowControl w:val="0"/>
                  <w:pBdr>
                    <w:top w:val="nil"/>
                    <w:left w:val="nil"/>
                    <w:bottom w:val="nil"/>
                    <w:right w:val="nil"/>
                    <w:between w:val="nil"/>
                  </w:pBdr>
                  <w:spacing w:before="40" w:after="40"/>
                  <w:ind w:left="72" w:right="72"/>
                </w:pPr>
              </w:pPrChange>
            </w:pPr>
            <w:r w:rsidRPr="0089691F">
              <w:t>Placer Order Number / Imaging Service Request</w:t>
            </w:r>
          </w:p>
        </w:tc>
        <w:tc>
          <w:tcPr>
            <w:tcW w:w="1379" w:type="dxa"/>
            <w:tcBorders>
              <w:top w:val="single" w:sz="6" w:space="0" w:color="000000"/>
              <w:left w:val="single" w:sz="6" w:space="0" w:color="000000"/>
              <w:bottom w:val="single" w:sz="6" w:space="0" w:color="000000"/>
              <w:right w:val="single" w:sz="6" w:space="0" w:color="000000"/>
            </w:tcBorders>
          </w:tcPr>
          <w:p w14:paraId="1B5A7AC6" w14:textId="77777777" w:rsidR="007D32C9" w:rsidRPr="0089691F" w:rsidRDefault="007D32C9" w:rsidP="00BD54A0">
            <w:pPr>
              <w:pStyle w:val="TableEntry"/>
              <w:pPrChange w:id="504" w:author="Mary Jungers" w:date="2026-07-29T21:43:00Z" w16du:dateUtc="2026-07-30T02:43:00Z">
                <w:pPr>
                  <w:widowControl w:val="0"/>
                  <w:pBdr>
                    <w:top w:val="nil"/>
                    <w:left w:val="nil"/>
                    <w:bottom w:val="nil"/>
                    <w:right w:val="nil"/>
                    <w:between w:val="nil"/>
                  </w:pBdr>
                  <w:spacing w:before="40" w:after="40"/>
                  <w:ind w:left="72" w:right="72"/>
                </w:pPr>
              </w:pPrChange>
            </w:pPr>
            <w:r w:rsidRPr="0089691F">
              <w:t>(0040,2016)</w:t>
            </w:r>
          </w:p>
        </w:tc>
        <w:tc>
          <w:tcPr>
            <w:tcW w:w="1018" w:type="dxa"/>
            <w:tcBorders>
              <w:top w:val="single" w:sz="6" w:space="0" w:color="000000"/>
              <w:left w:val="single" w:sz="6" w:space="0" w:color="000000"/>
              <w:bottom w:val="single" w:sz="6" w:space="0" w:color="000000"/>
              <w:right w:val="single" w:sz="6" w:space="0" w:color="000000"/>
            </w:tcBorders>
          </w:tcPr>
          <w:p w14:paraId="7924C03D" w14:textId="77777777" w:rsidR="007D32C9" w:rsidRPr="0089691F" w:rsidRDefault="007D32C9" w:rsidP="00BD54A0">
            <w:pPr>
              <w:pStyle w:val="TableEntry"/>
              <w:pPrChange w:id="505" w:author="Mary Jungers" w:date="2026-07-29T21:43:00Z" w16du:dateUtc="2026-07-30T02:43:00Z">
                <w:pPr>
                  <w:widowControl w:val="0"/>
                  <w:pBdr>
                    <w:top w:val="nil"/>
                    <w:left w:val="nil"/>
                    <w:bottom w:val="nil"/>
                    <w:right w:val="nil"/>
                    <w:between w:val="nil"/>
                  </w:pBdr>
                  <w:spacing w:before="40" w:after="40"/>
                  <w:ind w:left="72" w:right="72"/>
                </w:pPr>
              </w:pPrChange>
            </w:pPr>
            <w:r w:rsidRPr="0089691F">
              <w:t>R+</w:t>
            </w:r>
          </w:p>
        </w:tc>
        <w:tc>
          <w:tcPr>
            <w:tcW w:w="4403" w:type="dxa"/>
            <w:tcBorders>
              <w:top w:val="single" w:sz="6" w:space="0" w:color="000000"/>
              <w:left w:val="single" w:sz="6" w:space="0" w:color="000000"/>
              <w:bottom w:val="single" w:sz="6" w:space="0" w:color="000000"/>
              <w:right w:val="single" w:sz="6" w:space="0" w:color="000000"/>
            </w:tcBorders>
            <w:shd w:val="clear" w:color="auto" w:fill="FFFFFF"/>
          </w:tcPr>
          <w:p w14:paraId="11EFDADA" w14:textId="77777777" w:rsidR="007D32C9" w:rsidRPr="0089691F" w:rsidRDefault="007D32C9" w:rsidP="00BD54A0">
            <w:pPr>
              <w:pStyle w:val="TableEntry"/>
              <w:pPrChange w:id="506" w:author="Mary Jungers" w:date="2026-07-29T21:43:00Z" w16du:dateUtc="2026-07-30T02:43:00Z">
                <w:pPr>
                  <w:widowControl w:val="0"/>
                  <w:pBdr>
                    <w:top w:val="nil"/>
                    <w:left w:val="nil"/>
                    <w:bottom w:val="nil"/>
                    <w:right w:val="nil"/>
                    <w:between w:val="nil"/>
                  </w:pBdr>
                  <w:spacing w:before="40" w:after="40"/>
                  <w:ind w:left="72" w:right="72"/>
                </w:pPr>
              </w:pPrChange>
            </w:pPr>
            <w:r w:rsidRPr="0089691F">
              <w:t>The order number assigned to the Imaging Service Request by the party placing the order.</w:t>
            </w:r>
          </w:p>
          <w:p w14:paraId="39AB85E2" w14:textId="77777777" w:rsidR="007D32C9" w:rsidRPr="0089691F" w:rsidRDefault="007D32C9" w:rsidP="00BD54A0">
            <w:pPr>
              <w:pStyle w:val="TableEntry"/>
              <w:pPrChange w:id="507" w:author="Mary Jungers" w:date="2026-07-29T21:43:00Z" w16du:dateUtc="2026-07-30T02:43:00Z">
                <w:pPr>
                  <w:widowControl w:val="0"/>
                  <w:pBdr>
                    <w:top w:val="nil"/>
                    <w:left w:val="nil"/>
                    <w:bottom w:val="nil"/>
                    <w:right w:val="nil"/>
                    <w:between w:val="nil"/>
                  </w:pBdr>
                  <w:spacing w:before="40" w:after="40"/>
                  <w:ind w:left="72" w:right="72"/>
                </w:pPr>
              </w:pPrChange>
            </w:pPr>
            <w:r w:rsidRPr="0089691F">
              <w:t>Shall contain a value associated with the Accession Number (0008,0050) in the sequence item.</w:t>
            </w:r>
          </w:p>
        </w:tc>
      </w:tr>
      <w:tr w:rsidR="007D32C9" w:rsidRPr="0089691F" w14:paraId="63D8EDE9" w14:textId="77777777" w:rsidTr="008742F1">
        <w:trPr>
          <w:trHeight w:val="435"/>
        </w:trPr>
        <w:tc>
          <w:tcPr>
            <w:tcW w:w="2544" w:type="dxa"/>
            <w:tcBorders>
              <w:top w:val="single" w:sz="6" w:space="0" w:color="000000"/>
              <w:left w:val="single" w:sz="6" w:space="0" w:color="000000"/>
              <w:bottom w:val="single" w:sz="6" w:space="0" w:color="000000"/>
              <w:right w:val="single" w:sz="6" w:space="0" w:color="000000"/>
            </w:tcBorders>
          </w:tcPr>
          <w:p w14:paraId="0C108FAB" w14:textId="77777777" w:rsidR="007D32C9" w:rsidRPr="0089691F" w:rsidRDefault="007D32C9" w:rsidP="00BD54A0">
            <w:pPr>
              <w:pStyle w:val="TableEntry"/>
              <w:pPrChange w:id="508" w:author="Mary Jungers" w:date="2026-07-29T21:43:00Z" w16du:dateUtc="2026-07-30T02:43:00Z">
                <w:pPr>
                  <w:widowControl w:val="0"/>
                  <w:pBdr>
                    <w:top w:val="nil"/>
                    <w:left w:val="nil"/>
                    <w:bottom w:val="nil"/>
                    <w:right w:val="nil"/>
                    <w:between w:val="nil"/>
                  </w:pBdr>
                  <w:spacing w:before="40" w:after="40"/>
                  <w:ind w:left="72" w:right="72"/>
                </w:pPr>
              </w:pPrChange>
            </w:pPr>
            <w:r w:rsidRPr="0089691F">
              <w:t>Order Placer Identifier Sequence</w:t>
            </w:r>
          </w:p>
        </w:tc>
        <w:tc>
          <w:tcPr>
            <w:tcW w:w="1379" w:type="dxa"/>
            <w:tcBorders>
              <w:top w:val="single" w:sz="6" w:space="0" w:color="000000"/>
              <w:left w:val="single" w:sz="6" w:space="0" w:color="000000"/>
              <w:bottom w:val="single" w:sz="6" w:space="0" w:color="000000"/>
              <w:right w:val="single" w:sz="6" w:space="0" w:color="000000"/>
            </w:tcBorders>
          </w:tcPr>
          <w:p w14:paraId="726451C2" w14:textId="77777777" w:rsidR="007D32C9" w:rsidRPr="0089691F" w:rsidRDefault="007D32C9" w:rsidP="00BD54A0">
            <w:pPr>
              <w:pStyle w:val="TableEntry"/>
              <w:pPrChange w:id="509" w:author="Mary Jungers" w:date="2026-07-29T21:43:00Z" w16du:dateUtc="2026-07-30T02:43:00Z">
                <w:pPr>
                  <w:widowControl w:val="0"/>
                  <w:pBdr>
                    <w:top w:val="nil"/>
                    <w:left w:val="nil"/>
                    <w:bottom w:val="nil"/>
                    <w:right w:val="nil"/>
                    <w:between w:val="nil"/>
                  </w:pBdr>
                  <w:spacing w:before="40" w:after="40"/>
                  <w:ind w:left="72" w:right="72"/>
                </w:pPr>
              </w:pPrChange>
            </w:pPr>
            <w:r w:rsidRPr="0089691F">
              <w:t>(0040,0026) </w:t>
            </w:r>
          </w:p>
        </w:tc>
        <w:tc>
          <w:tcPr>
            <w:tcW w:w="1018" w:type="dxa"/>
            <w:tcBorders>
              <w:top w:val="single" w:sz="6" w:space="0" w:color="000000"/>
              <w:left w:val="single" w:sz="6" w:space="0" w:color="000000"/>
              <w:bottom w:val="single" w:sz="6" w:space="0" w:color="000000"/>
              <w:right w:val="single" w:sz="6" w:space="0" w:color="000000"/>
            </w:tcBorders>
          </w:tcPr>
          <w:p w14:paraId="0DA179FD" w14:textId="77777777" w:rsidR="007D32C9" w:rsidRPr="0089691F" w:rsidRDefault="007D32C9" w:rsidP="00BD54A0">
            <w:pPr>
              <w:pStyle w:val="TableEntry"/>
              <w:pPrChange w:id="510" w:author="Mary Jungers" w:date="2026-07-29T21:43:00Z" w16du:dateUtc="2026-07-30T02:43:00Z">
                <w:pPr>
                  <w:widowControl w:val="0"/>
                  <w:pBdr>
                    <w:top w:val="nil"/>
                    <w:left w:val="nil"/>
                    <w:bottom w:val="nil"/>
                    <w:right w:val="nil"/>
                    <w:between w:val="nil"/>
                  </w:pBdr>
                  <w:spacing w:before="40" w:after="40"/>
                  <w:ind w:left="72" w:right="72"/>
                </w:pPr>
              </w:pPrChange>
            </w:pPr>
            <w:r w:rsidRPr="0089691F">
              <w:t>RC+</w:t>
            </w:r>
          </w:p>
        </w:tc>
        <w:tc>
          <w:tcPr>
            <w:tcW w:w="4403" w:type="dxa"/>
            <w:tcBorders>
              <w:top w:val="single" w:sz="6" w:space="0" w:color="000000"/>
              <w:left w:val="single" w:sz="6" w:space="0" w:color="000000"/>
              <w:bottom w:val="single" w:sz="6" w:space="0" w:color="000000"/>
              <w:right w:val="single" w:sz="6" w:space="0" w:color="000000"/>
            </w:tcBorders>
            <w:shd w:val="clear" w:color="auto" w:fill="FFFFFF"/>
          </w:tcPr>
          <w:p w14:paraId="06D191CA" w14:textId="77777777" w:rsidR="007D32C9" w:rsidRPr="0089691F" w:rsidRDefault="007D32C9" w:rsidP="00BD54A0">
            <w:pPr>
              <w:pStyle w:val="TableEntry"/>
              <w:pPrChange w:id="511" w:author="Mary Jungers" w:date="2026-07-29T21:43:00Z" w16du:dateUtc="2026-07-30T02:43:00Z">
                <w:pPr>
                  <w:widowControl w:val="0"/>
                  <w:pBdr>
                    <w:top w:val="nil"/>
                    <w:left w:val="nil"/>
                    <w:bottom w:val="nil"/>
                    <w:right w:val="nil"/>
                    <w:between w:val="nil"/>
                  </w:pBdr>
                  <w:spacing w:before="40" w:after="40"/>
                  <w:ind w:left="72" w:right="72"/>
                </w:pPr>
              </w:pPrChange>
            </w:pPr>
            <w:r w:rsidRPr="0089691F">
              <w:t xml:space="preserve">Identifier of the Assigning Authority that issued the​ Placer Order Number​ (0040,2016).​ </w:t>
            </w:r>
          </w:p>
          <w:p w14:paraId="30D2B2AC" w14:textId="77777777" w:rsidR="007D32C9" w:rsidRPr="0089691F" w:rsidRDefault="007D32C9" w:rsidP="00BD54A0">
            <w:pPr>
              <w:pStyle w:val="TableEntry"/>
              <w:pPrChange w:id="512" w:author="Mary Jungers" w:date="2026-07-29T21:43:00Z" w16du:dateUtc="2026-07-30T02:43:00Z">
                <w:pPr>
                  <w:widowControl w:val="0"/>
                  <w:pBdr>
                    <w:top w:val="nil"/>
                    <w:left w:val="nil"/>
                    <w:bottom w:val="nil"/>
                    <w:right w:val="nil"/>
                    <w:between w:val="nil"/>
                  </w:pBdr>
                  <w:spacing w:before="40" w:after="40"/>
                  <w:ind w:left="72" w:right="72"/>
                </w:pPr>
              </w:pPrChange>
            </w:pPr>
            <w:r w:rsidRPr="0089691F">
              <w:t>Required if Placer Order Number / Imaging Service Request (0040,2016) is not empty.</w:t>
            </w:r>
          </w:p>
          <w:p w14:paraId="1E1D447B" w14:textId="77777777" w:rsidR="007D32C9" w:rsidRPr="0089691F" w:rsidRDefault="007D32C9" w:rsidP="00BD54A0">
            <w:pPr>
              <w:pStyle w:val="TableEntry"/>
              <w:pPrChange w:id="513" w:author="Mary Jungers" w:date="2026-07-29T21:43:00Z" w16du:dateUtc="2026-07-30T02:43:00Z">
                <w:pPr>
                  <w:widowControl w:val="0"/>
                  <w:pBdr>
                    <w:top w:val="nil"/>
                    <w:left w:val="nil"/>
                    <w:bottom w:val="nil"/>
                    <w:right w:val="nil"/>
                    <w:between w:val="nil"/>
                  </w:pBdr>
                  <w:spacing w:before="40" w:after="40"/>
                  <w:ind w:left="72" w:right="72"/>
                </w:pPr>
              </w:pPrChange>
            </w:pPr>
            <w:r w:rsidRPr="0089691F">
              <w:t>Only a single Item shall be included in this Sequence.</w:t>
            </w:r>
          </w:p>
        </w:tc>
      </w:tr>
      <w:tr w:rsidR="007D32C9" w:rsidRPr="0089691F" w14:paraId="73F91767" w14:textId="77777777" w:rsidTr="00670E88">
        <w:trPr>
          <w:trHeight w:val="435"/>
        </w:trPr>
        <w:tc>
          <w:tcPr>
            <w:tcW w:w="9344" w:type="dxa"/>
            <w:gridSpan w:val="4"/>
            <w:tcBorders>
              <w:top w:val="single" w:sz="6" w:space="0" w:color="000000"/>
              <w:left w:val="single" w:sz="6" w:space="0" w:color="000000"/>
              <w:bottom w:val="single" w:sz="6" w:space="0" w:color="000000"/>
              <w:right w:val="single" w:sz="6" w:space="0" w:color="000000"/>
            </w:tcBorders>
          </w:tcPr>
          <w:p w14:paraId="142BEB93" w14:textId="7AE7D8A3" w:rsidR="007D32C9" w:rsidRPr="0089691F" w:rsidRDefault="007D32C9" w:rsidP="00BD54A0">
            <w:pPr>
              <w:pStyle w:val="TableEntry"/>
              <w:pPrChange w:id="514" w:author="Mary Jungers" w:date="2026-07-29T21:43:00Z" w16du:dateUtc="2026-07-30T02:43:00Z">
                <w:pPr>
                  <w:widowControl w:val="0"/>
                  <w:pBdr>
                    <w:top w:val="nil"/>
                    <w:left w:val="nil"/>
                    <w:bottom w:val="nil"/>
                    <w:right w:val="nil"/>
                    <w:between w:val="nil"/>
                  </w:pBdr>
                  <w:spacing w:before="40" w:after="40"/>
                  <w:ind w:left="72" w:right="72"/>
                </w:pPr>
              </w:pPrChange>
            </w:pPr>
            <w:r w:rsidRPr="0089691F">
              <w:t>&gt;Include Table 6.X.</w:t>
            </w:r>
            <w:r w:rsidR="0053621A" w:rsidRPr="0089691F">
              <w:t>2.12</w:t>
            </w:r>
            <w:r w:rsidRPr="0089691F">
              <w:t>-1 “HL7v2 Hierarchic Designator Macro Attributes” – see section 6.X.</w:t>
            </w:r>
            <w:r w:rsidR="0053621A" w:rsidRPr="0089691F">
              <w:t>2.12</w:t>
            </w:r>
            <w:r w:rsidRPr="0089691F">
              <w:t xml:space="preserve"> HL7v2 Hierarchic Designator Macro</w:t>
            </w:r>
          </w:p>
        </w:tc>
      </w:tr>
    </w:tbl>
    <w:p w14:paraId="3603C2AE" w14:textId="43441D73" w:rsidR="007D32C9" w:rsidRPr="0089691F" w:rsidDel="00C76FD1" w:rsidRDefault="007D32C9" w:rsidP="007D32C9">
      <w:pPr>
        <w:widowControl w:val="0"/>
        <w:pBdr>
          <w:top w:val="nil"/>
          <w:left w:val="nil"/>
          <w:bottom w:val="nil"/>
          <w:right w:val="nil"/>
          <w:between w:val="nil"/>
        </w:pBdr>
        <w:rPr>
          <w:del w:id="515" w:author="Mary Jungers" w:date="2026-07-29T20:36:00Z" w16du:dateUtc="2026-07-30T01:36:00Z"/>
          <w:color w:val="000000"/>
        </w:rPr>
      </w:pPr>
    </w:p>
    <w:p w14:paraId="49505537" w14:textId="54E333F7" w:rsidR="007D32C9" w:rsidRPr="0089691F" w:rsidRDefault="007D32C9" w:rsidP="009C5A30">
      <w:pPr>
        <w:pStyle w:val="Heading4"/>
        <w:rPr>
          <w:noProof w:val="0"/>
        </w:rPr>
      </w:pPr>
      <w:r w:rsidRPr="0089691F">
        <w:rPr>
          <w:noProof w:val="0"/>
        </w:rPr>
        <w:t>6.X</w:t>
      </w:r>
      <w:r w:rsidR="000D10AF" w:rsidRPr="0089691F">
        <w:rPr>
          <w:noProof w:val="0"/>
        </w:rPr>
        <w:t>.</w:t>
      </w:r>
      <w:r w:rsidR="00AF19CB" w:rsidRPr="0089691F">
        <w:rPr>
          <w:noProof w:val="0"/>
        </w:rPr>
        <w:t>2</w:t>
      </w:r>
      <w:r w:rsidR="000D10AF" w:rsidRPr="0089691F">
        <w:rPr>
          <w:noProof w:val="0"/>
        </w:rPr>
        <w:t>.1</w:t>
      </w:r>
      <w:r w:rsidR="008A2699" w:rsidRPr="0089691F">
        <w:rPr>
          <w:noProof w:val="0"/>
        </w:rPr>
        <w:t>2</w:t>
      </w:r>
      <w:r w:rsidR="000D10AF" w:rsidRPr="0089691F">
        <w:rPr>
          <w:noProof w:val="0"/>
        </w:rPr>
        <w:t xml:space="preserve"> </w:t>
      </w:r>
      <w:r w:rsidRPr="0089691F">
        <w:rPr>
          <w:noProof w:val="0"/>
        </w:rPr>
        <w:t>HL7v2 Hierarchic Designator Macro</w:t>
      </w:r>
    </w:p>
    <w:p w14:paraId="4B06717D" w14:textId="78D3748B" w:rsidR="007D32C9" w:rsidRPr="0089691F" w:rsidRDefault="007D32C9" w:rsidP="009C5A30">
      <w:pPr>
        <w:pStyle w:val="TableTitle"/>
        <w:rPr>
          <w:rFonts w:eastAsia="Arial"/>
        </w:rPr>
      </w:pPr>
      <w:r w:rsidRPr="0089691F">
        <w:rPr>
          <w:rFonts w:eastAsia="Arial"/>
        </w:rPr>
        <w:t>Table 6.X.</w:t>
      </w:r>
      <w:r w:rsidR="0086203D" w:rsidRPr="0089691F">
        <w:rPr>
          <w:rFonts w:eastAsia="Arial"/>
        </w:rPr>
        <w:t>2</w:t>
      </w:r>
      <w:r w:rsidRPr="0089691F">
        <w:rPr>
          <w:rFonts w:eastAsia="Arial"/>
        </w:rPr>
        <w:t>.</w:t>
      </w:r>
      <w:r w:rsidR="00283008" w:rsidRPr="0089691F">
        <w:rPr>
          <w:rFonts w:eastAsia="Arial"/>
        </w:rPr>
        <w:t>12</w:t>
      </w:r>
      <w:r w:rsidRPr="0089691F">
        <w:rPr>
          <w:rFonts w:eastAsia="Arial"/>
        </w:rPr>
        <w:t>-1: Usage of DICOM Attributes in HL7v2 Hierarchic Designator Macro</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44"/>
        <w:gridCol w:w="1379"/>
        <w:gridCol w:w="1018"/>
        <w:gridCol w:w="4403"/>
      </w:tblGrid>
      <w:tr w:rsidR="00234302" w:rsidRPr="0089691F" w14:paraId="0DCC652C" w14:textId="77777777" w:rsidTr="009C5A30">
        <w:trPr>
          <w:cantSplit/>
          <w:trHeight w:val="384"/>
          <w:tblHeader/>
        </w:trPr>
        <w:tc>
          <w:tcPr>
            <w:tcW w:w="9344" w:type="dxa"/>
            <w:gridSpan w:val="4"/>
            <w:shd w:val="clear" w:color="auto" w:fill="BFBFBF"/>
          </w:tcPr>
          <w:p w14:paraId="334C3650" w14:textId="77777777" w:rsidR="00234302" w:rsidRPr="0089691F" w:rsidRDefault="00234302" w:rsidP="009C5A30">
            <w:pPr>
              <w:pStyle w:val="TableEntryHeader"/>
              <w:rPr>
                <w:rFonts w:eastAsia="Arial"/>
              </w:rPr>
            </w:pPr>
            <w:r w:rsidRPr="0089691F">
              <w:rPr>
                <w:rFonts w:eastAsia="Arial"/>
              </w:rPr>
              <w:t>Attributes from Table 10-17 HL7v2 Hierarchic Designator Macro Attributes</w:t>
            </w:r>
          </w:p>
        </w:tc>
      </w:tr>
      <w:tr w:rsidR="00234302" w:rsidRPr="0089691F" w14:paraId="6FE35A65" w14:textId="77777777" w:rsidTr="009C5A30">
        <w:trPr>
          <w:cantSplit/>
          <w:trHeight w:val="720"/>
          <w:tblHeader/>
        </w:trPr>
        <w:tc>
          <w:tcPr>
            <w:tcW w:w="2544" w:type="dxa"/>
            <w:shd w:val="clear" w:color="auto" w:fill="D9D9D9"/>
          </w:tcPr>
          <w:p w14:paraId="7551EEBF" w14:textId="77777777" w:rsidR="00234302" w:rsidRPr="0089691F" w:rsidRDefault="00234302" w:rsidP="009C5A30">
            <w:pPr>
              <w:pStyle w:val="TableEntryHeader"/>
              <w:rPr>
                <w:rFonts w:eastAsia="Arial"/>
              </w:rPr>
            </w:pPr>
            <w:r w:rsidRPr="0089691F">
              <w:rPr>
                <w:rFonts w:eastAsia="Arial"/>
              </w:rPr>
              <w:t>Attribute Name</w:t>
            </w:r>
          </w:p>
        </w:tc>
        <w:tc>
          <w:tcPr>
            <w:tcW w:w="1379" w:type="dxa"/>
            <w:shd w:val="clear" w:color="auto" w:fill="D9D9D9"/>
          </w:tcPr>
          <w:p w14:paraId="63410434" w14:textId="77777777" w:rsidR="00234302" w:rsidRPr="0089691F" w:rsidRDefault="00234302" w:rsidP="009C5A30">
            <w:pPr>
              <w:pStyle w:val="TableEntryHeader"/>
              <w:rPr>
                <w:rFonts w:eastAsia="Arial"/>
              </w:rPr>
            </w:pPr>
            <w:r w:rsidRPr="0089691F">
              <w:rPr>
                <w:rFonts w:eastAsia="Arial"/>
              </w:rPr>
              <w:t>Tag</w:t>
            </w:r>
          </w:p>
        </w:tc>
        <w:tc>
          <w:tcPr>
            <w:tcW w:w="1018" w:type="dxa"/>
            <w:shd w:val="clear" w:color="auto" w:fill="D9D9D9"/>
          </w:tcPr>
          <w:p w14:paraId="504B319B" w14:textId="77777777" w:rsidR="00234302" w:rsidRPr="0089691F" w:rsidRDefault="00234302" w:rsidP="009C5A30">
            <w:pPr>
              <w:pStyle w:val="TableEntryHeader"/>
              <w:rPr>
                <w:rFonts w:eastAsia="Arial"/>
              </w:rPr>
            </w:pPr>
            <w:r w:rsidRPr="0089691F">
              <w:rPr>
                <w:rFonts w:eastAsia="Arial"/>
              </w:rPr>
              <w:t>IHE Usage</w:t>
            </w:r>
          </w:p>
        </w:tc>
        <w:tc>
          <w:tcPr>
            <w:tcW w:w="4403" w:type="dxa"/>
            <w:shd w:val="clear" w:color="auto" w:fill="D9D9D9"/>
          </w:tcPr>
          <w:p w14:paraId="6FBAE4AB" w14:textId="77777777" w:rsidR="00234302" w:rsidRPr="0089691F" w:rsidRDefault="00234302" w:rsidP="009C5A30">
            <w:pPr>
              <w:pStyle w:val="TableEntryHeader"/>
              <w:rPr>
                <w:rFonts w:eastAsia="Arial"/>
              </w:rPr>
            </w:pPr>
            <w:r w:rsidRPr="0089691F">
              <w:rPr>
                <w:rFonts w:eastAsia="Arial"/>
              </w:rPr>
              <w:t>Attribute Description</w:t>
            </w:r>
          </w:p>
        </w:tc>
      </w:tr>
      <w:tr w:rsidR="00234302" w:rsidRPr="0089691F" w14:paraId="518D3C11" w14:textId="77777777" w:rsidTr="009C5A30">
        <w:trPr>
          <w:trHeight w:val="435"/>
        </w:trPr>
        <w:tc>
          <w:tcPr>
            <w:tcW w:w="2544" w:type="dxa"/>
          </w:tcPr>
          <w:p w14:paraId="000FD2A6" w14:textId="77777777" w:rsidR="00234302" w:rsidRPr="0089691F" w:rsidRDefault="00234302" w:rsidP="009C5A30">
            <w:pPr>
              <w:pStyle w:val="TableEntry"/>
            </w:pPr>
            <w:r w:rsidRPr="0089691F">
              <w:t>Universal Entity ID</w:t>
            </w:r>
          </w:p>
        </w:tc>
        <w:tc>
          <w:tcPr>
            <w:tcW w:w="1379" w:type="dxa"/>
          </w:tcPr>
          <w:p w14:paraId="7A10EAD1" w14:textId="77DC8E65" w:rsidR="00234302" w:rsidRPr="0089691F" w:rsidRDefault="00234302" w:rsidP="009C5A30">
            <w:pPr>
              <w:pStyle w:val="TableEntry"/>
            </w:pPr>
            <w:r w:rsidRPr="0089691F">
              <w:t>(00</w:t>
            </w:r>
            <w:r w:rsidR="007C4047" w:rsidRPr="0089691F">
              <w:t>40</w:t>
            </w:r>
            <w:r w:rsidRPr="0089691F">
              <w:t>,0032)</w:t>
            </w:r>
          </w:p>
        </w:tc>
        <w:tc>
          <w:tcPr>
            <w:tcW w:w="1018" w:type="dxa"/>
          </w:tcPr>
          <w:p w14:paraId="760D3CD3" w14:textId="77777777" w:rsidR="00234302" w:rsidRPr="0089691F" w:rsidRDefault="00234302" w:rsidP="009C5A30">
            <w:pPr>
              <w:pStyle w:val="TableEntry"/>
            </w:pPr>
            <w:r w:rsidRPr="0089691F">
              <w:t>R+</w:t>
            </w:r>
          </w:p>
        </w:tc>
        <w:tc>
          <w:tcPr>
            <w:tcW w:w="4403" w:type="dxa"/>
            <w:shd w:val="clear" w:color="auto" w:fill="FFFFFF"/>
          </w:tcPr>
          <w:p w14:paraId="74E35DAA" w14:textId="77777777" w:rsidR="00234302" w:rsidRPr="0089691F" w:rsidRDefault="00234302" w:rsidP="009C5A30">
            <w:pPr>
              <w:pStyle w:val="TableEntry"/>
            </w:pPr>
            <w:r w:rsidRPr="0089691F">
              <w:t>Globally unique identifier for the Assigning Authority.</w:t>
            </w:r>
          </w:p>
        </w:tc>
      </w:tr>
      <w:tr w:rsidR="00234302" w:rsidRPr="0089691F" w14:paraId="039488A9" w14:textId="77777777" w:rsidTr="009C5A30">
        <w:trPr>
          <w:trHeight w:val="435"/>
        </w:trPr>
        <w:tc>
          <w:tcPr>
            <w:tcW w:w="2544" w:type="dxa"/>
          </w:tcPr>
          <w:p w14:paraId="32463503" w14:textId="77777777" w:rsidR="00234302" w:rsidRPr="0089691F" w:rsidRDefault="00234302" w:rsidP="009C5A30">
            <w:pPr>
              <w:pStyle w:val="TableEntry"/>
            </w:pPr>
            <w:r w:rsidRPr="0089691F">
              <w:t>Universal Entity ID Type</w:t>
            </w:r>
          </w:p>
        </w:tc>
        <w:tc>
          <w:tcPr>
            <w:tcW w:w="1379" w:type="dxa"/>
          </w:tcPr>
          <w:p w14:paraId="4A6C8FF4" w14:textId="634FA7A9" w:rsidR="00234302" w:rsidRPr="0089691F" w:rsidRDefault="00234302" w:rsidP="009C5A30">
            <w:pPr>
              <w:pStyle w:val="TableEntry"/>
            </w:pPr>
            <w:r w:rsidRPr="0089691F">
              <w:t>(00</w:t>
            </w:r>
            <w:r w:rsidR="00E031E8" w:rsidRPr="0089691F">
              <w:t>40</w:t>
            </w:r>
            <w:r w:rsidRPr="0089691F">
              <w:t>,0033)</w:t>
            </w:r>
          </w:p>
        </w:tc>
        <w:tc>
          <w:tcPr>
            <w:tcW w:w="1018" w:type="dxa"/>
          </w:tcPr>
          <w:p w14:paraId="41DB51A4" w14:textId="77777777" w:rsidR="00234302" w:rsidRPr="0089691F" w:rsidRDefault="00234302" w:rsidP="009C5A30">
            <w:pPr>
              <w:pStyle w:val="TableEntry"/>
            </w:pPr>
            <w:r w:rsidRPr="0089691F">
              <w:t>RC+</w:t>
            </w:r>
          </w:p>
        </w:tc>
        <w:tc>
          <w:tcPr>
            <w:tcW w:w="4403" w:type="dxa"/>
            <w:shd w:val="clear" w:color="auto" w:fill="FFFFFF"/>
          </w:tcPr>
          <w:p w14:paraId="15D7DDCB" w14:textId="77777777" w:rsidR="00234302" w:rsidRPr="0089691F" w:rsidRDefault="00234302" w:rsidP="009C5A30">
            <w:pPr>
              <w:pStyle w:val="TableEntry"/>
            </w:pPr>
            <w:r w:rsidRPr="0089691F">
              <w:t xml:space="preserve">Standard defining the format of the Universal Entity ID. </w:t>
            </w:r>
          </w:p>
          <w:p w14:paraId="156466BA" w14:textId="6CA2318E" w:rsidR="00234302" w:rsidRPr="0089691F" w:rsidRDefault="00234302" w:rsidP="009C5A30">
            <w:pPr>
              <w:pStyle w:val="TableEntry"/>
            </w:pPr>
            <w:r w:rsidRPr="0089691F">
              <w:t>(e.g.</w:t>
            </w:r>
            <w:ins w:id="516" w:author="Mary Jungers" w:date="2026-07-29T21:52:00Z" w16du:dateUtc="2026-07-30T02:52:00Z">
              <w:r w:rsidR="00BD54A0">
                <w:t>,</w:t>
              </w:r>
            </w:ins>
            <w:r w:rsidRPr="0089691F">
              <w:t xml:space="preserve"> value: “ISO” for an OID format)</w:t>
            </w:r>
          </w:p>
          <w:p w14:paraId="47C5A6F7" w14:textId="4DA6B77B" w:rsidR="00234302" w:rsidRPr="0089691F" w:rsidRDefault="00234302" w:rsidP="009C5A30">
            <w:pPr>
              <w:pStyle w:val="TableEntry"/>
            </w:pPr>
            <w:r w:rsidRPr="0089691F">
              <w:t>Required if Universal​ Entity ID (0010,0032) is present.</w:t>
            </w:r>
          </w:p>
          <w:p w14:paraId="04A330D2" w14:textId="77777777" w:rsidR="00234302" w:rsidRPr="0089691F" w:rsidRDefault="00234302" w:rsidP="009C5A30">
            <w:pPr>
              <w:pStyle w:val="TableEntry"/>
            </w:pPr>
          </w:p>
        </w:tc>
      </w:tr>
    </w:tbl>
    <w:p w14:paraId="119F559A" w14:textId="13E8E700" w:rsidR="007D32C9" w:rsidRPr="0089691F" w:rsidRDefault="007D32C9" w:rsidP="009C5A30">
      <w:pPr>
        <w:pStyle w:val="Heading4"/>
        <w:rPr>
          <w:noProof w:val="0"/>
        </w:rPr>
      </w:pPr>
      <w:r w:rsidRPr="0089691F">
        <w:rPr>
          <w:noProof w:val="0"/>
        </w:rPr>
        <w:t>6.X.</w:t>
      </w:r>
      <w:r w:rsidR="0086203D" w:rsidRPr="0089691F">
        <w:rPr>
          <w:noProof w:val="0"/>
        </w:rPr>
        <w:t>2</w:t>
      </w:r>
      <w:r w:rsidRPr="0089691F">
        <w:rPr>
          <w:noProof w:val="0"/>
        </w:rPr>
        <w:t>.</w:t>
      </w:r>
      <w:r w:rsidR="00F66F7B" w:rsidRPr="0089691F">
        <w:rPr>
          <w:noProof w:val="0"/>
        </w:rPr>
        <w:t>1</w:t>
      </w:r>
      <w:r w:rsidRPr="0089691F">
        <w:rPr>
          <w:noProof w:val="0"/>
        </w:rPr>
        <w:t>3 Hierarchical SOP Instance Reference Macro</w:t>
      </w:r>
    </w:p>
    <w:p w14:paraId="0DD9B79D" w14:textId="5953BF94" w:rsidR="007D32C9" w:rsidRPr="0089691F" w:rsidRDefault="007D32C9" w:rsidP="009C5A30">
      <w:pPr>
        <w:pStyle w:val="TableTitle"/>
        <w:rPr>
          <w:rFonts w:eastAsia="Arial"/>
        </w:rPr>
      </w:pPr>
      <w:r w:rsidRPr="0089691F">
        <w:rPr>
          <w:rFonts w:eastAsia="Arial"/>
        </w:rPr>
        <w:t>Table 6.X.</w:t>
      </w:r>
      <w:r w:rsidR="0086203D" w:rsidRPr="0089691F">
        <w:rPr>
          <w:rFonts w:eastAsia="Arial"/>
        </w:rPr>
        <w:t>2</w:t>
      </w:r>
      <w:r w:rsidRPr="0089691F">
        <w:rPr>
          <w:rFonts w:eastAsia="Arial"/>
        </w:rPr>
        <w:t>.</w:t>
      </w:r>
      <w:r w:rsidR="00F66F7B" w:rsidRPr="0089691F">
        <w:rPr>
          <w:rFonts w:eastAsia="Arial"/>
        </w:rPr>
        <w:t>1</w:t>
      </w:r>
      <w:r w:rsidR="005F5D74" w:rsidRPr="0089691F">
        <w:rPr>
          <w:rFonts w:eastAsia="Arial"/>
        </w:rPr>
        <w:t>3</w:t>
      </w:r>
      <w:r w:rsidRPr="0089691F">
        <w:rPr>
          <w:rFonts w:eastAsia="Arial"/>
        </w:rPr>
        <w:t>-1: Usage of DICOM Attributes in Hierarchical SOP Instance Reference Macro</w:t>
      </w:r>
    </w:p>
    <w:tbl>
      <w:tblPr>
        <w:tblW w:w="934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544"/>
        <w:gridCol w:w="1379"/>
        <w:gridCol w:w="1018"/>
        <w:gridCol w:w="4403"/>
      </w:tblGrid>
      <w:tr w:rsidR="00234302" w:rsidRPr="0089691F" w14:paraId="26D29D8B" w14:textId="77777777" w:rsidTr="00DA033A">
        <w:trPr>
          <w:cantSplit/>
          <w:trHeight w:val="384"/>
          <w:tblHeader/>
        </w:trPr>
        <w:tc>
          <w:tcPr>
            <w:tcW w:w="9344" w:type="dxa"/>
            <w:gridSpan w:val="4"/>
            <w:tcBorders>
              <w:top w:val="single" w:sz="6" w:space="0" w:color="000000"/>
              <w:left w:val="single" w:sz="6" w:space="0" w:color="000000"/>
              <w:bottom w:val="single" w:sz="6" w:space="0" w:color="000000"/>
              <w:right w:val="single" w:sz="6" w:space="0" w:color="000000"/>
            </w:tcBorders>
            <w:shd w:val="clear" w:color="auto" w:fill="BFBFBF"/>
          </w:tcPr>
          <w:p w14:paraId="1AB181F0" w14:textId="77777777" w:rsidR="00234302" w:rsidRPr="0089691F" w:rsidRDefault="00234302" w:rsidP="009C5A30">
            <w:pPr>
              <w:pStyle w:val="TableEntryHeader"/>
              <w:rPr>
                <w:rFonts w:eastAsia="Arial"/>
              </w:rPr>
            </w:pPr>
            <w:r w:rsidRPr="0089691F">
              <w:rPr>
                <w:rFonts w:eastAsia="Arial"/>
              </w:rPr>
              <w:t>Attributes from Table C.17-3 Hierarchical SOP Instance Reference Macro Attributes</w:t>
            </w:r>
          </w:p>
        </w:tc>
      </w:tr>
      <w:tr w:rsidR="00234302" w:rsidRPr="0089691F" w14:paraId="4C5B1FF5" w14:textId="77777777" w:rsidTr="00DA033A">
        <w:trPr>
          <w:cantSplit/>
          <w:trHeight w:val="720"/>
          <w:tblHeader/>
        </w:trPr>
        <w:tc>
          <w:tcPr>
            <w:tcW w:w="2544" w:type="dxa"/>
            <w:tcBorders>
              <w:top w:val="single" w:sz="6" w:space="0" w:color="000000"/>
              <w:left w:val="single" w:sz="6" w:space="0" w:color="000000"/>
              <w:bottom w:val="single" w:sz="6" w:space="0" w:color="000000"/>
              <w:right w:val="single" w:sz="6" w:space="0" w:color="000000"/>
            </w:tcBorders>
            <w:shd w:val="clear" w:color="auto" w:fill="D9D9D9"/>
          </w:tcPr>
          <w:p w14:paraId="78F2B0AA" w14:textId="77777777" w:rsidR="00234302" w:rsidRPr="0089691F" w:rsidRDefault="00234302" w:rsidP="009C5A30">
            <w:pPr>
              <w:pStyle w:val="TableEntryHeader"/>
              <w:rPr>
                <w:rFonts w:eastAsia="Arial"/>
              </w:rPr>
            </w:pPr>
            <w:r w:rsidRPr="0089691F">
              <w:rPr>
                <w:rFonts w:eastAsia="Arial"/>
              </w:rPr>
              <w:t>Attribute Name</w:t>
            </w:r>
          </w:p>
        </w:tc>
        <w:tc>
          <w:tcPr>
            <w:tcW w:w="1379" w:type="dxa"/>
            <w:tcBorders>
              <w:top w:val="single" w:sz="6" w:space="0" w:color="000000"/>
              <w:left w:val="single" w:sz="6" w:space="0" w:color="000000"/>
              <w:bottom w:val="single" w:sz="6" w:space="0" w:color="000000"/>
              <w:right w:val="single" w:sz="6" w:space="0" w:color="000000"/>
            </w:tcBorders>
            <w:shd w:val="clear" w:color="auto" w:fill="D9D9D9"/>
          </w:tcPr>
          <w:p w14:paraId="11705B6D" w14:textId="77777777" w:rsidR="00234302" w:rsidRPr="0089691F" w:rsidRDefault="00234302" w:rsidP="009C5A30">
            <w:pPr>
              <w:pStyle w:val="TableEntryHeader"/>
              <w:rPr>
                <w:rFonts w:eastAsia="Arial"/>
              </w:rPr>
            </w:pPr>
            <w:r w:rsidRPr="0089691F">
              <w:rPr>
                <w:rFonts w:eastAsia="Arial"/>
              </w:rPr>
              <w:t>Tag</w:t>
            </w:r>
          </w:p>
        </w:tc>
        <w:tc>
          <w:tcPr>
            <w:tcW w:w="1018" w:type="dxa"/>
            <w:tcBorders>
              <w:top w:val="single" w:sz="6" w:space="0" w:color="000000"/>
              <w:left w:val="single" w:sz="6" w:space="0" w:color="000000"/>
              <w:bottom w:val="single" w:sz="6" w:space="0" w:color="000000"/>
              <w:right w:val="single" w:sz="6" w:space="0" w:color="000000"/>
            </w:tcBorders>
            <w:shd w:val="clear" w:color="auto" w:fill="D9D9D9"/>
          </w:tcPr>
          <w:p w14:paraId="1E702D35" w14:textId="77777777" w:rsidR="00234302" w:rsidRPr="0089691F" w:rsidRDefault="00234302" w:rsidP="009C5A30">
            <w:pPr>
              <w:pStyle w:val="TableEntryHeader"/>
              <w:rPr>
                <w:rFonts w:eastAsia="Arial"/>
              </w:rPr>
            </w:pPr>
            <w:r w:rsidRPr="0089691F">
              <w:rPr>
                <w:rFonts w:eastAsia="Arial"/>
              </w:rPr>
              <w:t>IHE Usage</w:t>
            </w:r>
          </w:p>
        </w:tc>
        <w:tc>
          <w:tcPr>
            <w:tcW w:w="4403" w:type="dxa"/>
            <w:tcBorders>
              <w:top w:val="single" w:sz="6" w:space="0" w:color="000000"/>
              <w:left w:val="single" w:sz="6" w:space="0" w:color="000000"/>
              <w:bottom w:val="single" w:sz="6" w:space="0" w:color="000000"/>
              <w:right w:val="single" w:sz="6" w:space="0" w:color="000000"/>
            </w:tcBorders>
            <w:shd w:val="clear" w:color="auto" w:fill="D9D9D9"/>
          </w:tcPr>
          <w:p w14:paraId="5082FE1B" w14:textId="77777777" w:rsidR="00234302" w:rsidRPr="0089691F" w:rsidRDefault="00234302" w:rsidP="009C5A30">
            <w:pPr>
              <w:pStyle w:val="TableEntryHeader"/>
              <w:rPr>
                <w:rFonts w:eastAsia="Arial"/>
              </w:rPr>
            </w:pPr>
            <w:r w:rsidRPr="0089691F">
              <w:rPr>
                <w:rFonts w:eastAsia="Arial"/>
              </w:rPr>
              <w:t>Attribute Description</w:t>
            </w:r>
          </w:p>
        </w:tc>
      </w:tr>
      <w:tr w:rsidR="00234302" w:rsidRPr="0089691F" w14:paraId="6B5B5BC2" w14:textId="77777777" w:rsidTr="00DA033A">
        <w:trPr>
          <w:trHeight w:val="435"/>
        </w:trPr>
        <w:tc>
          <w:tcPr>
            <w:tcW w:w="2544" w:type="dxa"/>
            <w:tcBorders>
              <w:top w:val="single" w:sz="6" w:space="0" w:color="000000"/>
              <w:left w:val="single" w:sz="6" w:space="0" w:color="000000"/>
              <w:bottom w:val="single" w:sz="6" w:space="0" w:color="000000"/>
              <w:right w:val="single" w:sz="6" w:space="0" w:color="000000"/>
            </w:tcBorders>
          </w:tcPr>
          <w:p w14:paraId="5EE5E526" w14:textId="77777777" w:rsidR="00234302" w:rsidRPr="0089691F" w:rsidRDefault="00234302" w:rsidP="00BD54A0">
            <w:pPr>
              <w:pStyle w:val="TableEntry"/>
              <w:pPrChange w:id="517" w:author="Mary Jungers" w:date="2026-07-29T21:42:00Z" w16du:dateUtc="2026-07-30T02:42:00Z">
                <w:pPr>
                  <w:widowControl w:val="0"/>
                  <w:pBdr>
                    <w:top w:val="nil"/>
                    <w:left w:val="nil"/>
                    <w:bottom w:val="nil"/>
                    <w:right w:val="nil"/>
                    <w:between w:val="nil"/>
                  </w:pBdr>
                  <w:spacing w:before="40" w:after="40"/>
                  <w:ind w:left="72" w:right="72"/>
                </w:pPr>
              </w:pPrChange>
            </w:pPr>
            <w:r w:rsidRPr="0089691F">
              <w:t>Study Instance UID​</w:t>
            </w:r>
          </w:p>
        </w:tc>
        <w:tc>
          <w:tcPr>
            <w:tcW w:w="1379" w:type="dxa"/>
            <w:tcBorders>
              <w:top w:val="single" w:sz="6" w:space="0" w:color="000000"/>
              <w:left w:val="single" w:sz="6" w:space="0" w:color="000000"/>
              <w:bottom w:val="single" w:sz="6" w:space="0" w:color="000000"/>
              <w:right w:val="single" w:sz="6" w:space="0" w:color="000000"/>
            </w:tcBorders>
          </w:tcPr>
          <w:p w14:paraId="3494D944" w14:textId="77777777" w:rsidR="00234302" w:rsidRPr="0089691F" w:rsidRDefault="00234302" w:rsidP="00BD54A0">
            <w:pPr>
              <w:pStyle w:val="TableEntry"/>
              <w:pPrChange w:id="518" w:author="Mary Jungers" w:date="2026-07-29T21:42:00Z" w16du:dateUtc="2026-07-30T02:42:00Z">
                <w:pPr>
                  <w:widowControl w:val="0"/>
                  <w:pBdr>
                    <w:top w:val="nil"/>
                    <w:left w:val="nil"/>
                    <w:bottom w:val="nil"/>
                    <w:right w:val="nil"/>
                    <w:between w:val="nil"/>
                  </w:pBdr>
                  <w:spacing w:before="40" w:after="40"/>
                  <w:ind w:left="72" w:right="72"/>
                </w:pPr>
              </w:pPrChange>
            </w:pPr>
            <w:r w:rsidRPr="0089691F">
              <w:t>(0020,000D) </w:t>
            </w:r>
          </w:p>
        </w:tc>
        <w:tc>
          <w:tcPr>
            <w:tcW w:w="1018" w:type="dxa"/>
            <w:tcBorders>
              <w:top w:val="single" w:sz="6" w:space="0" w:color="000000"/>
              <w:left w:val="single" w:sz="6" w:space="0" w:color="000000"/>
              <w:bottom w:val="single" w:sz="6" w:space="0" w:color="000000"/>
              <w:right w:val="single" w:sz="6" w:space="0" w:color="000000"/>
            </w:tcBorders>
          </w:tcPr>
          <w:p w14:paraId="4D5FE636" w14:textId="77777777" w:rsidR="00234302" w:rsidRPr="0089691F" w:rsidRDefault="00234302" w:rsidP="00BD54A0">
            <w:pPr>
              <w:pStyle w:val="TableEntry"/>
              <w:pPrChange w:id="519" w:author="Mary Jungers" w:date="2026-07-29T21:42:00Z" w16du:dateUtc="2026-07-30T02:42:00Z">
                <w:pPr>
                  <w:widowControl w:val="0"/>
                  <w:pBdr>
                    <w:top w:val="nil"/>
                    <w:left w:val="nil"/>
                    <w:bottom w:val="nil"/>
                    <w:right w:val="nil"/>
                    <w:between w:val="nil"/>
                  </w:pBdr>
                  <w:spacing w:before="40" w:after="40"/>
                  <w:ind w:left="72" w:right="72"/>
                </w:pPr>
              </w:pPrChange>
            </w:pPr>
            <w:r w:rsidRPr="0089691F">
              <w:t>R</w:t>
            </w:r>
          </w:p>
        </w:tc>
        <w:tc>
          <w:tcPr>
            <w:tcW w:w="4403" w:type="dxa"/>
            <w:tcBorders>
              <w:top w:val="single" w:sz="6" w:space="0" w:color="000000"/>
              <w:left w:val="single" w:sz="6" w:space="0" w:color="000000"/>
              <w:bottom w:val="single" w:sz="6" w:space="0" w:color="000000"/>
              <w:right w:val="single" w:sz="6" w:space="0" w:color="000000"/>
            </w:tcBorders>
            <w:shd w:val="clear" w:color="auto" w:fill="FFFFFF"/>
          </w:tcPr>
          <w:p w14:paraId="730F7DA8" w14:textId="77777777" w:rsidR="00234302" w:rsidRPr="0089691F" w:rsidRDefault="00234302" w:rsidP="00BD54A0">
            <w:pPr>
              <w:pStyle w:val="TableEntry"/>
              <w:pPrChange w:id="520" w:author="Mary Jungers" w:date="2026-07-29T21:42:00Z" w16du:dateUtc="2026-07-30T02:42:00Z">
                <w:pPr>
                  <w:widowControl w:val="0"/>
                  <w:pBdr>
                    <w:top w:val="nil"/>
                    <w:left w:val="nil"/>
                    <w:bottom w:val="nil"/>
                    <w:right w:val="nil"/>
                    <w:between w:val="nil"/>
                  </w:pBdr>
                  <w:spacing w:before="40" w:after="40"/>
                  <w:ind w:left="72" w:right="72"/>
                </w:pPr>
              </w:pPrChange>
            </w:pPr>
            <w:r w:rsidRPr="0089691F">
              <w:t xml:space="preserve">Unique identifier for the Study. </w:t>
            </w:r>
          </w:p>
          <w:p w14:paraId="34548048" w14:textId="77777777" w:rsidR="00234302" w:rsidRPr="0089691F" w:rsidRDefault="00234302" w:rsidP="00BD54A0">
            <w:pPr>
              <w:pStyle w:val="TableEntry"/>
              <w:pPrChange w:id="521" w:author="Mary Jungers" w:date="2026-07-29T21:42:00Z" w16du:dateUtc="2026-07-30T02:42:00Z">
                <w:pPr>
                  <w:widowControl w:val="0"/>
                  <w:pBdr>
                    <w:top w:val="nil"/>
                    <w:left w:val="nil"/>
                    <w:bottom w:val="nil"/>
                    <w:right w:val="nil"/>
                    <w:between w:val="nil"/>
                  </w:pBdr>
                  <w:spacing w:before="40" w:after="40"/>
                  <w:ind w:left="72" w:right="72"/>
                </w:pPr>
              </w:pPrChange>
            </w:pPr>
            <w:r w:rsidRPr="0089691F">
              <w:t>Copy of the referenced study’s Study Instance UID (0020,000D).</w:t>
            </w:r>
          </w:p>
          <w:p w14:paraId="28CA1383" w14:textId="77777777" w:rsidR="00234302" w:rsidRPr="0089691F" w:rsidRDefault="00234302" w:rsidP="00BD54A0">
            <w:pPr>
              <w:pStyle w:val="TableEntry"/>
              <w:pPrChange w:id="522" w:author="Mary Jungers" w:date="2026-07-29T21:42:00Z" w16du:dateUtc="2026-07-30T02:42:00Z">
                <w:pPr>
                  <w:widowControl w:val="0"/>
                  <w:pBdr>
                    <w:top w:val="nil"/>
                    <w:left w:val="nil"/>
                    <w:bottom w:val="nil"/>
                    <w:right w:val="nil"/>
                    <w:between w:val="nil"/>
                  </w:pBdr>
                  <w:spacing w:before="40" w:after="40"/>
                  <w:ind w:left="72" w:right="72"/>
                </w:pPr>
              </w:pPrChange>
            </w:pPr>
            <w:r w:rsidRPr="0089691F">
              <w:t>Note: There is a 1 to 1 relationship between this KOS manifest and the study that this KOS manifest references.</w:t>
            </w:r>
          </w:p>
        </w:tc>
      </w:tr>
      <w:tr w:rsidR="00234302" w:rsidRPr="0089691F" w14:paraId="4F0BA0F1" w14:textId="77777777" w:rsidTr="00DA033A">
        <w:trPr>
          <w:trHeight w:val="435"/>
        </w:trPr>
        <w:tc>
          <w:tcPr>
            <w:tcW w:w="2544"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ADC1325" w14:textId="0F2E45CC" w:rsidR="00234302" w:rsidRPr="0089691F" w:rsidRDefault="00234302" w:rsidP="009C5A30">
            <w:pPr>
              <w:pStyle w:val="TableEntry"/>
            </w:pPr>
            <w:r w:rsidRPr="0089691F">
              <w:t>Display URI</w:t>
            </w:r>
          </w:p>
          <w:p w14:paraId="57D73B0C" w14:textId="77777777" w:rsidR="00234302" w:rsidRPr="0089691F" w:rsidRDefault="00234302" w:rsidP="009C5A30">
            <w:pPr>
              <w:pStyle w:val="TableEntry"/>
            </w:pPr>
          </w:p>
        </w:tc>
        <w:tc>
          <w:tcPr>
            <w:tcW w:w="1379"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6E635C1" w14:textId="77777777" w:rsidR="00DC1428" w:rsidRPr="0089691F" w:rsidRDefault="00DC1428" w:rsidP="00BD54A0">
            <w:pPr>
              <w:pStyle w:val="TableEntry"/>
              <w:pPrChange w:id="523" w:author="Mary Jungers" w:date="2026-07-29T21:48:00Z" w16du:dateUtc="2026-07-30T02:48:00Z">
                <w:pPr>
                  <w:widowControl w:val="0"/>
                  <w:spacing w:before="40" w:after="40"/>
                  <w:ind w:left="72" w:right="72"/>
                </w:pPr>
              </w:pPrChange>
            </w:pPr>
            <w:r w:rsidRPr="0089691F">
              <w:t>(0040,E012)</w:t>
            </w:r>
          </w:p>
          <w:p w14:paraId="7FA5768D" w14:textId="5DB94CFB" w:rsidR="00234302" w:rsidRPr="0089691F" w:rsidRDefault="00234302" w:rsidP="009C5A30">
            <w:pPr>
              <w:pStyle w:val="TableEntry"/>
            </w:pPr>
          </w:p>
        </w:tc>
        <w:tc>
          <w:tcPr>
            <w:tcW w:w="1018"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9C1EA73" w14:textId="4FBCB52C" w:rsidR="00234302" w:rsidRPr="0089691F" w:rsidRDefault="00234302" w:rsidP="009C5A30">
            <w:pPr>
              <w:pStyle w:val="TableEntry"/>
            </w:pPr>
            <w:r w:rsidRPr="0089691F">
              <w:t>O</w:t>
            </w:r>
            <w:r w:rsidR="00265BA7" w:rsidRPr="0089691F">
              <w:t>+</w:t>
            </w:r>
          </w:p>
        </w:tc>
        <w:tc>
          <w:tcPr>
            <w:tcW w:w="440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E079F27" w14:textId="77777777" w:rsidR="00CC7EDB" w:rsidRPr="0089691F" w:rsidRDefault="00CC7EDB" w:rsidP="00BD54A0">
            <w:pPr>
              <w:pStyle w:val="TableEntry"/>
              <w:pPrChange w:id="524" w:author="Mary Jungers" w:date="2026-07-29T21:42:00Z" w16du:dateUtc="2026-07-30T02:42:00Z">
                <w:pPr>
                  <w:widowControl w:val="0"/>
                  <w:spacing w:before="40" w:after="40"/>
                  <w:ind w:left="72" w:right="72"/>
                </w:pPr>
              </w:pPrChange>
            </w:pPr>
            <w:r w:rsidRPr="0089691F">
              <w:t>URI specifying an access path to invoke a remote image display service for the Study (See the concepts described in section X.4.1.7 Launching a Remote Image Display).</w:t>
            </w:r>
          </w:p>
          <w:p w14:paraId="25715397" w14:textId="77777777" w:rsidR="00CC7EDB" w:rsidRPr="0089691F" w:rsidRDefault="00CC7EDB" w:rsidP="00BD54A0">
            <w:pPr>
              <w:pStyle w:val="TableEntry"/>
              <w:pPrChange w:id="525" w:author="Mary Jungers" w:date="2026-07-29T21:42:00Z" w16du:dateUtc="2026-07-30T02:42:00Z">
                <w:pPr>
                  <w:widowControl w:val="0"/>
                  <w:spacing w:before="40" w:after="40"/>
                  <w:ind w:left="72" w:right="72"/>
                </w:pPr>
              </w:pPrChange>
            </w:pPr>
            <w:r w:rsidRPr="0089691F">
              <w:t>Shall include the fully specified scheme, authority, path, and query components in accordance with [RFC3986]. The URI shall identify the Study to be displayed.</w:t>
            </w:r>
          </w:p>
          <w:p w14:paraId="07A09915" w14:textId="30C9FB8F" w:rsidR="00CC7EDB" w:rsidRPr="0089691F" w:rsidDel="00BD54A0" w:rsidRDefault="00CC7EDB" w:rsidP="00BD54A0">
            <w:pPr>
              <w:pStyle w:val="TableEntry"/>
              <w:rPr>
                <w:del w:id="526" w:author="Mary Jungers" w:date="2026-07-29T21:45:00Z" w16du:dateUtc="2026-07-30T02:45:00Z"/>
              </w:rPr>
              <w:pPrChange w:id="527" w:author="Mary Jungers" w:date="2026-07-29T21:45:00Z" w16du:dateUtc="2026-07-30T02:45:00Z">
                <w:pPr>
                  <w:widowControl w:val="0"/>
                  <w:spacing w:before="40" w:after="40"/>
                  <w:ind w:left="72" w:right="72"/>
                </w:pPr>
              </w:pPrChange>
            </w:pPr>
            <w:r w:rsidRPr="0089691F">
              <w:t>Note</w:t>
            </w:r>
            <w:r w:rsidR="00795AFE" w:rsidRPr="0089691F">
              <w:t>:</w:t>
            </w:r>
          </w:p>
          <w:p w14:paraId="371D6A36" w14:textId="170163C2" w:rsidR="00CC7EDB" w:rsidRPr="0089691F" w:rsidRDefault="00BD54A0" w:rsidP="00BD54A0">
            <w:pPr>
              <w:pStyle w:val="TableEntry"/>
              <w:rPr>
                <w:color w:val="000000"/>
                <w:u w:val="single"/>
              </w:rPr>
              <w:pPrChange w:id="528" w:author="Mary Jungers" w:date="2026-07-29T21:45:00Z" w16du:dateUtc="2026-07-30T02:45:00Z">
                <w:pPr>
                  <w:tabs>
                    <w:tab w:val="left" w:pos="720"/>
                  </w:tabs>
                  <w:overflowPunct w:val="0"/>
                  <w:autoSpaceDE w:val="0"/>
                  <w:autoSpaceDN w:val="0"/>
                  <w:adjustRightInd w:val="0"/>
                  <w:spacing w:before="180"/>
                  <w:ind w:left="360"/>
                  <w:contextualSpacing/>
                  <w:textAlignment w:val="baseline"/>
                </w:pPr>
              </w:pPrChange>
            </w:pPr>
            <w:ins w:id="529" w:author="Mary Jungers" w:date="2026-07-29T21:45:00Z" w16du:dateUtc="2026-07-30T02:45:00Z">
              <w:r>
                <w:rPr>
                  <w:color w:val="000000"/>
                  <w:u w:val="single"/>
                </w:rPr>
                <w:t xml:space="preserve"> </w:t>
              </w:r>
            </w:ins>
            <w:r w:rsidR="00CC7EDB" w:rsidRPr="0089691F">
              <w:rPr>
                <w:color w:val="000000"/>
                <w:u w:val="single"/>
              </w:rPr>
              <w:t xml:space="preserve">The display invoked at this URI may or may not be able to display the entire Study, depending on what instances it has access to, but it is expected to at least be able to display the instance referenced by this </w:t>
            </w:r>
            <w:r w:rsidR="00300259" w:rsidRPr="0089691F">
              <w:rPr>
                <w:color w:val="000000"/>
                <w:u w:val="single"/>
              </w:rPr>
              <w:t xml:space="preserve">Key Object </w:t>
            </w:r>
            <w:r w:rsidR="00CC7EDB" w:rsidRPr="0089691F">
              <w:rPr>
                <w:color w:val="000000"/>
                <w:u w:val="single"/>
              </w:rPr>
              <w:t>instance.</w:t>
            </w:r>
          </w:p>
          <w:p w14:paraId="7E805A34" w14:textId="77777777" w:rsidR="00CC7EDB" w:rsidRPr="0089691F" w:rsidRDefault="00CC7EDB" w:rsidP="00BD54A0">
            <w:pPr>
              <w:pStyle w:val="TableEntry"/>
              <w:pPrChange w:id="530" w:author="Mary Jungers" w:date="2026-07-29T21:48:00Z" w16du:dateUtc="2026-07-30T02:48:00Z">
                <w:pPr>
                  <w:widowControl w:val="0"/>
                  <w:spacing w:before="40" w:after="40"/>
                  <w:ind w:left="72" w:right="72"/>
                </w:pPr>
              </w:pPrChange>
            </w:pPr>
            <w:r w:rsidRPr="0089691F">
              <w:t>There is no requirement that the URI remain usable for any specified period of time after the creation of this instance.</w:t>
            </w:r>
          </w:p>
          <w:p w14:paraId="6F4BEE8E" w14:textId="75ED486D" w:rsidR="00E5676D" w:rsidRPr="0089691F" w:rsidRDefault="00E5676D" w:rsidP="009C5A30">
            <w:pPr>
              <w:pStyle w:val="TableEntry"/>
              <w:rPr>
                <w:color w:val="000000"/>
              </w:rPr>
            </w:pPr>
          </w:p>
        </w:tc>
      </w:tr>
      <w:tr w:rsidR="00234302" w:rsidRPr="0089691F" w14:paraId="1F5E10C6" w14:textId="77777777" w:rsidTr="00DA033A">
        <w:trPr>
          <w:trHeight w:val="435"/>
        </w:trPr>
        <w:tc>
          <w:tcPr>
            <w:tcW w:w="2544" w:type="dxa"/>
            <w:tcBorders>
              <w:top w:val="single" w:sz="6" w:space="0" w:color="000000"/>
              <w:left w:val="single" w:sz="6" w:space="0" w:color="000000"/>
              <w:bottom w:val="single" w:sz="6" w:space="0" w:color="000000"/>
              <w:right w:val="single" w:sz="6" w:space="0" w:color="000000"/>
            </w:tcBorders>
          </w:tcPr>
          <w:p w14:paraId="0C2A1200" w14:textId="77777777" w:rsidR="00234302" w:rsidRPr="00BD54A0" w:rsidRDefault="00234302" w:rsidP="00BD54A0">
            <w:pPr>
              <w:pStyle w:val="TableEntry"/>
              <w:pPrChange w:id="531" w:author="Mary Jungers" w:date="2026-07-29T21:43:00Z" w16du:dateUtc="2026-07-30T02:43:00Z">
                <w:pPr>
                  <w:widowControl w:val="0"/>
                  <w:pBdr>
                    <w:top w:val="nil"/>
                    <w:left w:val="nil"/>
                    <w:bottom w:val="nil"/>
                    <w:right w:val="nil"/>
                    <w:between w:val="nil"/>
                  </w:pBdr>
                  <w:spacing w:before="40" w:after="40"/>
                  <w:ind w:left="72" w:right="72"/>
                </w:pPr>
              </w:pPrChange>
            </w:pPr>
            <w:r w:rsidRPr="00BD54A0">
              <w:lastRenderedPageBreak/>
              <w:t>Referenced Series Sequence​</w:t>
            </w:r>
          </w:p>
        </w:tc>
        <w:tc>
          <w:tcPr>
            <w:tcW w:w="1379" w:type="dxa"/>
            <w:tcBorders>
              <w:top w:val="single" w:sz="6" w:space="0" w:color="000000"/>
              <w:left w:val="single" w:sz="6" w:space="0" w:color="000000"/>
              <w:bottom w:val="single" w:sz="6" w:space="0" w:color="000000"/>
              <w:right w:val="single" w:sz="6" w:space="0" w:color="000000"/>
            </w:tcBorders>
          </w:tcPr>
          <w:p w14:paraId="45013250" w14:textId="77777777" w:rsidR="00234302" w:rsidRPr="00BD54A0" w:rsidRDefault="00234302" w:rsidP="00BD54A0">
            <w:pPr>
              <w:pStyle w:val="TableEntry"/>
              <w:pPrChange w:id="532" w:author="Mary Jungers" w:date="2026-07-29T21:43:00Z" w16du:dateUtc="2026-07-30T02:43:00Z">
                <w:pPr>
                  <w:widowControl w:val="0"/>
                  <w:pBdr>
                    <w:top w:val="nil"/>
                    <w:left w:val="nil"/>
                    <w:bottom w:val="nil"/>
                    <w:right w:val="nil"/>
                    <w:between w:val="nil"/>
                  </w:pBdr>
                  <w:spacing w:before="40" w:after="40"/>
                  <w:ind w:left="72" w:right="72"/>
                </w:pPr>
              </w:pPrChange>
            </w:pPr>
            <w:r w:rsidRPr="00BD54A0">
              <w:t>(0008,1115)​ </w:t>
            </w:r>
          </w:p>
        </w:tc>
        <w:tc>
          <w:tcPr>
            <w:tcW w:w="1018" w:type="dxa"/>
            <w:tcBorders>
              <w:top w:val="single" w:sz="6" w:space="0" w:color="000000"/>
              <w:left w:val="single" w:sz="6" w:space="0" w:color="000000"/>
              <w:bottom w:val="single" w:sz="6" w:space="0" w:color="000000"/>
              <w:right w:val="single" w:sz="6" w:space="0" w:color="000000"/>
            </w:tcBorders>
          </w:tcPr>
          <w:p w14:paraId="59F3F643" w14:textId="77777777" w:rsidR="00234302" w:rsidRPr="00BD54A0" w:rsidRDefault="00234302" w:rsidP="00BD54A0">
            <w:pPr>
              <w:pStyle w:val="TableEntry"/>
              <w:pPrChange w:id="533" w:author="Mary Jungers" w:date="2026-07-29T21:43:00Z" w16du:dateUtc="2026-07-30T02:43:00Z">
                <w:pPr>
                  <w:widowControl w:val="0"/>
                  <w:pBdr>
                    <w:top w:val="nil"/>
                    <w:left w:val="nil"/>
                    <w:bottom w:val="nil"/>
                    <w:right w:val="nil"/>
                    <w:between w:val="nil"/>
                  </w:pBdr>
                  <w:spacing w:before="40" w:after="40"/>
                  <w:ind w:left="72" w:right="72"/>
                </w:pPr>
              </w:pPrChange>
            </w:pPr>
            <w:r w:rsidRPr="00BD54A0">
              <w:t>R</w:t>
            </w:r>
          </w:p>
        </w:tc>
        <w:tc>
          <w:tcPr>
            <w:tcW w:w="4403" w:type="dxa"/>
            <w:tcBorders>
              <w:top w:val="single" w:sz="6" w:space="0" w:color="000000"/>
              <w:left w:val="single" w:sz="6" w:space="0" w:color="000000"/>
              <w:bottom w:val="single" w:sz="6" w:space="0" w:color="000000"/>
              <w:right w:val="single" w:sz="6" w:space="0" w:color="000000"/>
            </w:tcBorders>
            <w:shd w:val="clear" w:color="auto" w:fill="FFFFFF"/>
          </w:tcPr>
          <w:p w14:paraId="7F3B41F3" w14:textId="77777777" w:rsidR="00234302" w:rsidRPr="00BD54A0" w:rsidRDefault="00234302" w:rsidP="00BD54A0">
            <w:pPr>
              <w:pStyle w:val="TableEntry"/>
              <w:pPrChange w:id="534" w:author="Mary Jungers" w:date="2026-07-29T21:43:00Z" w16du:dateUtc="2026-07-30T02:43:00Z">
                <w:pPr>
                  <w:widowControl w:val="0"/>
                  <w:pBdr>
                    <w:top w:val="nil"/>
                    <w:left w:val="nil"/>
                    <w:bottom w:val="nil"/>
                    <w:right w:val="nil"/>
                    <w:between w:val="nil"/>
                  </w:pBdr>
                  <w:spacing w:before="40" w:after="40"/>
                  <w:ind w:left="72" w:right="72"/>
                </w:pPr>
              </w:pPrChange>
            </w:pPr>
            <w:r w:rsidRPr="00BD54A0">
              <w:t>Sequence of Items where each item includes the Attributes of a Series containing referenced Composite Object(s)</w:t>
            </w:r>
          </w:p>
        </w:tc>
      </w:tr>
      <w:tr w:rsidR="00234302" w:rsidRPr="0089691F" w14:paraId="481165C3" w14:textId="77777777" w:rsidTr="00DA033A">
        <w:trPr>
          <w:trHeight w:val="435"/>
        </w:trPr>
        <w:tc>
          <w:tcPr>
            <w:tcW w:w="9344" w:type="dxa"/>
            <w:gridSpan w:val="4"/>
            <w:tcBorders>
              <w:top w:val="single" w:sz="6" w:space="0" w:color="000000"/>
              <w:left w:val="single" w:sz="6" w:space="0" w:color="000000"/>
              <w:bottom w:val="single" w:sz="6" w:space="0" w:color="000000"/>
              <w:right w:val="single" w:sz="6" w:space="0" w:color="000000"/>
            </w:tcBorders>
          </w:tcPr>
          <w:p w14:paraId="5478750A" w14:textId="2B006633" w:rsidR="00DB3C17" w:rsidRPr="00BD54A0" w:rsidRDefault="00DB3C17" w:rsidP="00BD54A0">
            <w:pPr>
              <w:pStyle w:val="TableEntry"/>
              <w:pPrChange w:id="535" w:author="Mary Jungers" w:date="2026-07-29T21:43:00Z" w16du:dateUtc="2026-07-30T02:43:00Z">
                <w:pPr>
                  <w:widowControl w:val="0"/>
                  <w:pBdr>
                    <w:top w:val="nil"/>
                    <w:left w:val="nil"/>
                    <w:bottom w:val="nil"/>
                    <w:right w:val="nil"/>
                    <w:between w:val="nil"/>
                  </w:pBdr>
                  <w:spacing w:before="40" w:after="40"/>
                  <w:ind w:left="72" w:right="72"/>
                </w:pPr>
              </w:pPrChange>
            </w:pPr>
          </w:p>
          <w:p w14:paraId="76B63B64" w14:textId="4247B85C" w:rsidR="00D10432" w:rsidRPr="00BD54A0" w:rsidRDefault="00D10432" w:rsidP="00BD54A0">
            <w:pPr>
              <w:pStyle w:val="TableEntry"/>
              <w:pPrChange w:id="536" w:author="Mary Jungers" w:date="2026-07-29T21:43:00Z" w16du:dateUtc="2026-07-30T02:43:00Z">
                <w:pPr>
                  <w:widowControl w:val="0"/>
                  <w:pBdr>
                    <w:top w:val="nil"/>
                    <w:left w:val="nil"/>
                    <w:bottom w:val="nil"/>
                    <w:right w:val="nil"/>
                    <w:between w:val="nil"/>
                  </w:pBdr>
                  <w:spacing w:before="40" w:after="40"/>
                  <w:ind w:left="72" w:right="72"/>
                </w:pPr>
              </w:pPrChange>
            </w:pPr>
            <w:r w:rsidRPr="00BD54A0">
              <w:t>&gt; Include Table 6.X.2.14-1: Usage of DICOM Attributes in Hierarchical Series Reference Macro - see section 6.X.2.14: Hierarchical Series Reference Macro</w:t>
            </w:r>
          </w:p>
        </w:tc>
      </w:tr>
    </w:tbl>
    <w:p w14:paraId="51020D7D" w14:textId="1CD7644F" w:rsidR="007D32C9" w:rsidRPr="0089691F" w:rsidRDefault="007D32C9" w:rsidP="009C5A30">
      <w:pPr>
        <w:pStyle w:val="Heading4"/>
        <w:rPr>
          <w:noProof w:val="0"/>
        </w:rPr>
      </w:pPr>
      <w:bookmarkStart w:id="537" w:name="_Toc224130220"/>
      <w:bookmarkStart w:id="538" w:name="_Toc224130277"/>
      <w:bookmarkStart w:id="539" w:name="_Toc224130339"/>
      <w:bookmarkEnd w:id="537"/>
      <w:bookmarkEnd w:id="538"/>
      <w:bookmarkEnd w:id="539"/>
      <w:r w:rsidRPr="0089691F">
        <w:rPr>
          <w:noProof w:val="0"/>
        </w:rPr>
        <w:t>6.X.</w:t>
      </w:r>
      <w:r w:rsidR="007A6F4F" w:rsidRPr="0089691F">
        <w:rPr>
          <w:noProof w:val="0"/>
        </w:rPr>
        <w:t>2</w:t>
      </w:r>
      <w:r w:rsidRPr="0089691F">
        <w:rPr>
          <w:noProof w:val="0"/>
        </w:rPr>
        <w:t>.</w:t>
      </w:r>
      <w:r w:rsidR="00D92380" w:rsidRPr="0089691F">
        <w:rPr>
          <w:noProof w:val="0"/>
        </w:rPr>
        <w:t>1</w:t>
      </w:r>
      <w:r w:rsidRPr="0089691F">
        <w:rPr>
          <w:noProof w:val="0"/>
        </w:rPr>
        <w:t>4 Hierarchical Series Reference Macro</w:t>
      </w:r>
    </w:p>
    <w:p w14:paraId="5DFEBE18" w14:textId="6639FF02" w:rsidR="007D32C9" w:rsidRPr="0089691F" w:rsidRDefault="007D32C9" w:rsidP="009C5A30">
      <w:pPr>
        <w:pStyle w:val="TableTitle"/>
        <w:rPr>
          <w:rFonts w:eastAsia="Arial"/>
        </w:rPr>
      </w:pPr>
      <w:r w:rsidRPr="0089691F">
        <w:rPr>
          <w:rFonts w:eastAsia="Arial"/>
        </w:rPr>
        <w:t>Table 6.X.</w:t>
      </w:r>
      <w:r w:rsidR="007A6F4F" w:rsidRPr="0089691F">
        <w:rPr>
          <w:rFonts w:eastAsia="Arial"/>
        </w:rPr>
        <w:t>2</w:t>
      </w:r>
      <w:r w:rsidRPr="0089691F">
        <w:rPr>
          <w:rFonts w:eastAsia="Arial"/>
        </w:rPr>
        <w:t>.</w:t>
      </w:r>
      <w:r w:rsidR="00D92380" w:rsidRPr="0089691F">
        <w:rPr>
          <w:rFonts w:eastAsia="Arial"/>
        </w:rPr>
        <w:t>1</w:t>
      </w:r>
      <w:r w:rsidR="005F5D74" w:rsidRPr="0089691F">
        <w:rPr>
          <w:rFonts w:eastAsia="Arial"/>
        </w:rPr>
        <w:t>4</w:t>
      </w:r>
      <w:r w:rsidRPr="0089691F">
        <w:rPr>
          <w:rFonts w:eastAsia="Arial"/>
        </w:rPr>
        <w:t>-1: Usage of DICOM Attributes in Hierarchical Series Reference Macro</w:t>
      </w:r>
    </w:p>
    <w:tbl>
      <w:tblPr>
        <w:tblW w:w="9344"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544"/>
        <w:gridCol w:w="1379"/>
        <w:gridCol w:w="1018"/>
        <w:gridCol w:w="4403"/>
      </w:tblGrid>
      <w:tr w:rsidR="007D32C9" w:rsidRPr="0089691F" w14:paraId="0544D59D" w14:textId="77777777" w:rsidTr="00670E88">
        <w:trPr>
          <w:trHeight w:val="384"/>
          <w:tblHeader/>
        </w:trPr>
        <w:tc>
          <w:tcPr>
            <w:tcW w:w="9344" w:type="dxa"/>
            <w:gridSpan w:val="4"/>
            <w:tcBorders>
              <w:top w:val="single" w:sz="6" w:space="0" w:color="000000"/>
              <w:left w:val="single" w:sz="6" w:space="0" w:color="000000"/>
              <w:bottom w:val="single" w:sz="6" w:space="0" w:color="000000"/>
              <w:right w:val="single" w:sz="6" w:space="0" w:color="000000"/>
            </w:tcBorders>
            <w:shd w:val="clear" w:color="auto" w:fill="BFBFBF"/>
          </w:tcPr>
          <w:p w14:paraId="10CF8C44" w14:textId="77777777" w:rsidR="007D32C9" w:rsidRPr="0089691F" w:rsidRDefault="007D32C9" w:rsidP="009C5A30">
            <w:pPr>
              <w:pStyle w:val="TableEntryHeader"/>
              <w:rPr>
                <w:rFonts w:eastAsia="Arial"/>
              </w:rPr>
            </w:pPr>
            <w:r w:rsidRPr="0089691F">
              <w:rPr>
                <w:rFonts w:eastAsia="Arial"/>
              </w:rPr>
              <w:t>Attributes from Table C.17-3a Hierarchical Series Reference Macro Attributes</w:t>
            </w:r>
          </w:p>
        </w:tc>
      </w:tr>
      <w:tr w:rsidR="007D32C9" w:rsidRPr="0089691F" w14:paraId="6AA666D5" w14:textId="77777777" w:rsidTr="008742F1">
        <w:trPr>
          <w:trHeight w:val="720"/>
          <w:tblHeader/>
        </w:trPr>
        <w:tc>
          <w:tcPr>
            <w:tcW w:w="2544" w:type="dxa"/>
            <w:tcBorders>
              <w:top w:val="single" w:sz="6" w:space="0" w:color="000000"/>
              <w:left w:val="single" w:sz="6" w:space="0" w:color="000000"/>
              <w:bottom w:val="single" w:sz="6" w:space="0" w:color="000000"/>
              <w:right w:val="single" w:sz="6" w:space="0" w:color="000000"/>
            </w:tcBorders>
            <w:shd w:val="clear" w:color="auto" w:fill="D9D9D9"/>
          </w:tcPr>
          <w:p w14:paraId="3CC39165" w14:textId="77777777" w:rsidR="007D32C9" w:rsidRPr="0089691F" w:rsidRDefault="007D32C9" w:rsidP="009C5A30">
            <w:pPr>
              <w:pStyle w:val="TableEntryHeader"/>
              <w:rPr>
                <w:rFonts w:eastAsia="Arial"/>
              </w:rPr>
            </w:pPr>
            <w:r w:rsidRPr="0089691F">
              <w:rPr>
                <w:rFonts w:eastAsia="Arial"/>
              </w:rPr>
              <w:t>Attribute Name</w:t>
            </w:r>
          </w:p>
        </w:tc>
        <w:tc>
          <w:tcPr>
            <w:tcW w:w="1379" w:type="dxa"/>
            <w:tcBorders>
              <w:top w:val="single" w:sz="6" w:space="0" w:color="000000"/>
              <w:left w:val="single" w:sz="6" w:space="0" w:color="000000"/>
              <w:bottom w:val="single" w:sz="6" w:space="0" w:color="000000"/>
              <w:right w:val="single" w:sz="6" w:space="0" w:color="000000"/>
            </w:tcBorders>
            <w:shd w:val="clear" w:color="auto" w:fill="D9D9D9"/>
          </w:tcPr>
          <w:p w14:paraId="35ADB3B9" w14:textId="77777777" w:rsidR="007D32C9" w:rsidRPr="0089691F" w:rsidRDefault="007D32C9" w:rsidP="009C5A30">
            <w:pPr>
              <w:pStyle w:val="TableEntryHeader"/>
              <w:rPr>
                <w:rFonts w:eastAsia="Arial"/>
              </w:rPr>
            </w:pPr>
            <w:r w:rsidRPr="0089691F">
              <w:rPr>
                <w:rFonts w:eastAsia="Arial"/>
              </w:rPr>
              <w:t>Tag</w:t>
            </w:r>
          </w:p>
        </w:tc>
        <w:tc>
          <w:tcPr>
            <w:tcW w:w="1018" w:type="dxa"/>
            <w:tcBorders>
              <w:top w:val="single" w:sz="6" w:space="0" w:color="000000"/>
              <w:left w:val="single" w:sz="6" w:space="0" w:color="000000"/>
              <w:bottom w:val="single" w:sz="6" w:space="0" w:color="000000"/>
              <w:right w:val="single" w:sz="6" w:space="0" w:color="000000"/>
            </w:tcBorders>
            <w:shd w:val="clear" w:color="auto" w:fill="D9D9D9"/>
          </w:tcPr>
          <w:p w14:paraId="63D4867D" w14:textId="77777777" w:rsidR="007D32C9" w:rsidRPr="0089691F" w:rsidRDefault="007D32C9" w:rsidP="009C5A30">
            <w:pPr>
              <w:pStyle w:val="TableEntryHeader"/>
              <w:rPr>
                <w:rFonts w:eastAsia="Arial"/>
              </w:rPr>
            </w:pPr>
            <w:r w:rsidRPr="0089691F">
              <w:rPr>
                <w:rFonts w:eastAsia="Arial"/>
              </w:rPr>
              <w:t>IHE Usage</w:t>
            </w:r>
          </w:p>
        </w:tc>
        <w:tc>
          <w:tcPr>
            <w:tcW w:w="4403" w:type="dxa"/>
            <w:tcBorders>
              <w:top w:val="single" w:sz="6" w:space="0" w:color="000000"/>
              <w:left w:val="single" w:sz="6" w:space="0" w:color="000000"/>
              <w:bottom w:val="single" w:sz="6" w:space="0" w:color="000000"/>
              <w:right w:val="single" w:sz="6" w:space="0" w:color="000000"/>
            </w:tcBorders>
            <w:shd w:val="clear" w:color="auto" w:fill="D9D9D9"/>
          </w:tcPr>
          <w:p w14:paraId="6B3851C8" w14:textId="77777777" w:rsidR="007D32C9" w:rsidRPr="0089691F" w:rsidRDefault="007D32C9" w:rsidP="009C5A30">
            <w:pPr>
              <w:pStyle w:val="TableEntryHeader"/>
              <w:rPr>
                <w:rFonts w:eastAsia="Arial"/>
              </w:rPr>
            </w:pPr>
            <w:r w:rsidRPr="0089691F">
              <w:rPr>
                <w:rFonts w:eastAsia="Arial"/>
              </w:rPr>
              <w:t>Attribute Description</w:t>
            </w:r>
          </w:p>
        </w:tc>
      </w:tr>
      <w:tr w:rsidR="007D32C9" w:rsidRPr="0089691F" w14:paraId="6CD13473" w14:textId="77777777" w:rsidTr="008742F1">
        <w:trPr>
          <w:trHeight w:val="435"/>
        </w:trPr>
        <w:tc>
          <w:tcPr>
            <w:tcW w:w="2544" w:type="dxa"/>
            <w:tcBorders>
              <w:top w:val="single" w:sz="6" w:space="0" w:color="000000"/>
              <w:left w:val="single" w:sz="6" w:space="0" w:color="000000"/>
              <w:bottom w:val="single" w:sz="6" w:space="0" w:color="000000"/>
              <w:right w:val="single" w:sz="6" w:space="0" w:color="000000"/>
            </w:tcBorders>
          </w:tcPr>
          <w:p w14:paraId="0CC3D8EA" w14:textId="77777777" w:rsidR="007D32C9" w:rsidRPr="0089691F" w:rsidRDefault="007D32C9" w:rsidP="009C5A30">
            <w:pPr>
              <w:pStyle w:val="TableEntry"/>
            </w:pPr>
            <w:r w:rsidRPr="0089691F">
              <w:t>Retrieve Location UID​</w:t>
            </w:r>
          </w:p>
        </w:tc>
        <w:tc>
          <w:tcPr>
            <w:tcW w:w="1379" w:type="dxa"/>
            <w:tcBorders>
              <w:top w:val="single" w:sz="6" w:space="0" w:color="000000"/>
              <w:left w:val="single" w:sz="6" w:space="0" w:color="000000"/>
              <w:bottom w:val="single" w:sz="6" w:space="0" w:color="000000"/>
              <w:right w:val="single" w:sz="6" w:space="0" w:color="000000"/>
            </w:tcBorders>
          </w:tcPr>
          <w:p w14:paraId="50655330" w14:textId="77777777" w:rsidR="007D32C9" w:rsidRPr="0089691F" w:rsidRDefault="007D32C9" w:rsidP="009C5A30">
            <w:pPr>
              <w:pStyle w:val="TableEntry"/>
            </w:pPr>
            <w:r w:rsidRPr="0089691F">
              <w:t>(0040,E011)​ </w:t>
            </w:r>
          </w:p>
        </w:tc>
        <w:tc>
          <w:tcPr>
            <w:tcW w:w="1018" w:type="dxa"/>
            <w:tcBorders>
              <w:top w:val="single" w:sz="6" w:space="0" w:color="000000"/>
              <w:left w:val="single" w:sz="6" w:space="0" w:color="000000"/>
              <w:bottom w:val="single" w:sz="6" w:space="0" w:color="000000"/>
              <w:right w:val="single" w:sz="6" w:space="0" w:color="000000"/>
            </w:tcBorders>
          </w:tcPr>
          <w:p w14:paraId="5A352B88" w14:textId="77777777" w:rsidR="007D32C9" w:rsidRPr="0089691F" w:rsidRDefault="007D32C9" w:rsidP="009C5A30">
            <w:pPr>
              <w:pStyle w:val="TableEntry"/>
            </w:pPr>
            <w:r w:rsidRPr="0089691F">
              <w:t>R+</w:t>
            </w:r>
          </w:p>
        </w:tc>
        <w:tc>
          <w:tcPr>
            <w:tcW w:w="4403" w:type="dxa"/>
            <w:tcBorders>
              <w:top w:val="single" w:sz="6" w:space="0" w:color="000000"/>
              <w:left w:val="single" w:sz="6" w:space="0" w:color="000000"/>
              <w:bottom w:val="single" w:sz="6" w:space="0" w:color="000000"/>
              <w:right w:val="single" w:sz="6" w:space="0" w:color="000000"/>
            </w:tcBorders>
            <w:shd w:val="clear" w:color="auto" w:fill="FFFFFF"/>
          </w:tcPr>
          <w:p w14:paraId="44D3EB1B" w14:textId="77777777" w:rsidR="007D32C9" w:rsidRPr="0089691F" w:rsidRDefault="007D32C9" w:rsidP="009C5A30">
            <w:pPr>
              <w:pStyle w:val="TableEntry"/>
            </w:pPr>
            <w:r w:rsidRPr="0089691F">
              <w:t>Unique identifier of the system where the Composite Object(s) may be retrieved on the network.</w:t>
            </w:r>
          </w:p>
          <w:p w14:paraId="10EF3777" w14:textId="77777777" w:rsidR="007D32C9" w:rsidRPr="0089691F" w:rsidRDefault="007D32C9" w:rsidP="009C5A30">
            <w:pPr>
              <w:pStyle w:val="TableEntry"/>
            </w:pPr>
            <w:r w:rsidRPr="0089691F">
              <w:t>The value of this attribute is an OID that may be used as a reference to obtain the endpoint of the corresponding WADO-RS service returned as a Base URI (See concept section X.4.1.2 Intra-community sharing infrastructure).</w:t>
            </w:r>
          </w:p>
          <w:p w14:paraId="442F7CBD" w14:textId="77777777" w:rsidR="007D32C9" w:rsidRPr="0089691F" w:rsidRDefault="007D32C9" w:rsidP="009C5A30">
            <w:pPr>
              <w:pStyle w:val="TableEntry"/>
            </w:pPr>
            <w:r w:rsidRPr="0089691F">
              <w:t>WADO-RS retrieval URLs can  be composed by the consumer using this Base URI and the study/series/instance UIDs from this manifest.</w:t>
            </w:r>
          </w:p>
        </w:tc>
      </w:tr>
      <w:tr w:rsidR="007D32C9" w:rsidRPr="0089691F" w14:paraId="46F5C981" w14:textId="77777777" w:rsidTr="008742F1">
        <w:trPr>
          <w:trHeight w:val="435"/>
        </w:trPr>
        <w:tc>
          <w:tcPr>
            <w:tcW w:w="2544" w:type="dxa"/>
            <w:tcBorders>
              <w:top w:val="single" w:sz="6" w:space="0" w:color="000000"/>
              <w:left w:val="single" w:sz="6" w:space="0" w:color="000000"/>
              <w:bottom w:val="single" w:sz="6" w:space="0" w:color="000000"/>
              <w:right w:val="single" w:sz="6" w:space="0" w:color="000000"/>
            </w:tcBorders>
          </w:tcPr>
          <w:p w14:paraId="30D61F28" w14:textId="77777777" w:rsidR="007D32C9" w:rsidRPr="0089691F" w:rsidRDefault="007D32C9" w:rsidP="009C5A30">
            <w:pPr>
              <w:pStyle w:val="TableEntry"/>
            </w:pPr>
            <w:r w:rsidRPr="0089691F">
              <w:t>Retrieve URL​</w:t>
            </w:r>
          </w:p>
        </w:tc>
        <w:tc>
          <w:tcPr>
            <w:tcW w:w="1379" w:type="dxa"/>
            <w:tcBorders>
              <w:top w:val="single" w:sz="6" w:space="0" w:color="000000"/>
              <w:left w:val="single" w:sz="6" w:space="0" w:color="000000"/>
              <w:bottom w:val="single" w:sz="6" w:space="0" w:color="000000"/>
              <w:right w:val="single" w:sz="6" w:space="0" w:color="000000"/>
            </w:tcBorders>
          </w:tcPr>
          <w:p w14:paraId="21761348" w14:textId="77777777" w:rsidR="007D32C9" w:rsidRPr="0089691F" w:rsidRDefault="007D32C9" w:rsidP="009C5A30">
            <w:pPr>
              <w:pStyle w:val="TableEntry"/>
            </w:pPr>
            <w:r w:rsidRPr="0089691F">
              <w:t>(0008,1190)​ </w:t>
            </w:r>
          </w:p>
        </w:tc>
        <w:tc>
          <w:tcPr>
            <w:tcW w:w="1018" w:type="dxa"/>
            <w:tcBorders>
              <w:top w:val="single" w:sz="6" w:space="0" w:color="000000"/>
              <w:left w:val="single" w:sz="6" w:space="0" w:color="000000"/>
              <w:bottom w:val="single" w:sz="6" w:space="0" w:color="000000"/>
              <w:right w:val="single" w:sz="6" w:space="0" w:color="000000"/>
            </w:tcBorders>
          </w:tcPr>
          <w:p w14:paraId="49CE6B27" w14:textId="77777777" w:rsidR="007D32C9" w:rsidRPr="0089691F" w:rsidRDefault="007D32C9" w:rsidP="009C5A30">
            <w:pPr>
              <w:pStyle w:val="TableEntry"/>
            </w:pPr>
            <w:r w:rsidRPr="0089691F">
              <w:t>O</w:t>
            </w:r>
          </w:p>
          <w:p w14:paraId="0EF18146" w14:textId="77777777" w:rsidR="007D32C9" w:rsidRPr="0089691F" w:rsidRDefault="007D32C9" w:rsidP="009C5A30">
            <w:pPr>
              <w:pStyle w:val="TableEntry"/>
            </w:pPr>
          </w:p>
        </w:tc>
        <w:tc>
          <w:tcPr>
            <w:tcW w:w="4403" w:type="dxa"/>
            <w:tcBorders>
              <w:top w:val="single" w:sz="6" w:space="0" w:color="000000"/>
              <w:left w:val="single" w:sz="6" w:space="0" w:color="000000"/>
              <w:bottom w:val="single" w:sz="6" w:space="0" w:color="000000"/>
              <w:right w:val="single" w:sz="6" w:space="0" w:color="000000"/>
            </w:tcBorders>
            <w:shd w:val="clear" w:color="auto" w:fill="FFFFFF"/>
          </w:tcPr>
          <w:p w14:paraId="61F9268E" w14:textId="77777777" w:rsidR="007D32C9" w:rsidRPr="0089691F" w:rsidRDefault="007D32C9" w:rsidP="009C5A30">
            <w:pPr>
              <w:pStyle w:val="TableEntry"/>
            </w:pPr>
            <w:r w:rsidRPr="0089691F">
              <w:t>URL specifying the location of the referenced Instance(s).</w:t>
            </w:r>
          </w:p>
          <w:p w14:paraId="2E490468" w14:textId="77777777" w:rsidR="007D32C9" w:rsidRPr="0089691F" w:rsidRDefault="007D32C9" w:rsidP="009C5A30">
            <w:pPr>
              <w:pStyle w:val="TableEntry"/>
            </w:pPr>
            <w:r w:rsidRPr="0089691F">
              <w:t>The value of this attribute is a Base URI representing the endpoint for the corresponding WADO-RS service (See concept section X.4.1.2 Intra-community sharing infrastructure).</w:t>
            </w:r>
          </w:p>
          <w:p w14:paraId="423AD60F" w14:textId="77777777" w:rsidR="007D32C9" w:rsidRPr="0089691F" w:rsidRDefault="007D32C9" w:rsidP="009C5A30">
            <w:pPr>
              <w:pStyle w:val="TableEntry"/>
            </w:pPr>
            <w:r w:rsidRPr="0089691F">
              <w:t>WADO-RS retrieval URL can be composed by the consumer using this Base URI and the study/series/instance UIDs from this manifest.</w:t>
            </w:r>
          </w:p>
          <w:p w14:paraId="6632D3D7" w14:textId="77777777" w:rsidR="007D32C9" w:rsidRPr="0089691F" w:rsidRDefault="007D32C9" w:rsidP="009C5A30">
            <w:pPr>
              <w:pStyle w:val="TableEntry"/>
            </w:pPr>
            <w:r w:rsidRPr="0089691F">
              <w:t xml:space="preserve">Note: The definition of this Retrieve URL being a Base URI aligns with its use in the IHE XDS-I.b profile (DICOM Retrieve by WADO-RS option) and the IHE XC-WADO profile. </w:t>
            </w:r>
          </w:p>
        </w:tc>
      </w:tr>
    </w:tbl>
    <w:p w14:paraId="3E67E4B7" w14:textId="77777777" w:rsidR="00501122" w:rsidRPr="0089691F" w:rsidRDefault="00501122" w:rsidP="008742F1">
      <w:pPr>
        <w:pStyle w:val="BodyText"/>
      </w:pPr>
    </w:p>
    <w:p w14:paraId="5FA4D6B7" w14:textId="30CAA696" w:rsidR="007D32C9" w:rsidRPr="0089691F" w:rsidRDefault="007D32C9" w:rsidP="00D70841">
      <w:pPr>
        <w:pStyle w:val="Heading3"/>
        <w:numPr>
          <w:ilvl w:val="0"/>
          <w:numId w:val="0"/>
        </w:numPr>
        <w:ind w:left="720" w:hanging="720"/>
        <w:rPr>
          <w:noProof w:val="0"/>
        </w:rPr>
      </w:pPr>
      <w:bookmarkStart w:id="540" w:name="_heading=h.n8a6a8ddcxlf" w:colFirst="0" w:colLast="0"/>
      <w:bookmarkStart w:id="541" w:name="_Toc236254885"/>
      <w:bookmarkEnd w:id="540"/>
      <w:r w:rsidRPr="0089691F">
        <w:rPr>
          <w:noProof w:val="0"/>
        </w:rPr>
        <w:t>6.X.</w:t>
      </w:r>
      <w:r w:rsidR="00096D3E" w:rsidRPr="0089691F">
        <w:rPr>
          <w:noProof w:val="0"/>
        </w:rPr>
        <w:t>3</w:t>
      </w:r>
      <w:r w:rsidRPr="0089691F">
        <w:rPr>
          <w:noProof w:val="0"/>
        </w:rPr>
        <w:t xml:space="preserve"> HL7 FHIR Based Imaging Study Manifest Content Definitions</w:t>
      </w:r>
      <w:bookmarkEnd w:id="541"/>
    </w:p>
    <w:p w14:paraId="0DE1E5C7" w14:textId="15F7CEC2" w:rsidR="00AC38BE" w:rsidRPr="0089691F" w:rsidRDefault="061A4AAB" w:rsidP="00777DE7">
      <w:pPr>
        <w:widowControl w:val="0"/>
        <w:pBdr>
          <w:top w:val="nil"/>
          <w:left w:val="nil"/>
          <w:bottom w:val="nil"/>
          <w:right w:val="nil"/>
          <w:between w:val="nil"/>
        </w:pBdr>
        <w:rPr>
          <w:color w:val="000000"/>
        </w:rPr>
      </w:pPr>
      <w:r w:rsidRPr="0089691F">
        <w:rPr>
          <w:color w:val="000000" w:themeColor="text1"/>
        </w:rPr>
        <w:t xml:space="preserve">This section specifies the structure and format of an Imaging Study Manifest using the HL7 FHIR standard. It is based on the FHIR R4 ImagingStudy resource and related FHIR R4 </w:t>
      </w:r>
      <w:r w:rsidRPr="0089691F">
        <w:rPr>
          <w:color w:val="000000" w:themeColor="text1"/>
        </w:rPr>
        <w:lastRenderedPageBreak/>
        <w:t>resources.</w:t>
      </w:r>
    </w:p>
    <w:p w14:paraId="2E38B965" w14:textId="77777777" w:rsidR="00AC38BE" w:rsidRPr="0089691F" w:rsidRDefault="00AC38BE" w:rsidP="00777DE7">
      <w:pPr>
        <w:widowControl w:val="0"/>
        <w:pBdr>
          <w:top w:val="nil"/>
          <w:left w:val="nil"/>
          <w:bottom w:val="nil"/>
          <w:right w:val="nil"/>
          <w:between w:val="nil"/>
        </w:pBdr>
        <w:rPr>
          <w:color w:val="000000"/>
        </w:rPr>
      </w:pPr>
      <w:r w:rsidRPr="0089691F">
        <w:rPr>
          <w:color w:val="000000"/>
        </w:rPr>
        <w:t xml:space="preserve">A Creator shall be able to create a FHIR-based Imaging Study Manifest as specified in: </w:t>
      </w:r>
      <w:commentRangeStart w:id="542"/>
      <w:r w:rsidRPr="0089691F">
        <w:rPr>
          <w:color w:val="000000"/>
        </w:rPr>
        <w:fldChar w:fldCharType="begin"/>
      </w:r>
      <w:r w:rsidRPr="0089691F">
        <w:rPr>
          <w:color w:val="000000"/>
        </w:rPr>
        <w:instrText>HYPERLINK "https://build.fhir.org/ig/IHE/RAD.MADO/branches/master/fhir-imaging-manifest.html"</w:instrText>
      </w:r>
      <w:r w:rsidRPr="0089691F">
        <w:rPr>
          <w:color w:val="000000"/>
        </w:rPr>
      </w:r>
      <w:r w:rsidRPr="0089691F">
        <w:rPr>
          <w:color w:val="000000"/>
        </w:rPr>
        <w:fldChar w:fldCharType="separate"/>
      </w:r>
      <w:r w:rsidRPr="0089691F">
        <w:rPr>
          <w:color w:val="000000"/>
        </w:rPr>
        <w:t>https://build.fhir.org/ig/IHE/RAD.MADO/branches/master/fhir-imaging-manifest.html</w:t>
      </w:r>
      <w:r w:rsidRPr="0089691F">
        <w:rPr>
          <w:color w:val="000000"/>
        </w:rPr>
        <w:fldChar w:fldCharType="end"/>
      </w:r>
      <w:r w:rsidRPr="0089691F">
        <w:rPr>
          <w:color w:val="000000"/>
        </w:rPr>
        <w:t xml:space="preserve"> </w:t>
      </w:r>
      <w:commentRangeEnd w:id="542"/>
      <w:r w:rsidRPr="0089691F">
        <w:rPr>
          <w:rStyle w:val="CommentReference"/>
          <w:color w:val="000000"/>
          <w:sz w:val="24"/>
          <w:szCs w:val="20"/>
        </w:rPr>
        <w:commentReference w:id="542"/>
      </w:r>
    </w:p>
    <w:p w14:paraId="5B19A474" w14:textId="245BBB62" w:rsidR="00AC38BE" w:rsidRPr="0089691F" w:rsidRDefault="00AC38BE" w:rsidP="00FB3E45">
      <w:pPr>
        <w:widowControl w:val="0"/>
        <w:pBdr>
          <w:top w:val="nil"/>
          <w:left w:val="nil"/>
          <w:bottom w:val="nil"/>
          <w:right w:val="nil"/>
          <w:between w:val="nil"/>
        </w:pBdr>
        <w:rPr>
          <w:color w:val="000000"/>
        </w:rPr>
      </w:pPr>
      <w:r w:rsidRPr="0089691F">
        <w:rPr>
          <w:color w:val="000000"/>
        </w:rPr>
        <w:t xml:space="preserve">A Consumer shall process the FHIR-based Imaging Study Manifest as specified in: </w:t>
      </w:r>
      <w:commentRangeStart w:id="543"/>
      <w:r w:rsidRPr="0089691F">
        <w:rPr>
          <w:color w:val="000000"/>
        </w:rPr>
        <w:fldChar w:fldCharType="begin"/>
      </w:r>
      <w:r w:rsidRPr="0089691F">
        <w:rPr>
          <w:color w:val="000000"/>
        </w:rPr>
        <w:instrText>HYPERLINK "https://build.fhir.org/ig/IHE/RAD.MADO/branches/master/fhir-imaging-manifest.html"</w:instrText>
      </w:r>
      <w:r w:rsidRPr="0089691F">
        <w:rPr>
          <w:color w:val="000000"/>
        </w:rPr>
      </w:r>
      <w:r w:rsidRPr="0089691F">
        <w:rPr>
          <w:color w:val="000000"/>
        </w:rPr>
        <w:fldChar w:fldCharType="separate"/>
      </w:r>
      <w:r w:rsidRPr="0089691F">
        <w:rPr>
          <w:color w:val="000000"/>
        </w:rPr>
        <w:t>https://build.fhir.org/ig/IHE/RAD.MADO/branches/master/fhir-imaging-manifest.html</w:t>
      </w:r>
      <w:r w:rsidRPr="0089691F">
        <w:rPr>
          <w:color w:val="000000"/>
        </w:rPr>
        <w:fldChar w:fldCharType="end"/>
      </w:r>
      <w:r w:rsidRPr="0089691F">
        <w:rPr>
          <w:color w:val="000000"/>
        </w:rPr>
        <w:t xml:space="preserve"> </w:t>
      </w:r>
      <w:commentRangeEnd w:id="543"/>
      <w:r w:rsidRPr="0089691F">
        <w:rPr>
          <w:rStyle w:val="CommentReference"/>
          <w:color w:val="000000"/>
          <w:sz w:val="24"/>
          <w:szCs w:val="20"/>
        </w:rPr>
        <w:commentReference w:id="543"/>
      </w:r>
    </w:p>
    <w:p w14:paraId="6CE4BB31" w14:textId="2F93EE91" w:rsidR="0015113B" w:rsidRPr="0089691F" w:rsidRDefault="061A4AAB" w:rsidP="061A4AAB">
      <w:pPr>
        <w:widowControl w:val="0"/>
        <w:pBdr>
          <w:top w:val="nil"/>
          <w:left w:val="nil"/>
          <w:bottom w:val="nil"/>
          <w:right w:val="nil"/>
          <w:between w:val="nil"/>
        </w:pBdr>
        <w:rPr>
          <w:color w:val="000000"/>
        </w:rPr>
      </w:pPr>
      <w:r w:rsidRPr="0089691F">
        <w:rPr>
          <w:color w:val="000000" w:themeColor="text1"/>
        </w:rPr>
        <w:t>When shared with MHD, MHDS, or XDS.b document sharing profiles, the Imaging Study Manifest shall use the following Format Code.</w:t>
      </w:r>
    </w:p>
    <w:p w14:paraId="1DEE4A4D" w14:textId="77777777" w:rsidR="0015113B" w:rsidRPr="0089691F" w:rsidRDefault="0015113B" w:rsidP="0015113B">
      <w:pPr>
        <w:widowControl w:val="0"/>
        <w:pBdr>
          <w:top w:val="nil"/>
          <w:left w:val="nil"/>
          <w:bottom w:val="nil"/>
          <w:right w:val="nil"/>
          <w:between w:val="nil"/>
        </w:pBdr>
        <w:rPr>
          <w:color w:val="000000"/>
        </w:rPr>
      </w:pPr>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2"/>
        <w:gridCol w:w="2552"/>
        <w:gridCol w:w="2258"/>
      </w:tblGrid>
      <w:tr w:rsidR="0003118A" w:rsidRPr="0089691F" w14:paraId="0AFAC430" w14:textId="77777777" w:rsidTr="008742F1">
        <w:trPr>
          <w:tblHeader/>
          <w:jc w:val="center"/>
        </w:trPr>
        <w:tc>
          <w:tcPr>
            <w:tcW w:w="3832" w:type="dxa"/>
            <w:shd w:val="clear" w:color="auto" w:fill="D9D9D9"/>
          </w:tcPr>
          <w:p w14:paraId="33321CB8" w14:textId="77777777" w:rsidR="0003118A" w:rsidRPr="0089691F" w:rsidRDefault="0003118A" w:rsidP="009C5A30">
            <w:pPr>
              <w:pStyle w:val="TableEntryHeader"/>
              <w:rPr>
                <w:rFonts w:eastAsia="Arial"/>
              </w:rPr>
            </w:pPr>
            <w:r w:rsidRPr="0089691F">
              <w:rPr>
                <w:rFonts w:eastAsia="Arial"/>
              </w:rPr>
              <w:t>Format Code</w:t>
            </w:r>
          </w:p>
        </w:tc>
        <w:tc>
          <w:tcPr>
            <w:tcW w:w="2552" w:type="dxa"/>
            <w:shd w:val="clear" w:color="auto" w:fill="D9D9D9"/>
          </w:tcPr>
          <w:p w14:paraId="2484996F" w14:textId="77777777" w:rsidR="0003118A" w:rsidRPr="0089691F" w:rsidRDefault="0003118A" w:rsidP="009C5A30">
            <w:pPr>
              <w:pStyle w:val="TableEntryHeader"/>
              <w:rPr>
                <w:rFonts w:eastAsia="Arial"/>
              </w:rPr>
            </w:pPr>
            <w:r w:rsidRPr="0089691F">
              <w:rPr>
                <w:rFonts w:eastAsia="Arial"/>
              </w:rPr>
              <w:t>Coding Scheme</w:t>
            </w:r>
          </w:p>
        </w:tc>
        <w:tc>
          <w:tcPr>
            <w:tcW w:w="2258" w:type="dxa"/>
            <w:shd w:val="clear" w:color="auto" w:fill="D9D9D9"/>
          </w:tcPr>
          <w:p w14:paraId="0DFF01F5" w14:textId="77777777" w:rsidR="0003118A" w:rsidRPr="0089691F" w:rsidRDefault="0003118A" w:rsidP="009C5A30">
            <w:pPr>
              <w:pStyle w:val="TableEntryHeader"/>
              <w:rPr>
                <w:rFonts w:eastAsia="Arial"/>
              </w:rPr>
            </w:pPr>
            <w:r w:rsidRPr="0089691F">
              <w:rPr>
                <w:rFonts w:eastAsia="Arial"/>
              </w:rPr>
              <w:t xml:space="preserve">Description </w:t>
            </w:r>
          </w:p>
        </w:tc>
      </w:tr>
      <w:tr w:rsidR="0003118A" w:rsidRPr="0089691F" w14:paraId="622264A3" w14:textId="77777777" w:rsidTr="008742F1">
        <w:trPr>
          <w:jc w:val="center"/>
        </w:trPr>
        <w:tc>
          <w:tcPr>
            <w:tcW w:w="3832" w:type="dxa"/>
          </w:tcPr>
          <w:p w14:paraId="58C49ED1" w14:textId="169817F4" w:rsidR="0003118A" w:rsidRPr="0089691F" w:rsidRDefault="0003118A" w:rsidP="009C5A30">
            <w:pPr>
              <w:pStyle w:val="TableEntry"/>
            </w:pPr>
            <w:r w:rsidRPr="0089691F">
              <w:t>urn:ihe:rad:MADO:fhir-manifest:2026</w:t>
            </w:r>
          </w:p>
        </w:tc>
        <w:tc>
          <w:tcPr>
            <w:tcW w:w="2552" w:type="dxa"/>
          </w:tcPr>
          <w:p w14:paraId="0A0D912B" w14:textId="77777777" w:rsidR="0003118A" w:rsidRPr="0089691F" w:rsidRDefault="0003118A" w:rsidP="009C5A30">
            <w:pPr>
              <w:pStyle w:val="TableEntry"/>
            </w:pPr>
            <w:r w:rsidRPr="0089691F">
              <w:t>1.3.6.1.4.1.19376.1.2.7.1</w:t>
            </w:r>
          </w:p>
        </w:tc>
        <w:tc>
          <w:tcPr>
            <w:tcW w:w="2258" w:type="dxa"/>
          </w:tcPr>
          <w:p w14:paraId="4586DEE9" w14:textId="77777777" w:rsidR="0003118A" w:rsidRPr="0089691F" w:rsidRDefault="0003118A" w:rsidP="009C5A30">
            <w:pPr>
              <w:pStyle w:val="TableEntry"/>
            </w:pPr>
            <w:r w:rsidRPr="0089691F">
              <w:t>MADO FHIR-based Imaging Study Manifest</w:t>
            </w:r>
          </w:p>
        </w:tc>
      </w:tr>
    </w:tbl>
    <w:p w14:paraId="5087D8AA" w14:textId="77777777" w:rsidR="0015113B" w:rsidRPr="0089691F" w:rsidRDefault="0015113B" w:rsidP="009C5A30">
      <w:pPr>
        <w:pStyle w:val="BodyText"/>
      </w:pPr>
    </w:p>
    <w:p w14:paraId="6EBA9A16" w14:textId="6C2BDA04" w:rsidR="007D32C9" w:rsidRPr="0089691F" w:rsidRDefault="007D32C9" w:rsidP="00D70841">
      <w:pPr>
        <w:pStyle w:val="Heading3"/>
        <w:numPr>
          <w:ilvl w:val="0"/>
          <w:numId w:val="0"/>
        </w:numPr>
        <w:ind w:left="720" w:hanging="720"/>
        <w:rPr>
          <w:noProof w:val="0"/>
        </w:rPr>
      </w:pPr>
      <w:bookmarkStart w:id="544" w:name="_Toc236254886"/>
      <w:r w:rsidRPr="0089691F">
        <w:rPr>
          <w:noProof w:val="0"/>
        </w:rPr>
        <w:t>6.X.</w:t>
      </w:r>
      <w:r w:rsidR="00096D3E" w:rsidRPr="0089691F">
        <w:rPr>
          <w:noProof w:val="0"/>
        </w:rPr>
        <w:t>4</w:t>
      </w:r>
      <w:r w:rsidRPr="0089691F">
        <w:rPr>
          <w:noProof w:val="0"/>
        </w:rPr>
        <w:t xml:space="preserve"> </w:t>
      </w:r>
      <w:r w:rsidR="00AD102F" w:rsidRPr="0089691F">
        <w:rPr>
          <w:noProof w:val="0"/>
        </w:rPr>
        <w:t xml:space="preserve">MHD </w:t>
      </w:r>
      <w:r w:rsidRPr="0089691F">
        <w:rPr>
          <w:noProof w:val="0"/>
        </w:rPr>
        <w:t>Envelope Content Definitions</w:t>
      </w:r>
      <w:bookmarkEnd w:id="544"/>
    </w:p>
    <w:p w14:paraId="5BE515E3" w14:textId="59341082" w:rsidR="0061641E" w:rsidRPr="0089691F" w:rsidRDefault="061A4AAB" w:rsidP="00777DE7">
      <w:pPr>
        <w:widowControl w:val="0"/>
        <w:pBdr>
          <w:top w:val="nil"/>
          <w:left w:val="nil"/>
          <w:bottom w:val="nil"/>
          <w:right w:val="nil"/>
          <w:between w:val="nil"/>
        </w:pBdr>
        <w:rPr>
          <w:color w:val="000000"/>
        </w:rPr>
      </w:pPr>
      <w:r w:rsidRPr="0089691F">
        <w:rPr>
          <w:color w:val="000000" w:themeColor="text1"/>
        </w:rPr>
        <w:t>This section specifies the format of a FHIR R4 DocumentReference resource used as an MHD envelope for a MADO Imaging Study Manifest.</w:t>
      </w:r>
    </w:p>
    <w:p w14:paraId="7E858C0A" w14:textId="77777777" w:rsidR="0061641E" w:rsidRPr="0089691F" w:rsidRDefault="0061641E" w:rsidP="00777DE7">
      <w:pPr>
        <w:widowControl w:val="0"/>
        <w:pBdr>
          <w:top w:val="nil"/>
          <w:left w:val="nil"/>
          <w:bottom w:val="nil"/>
          <w:right w:val="nil"/>
          <w:between w:val="nil"/>
        </w:pBdr>
        <w:rPr>
          <w:color w:val="000000"/>
        </w:rPr>
      </w:pPr>
      <w:r w:rsidRPr="0089691F">
        <w:rPr>
          <w:color w:val="000000"/>
        </w:rPr>
        <w:t xml:space="preserve">A Creator grouped with an MHD Document Source shall be able to create an MHD Manifest Envelope as specified in: </w:t>
      </w:r>
      <w:commentRangeStart w:id="545"/>
      <w:r w:rsidRPr="0089691F">
        <w:rPr>
          <w:color w:val="000000"/>
        </w:rPr>
        <w:fldChar w:fldCharType="begin"/>
      </w:r>
      <w:r w:rsidRPr="0089691F">
        <w:rPr>
          <w:color w:val="000000"/>
        </w:rPr>
        <w:instrText>HYPERLINK "https://build.fhir.org/ig/IHE/RAD.MADO/branches/master/manifest-envelope.html"</w:instrText>
      </w:r>
      <w:r w:rsidRPr="0089691F">
        <w:rPr>
          <w:color w:val="000000"/>
        </w:rPr>
      </w:r>
      <w:r w:rsidRPr="0089691F">
        <w:rPr>
          <w:color w:val="000000"/>
        </w:rPr>
        <w:fldChar w:fldCharType="separate"/>
      </w:r>
      <w:r w:rsidRPr="0089691F">
        <w:rPr>
          <w:color w:val="000000"/>
        </w:rPr>
        <w:t>https://build.fhir.org/ig/IHE/RAD.MADO/branches/master/manifest-envelope.html</w:t>
      </w:r>
      <w:r w:rsidRPr="0089691F">
        <w:rPr>
          <w:color w:val="000000"/>
        </w:rPr>
        <w:fldChar w:fldCharType="end"/>
      </w:r>
      <w:commentRangeEnd w:id="545"/>
      <w:r w:rsidRPr="0089691F">
        <w:rPr>
          <w:rStyle w:val="CommentReference"/>
          <w:color w:val="000000"/>
          <w:sz w:val="24"/>
          <w:szCs w:val="20"/>
        </w:rPr>
        <w:commentReference w:id="545"/>
      </w:r>
    </w:p>
    <w:p w14:paraId="645A4F05" w14:textId="2DF159C5" w:rsidR="0061641E" w:rsidRPr="0089691F" w:rsidRDefault="061A4AAB" w:rsidP="00777DE7">
      <w:pPr>
        <w:widowControl w:val="0"/>
        <w:pBdr>
          <w:top w:val="nil"/>
          <w:left w:val="nil"/>
          <w:bottom w:val="nil"/>
          <w:right w:val="nil"/>
          <w:between w:val="nil"/>
        </w:pBdr>
        <w:rPr>
          <w:color w:val="000000"/>
        </w:rPr>
      </w:pPr>
      <w:r w:rsidRPr="0089691F">
        <w:rPr>
          <w:color w:val="000000" w:themeColor="text1"/>
        </w:rPr>
        <w:t>The MHD Manifest Envelope applies to both the FHIR-based format or the DICOM KOS-based format (see Sections X.6.3 and X.6.2).</w:t>
      </w:r>
    </w:p>
    <w:p w14:paraId="078235CF" w14:textId="2F715E29" w:rsidR="00FF076E" w:rsidRPr="0089691F" w:rsidRDefault="0061641E" w:rsidP="00777DE7">
      <w:pPr>
        <w:widowControl w:val="0"/>
        <w:pBdr>
          <w:top w:val="nil"/>
          <w:left w:val="nil"/>
          <w:bottom w:val="nil"/>
          <w:right w:val="nil"/>
          <w:between w:val="nil"/>
        </w:pBdr>
        <w:rPr>
          <w:color w:val="000000"/>
        </w:rPr>
      </w:pPr>
      <w:r w:rsidRPr="0089691F">
        <w:rPr>
          <w:color w:val="000000"/>
        </w:rPr>
        <w:t xml:space="preserve">A Consumer grouped with an MHD Document Consumer shall be able to process an MHD Manifest Envelope as specified in: </w:t>
      </w:r>
      <w:commentRangeStart w:id="546"/>
      <w:r w:rsidRPr="0089691F">
        <w:rPr>
          <w:color w:val="000000"/>
        </w:rPr>
        <w:fldChar w:fldCharType="begin"/>
      </w:r>
      <w:r w:rsidRPr="0089691F">
        <w:rPr>
          <w:color w:val="000000"/>
        </w:rPr>
        <w:instrText>HYPERLINK "https://build.fhir.org/ig/IHE/RAD.MADO/branches/master/manifest-envelope.html"</w:instrText>
      </w:r>
      <w:r w:rsidRPr="0089691F">
        <w:rPr>
          <w:color w:val="000000"/>
        </w:rPr>
      </w:r>
      <w:r w:rsidRPr="0089691F">
        <w:rPr>
          <w:color w:val="000000"/>
        </w:rPr>
        <w:fldChar w:fldCharType="separate"/>
      </w:r>
      <w:r w:rsidRPr="0089691F">
        <w:rPr>
          <w:color w:val="000000"/>
        </w:rPr>
        <w:t>https://build.fhir.org/ig/IHE/RAD.MADO/branches/master/manifest-envelope.html</w:t>
      </w:r>
      <w:r w:rsidRPr="0089691F">
        <w:rPr>
          <w:color w:val="000000"/>
        </w:rPr>
        <w:fldChar w:fldCharType="end"/>
      </w:r>
      <w:commentRangeEnd w:id="546"/>
      <w:r w:rsidRPr="0089691F">
        <w:rPr>
          <w:rStyle w:val="CommentReference"/>
          <w:color w:val="000000"/>
          <w:sz w:val="24"/>
          <w:szCs w:val="20"/>
        </w:rPr>
        <w:commentReference w:id="546"/>
      </w:r>
    </w:p>
    <w:p w14:paraId="3E2B5DC1" w14:textId="019799B8" w:rsidR="007D32C9" w:rsidRPr="0089691F" w:rsidRDefault="061A4AAB" w:rsidP="00D70841">
      <w:pPr>
        <w:pStyle w:val="Heading3"/>
        <w:numPr>
          <w:ilvl w:val="0"/>
          <w:numId w:val="0"/>
        </w:numPr>
        <w:ind w:left="720" w:hanging="720"/>
        <w:rPr>
          <w:noProof w:val="0"/>
        </w:rPr>
      </w:pPr>
      <w:bookmarkStart w:id="547" w:name="_heading=h.vov3nu47wo6b"/>
      <w:bookmarkStart w:id="548" w:name="_Toc236254887"/>
      <w:bookmarkEnd w:id="547"/>
      <w:r w:rsidRPr="0089691F">
        <w:rPr>
          <w:noProof w:val="0"/>
        </w:rPr>
        <w:t>6.X.5 DICOM – FHIR Format Mapping Specification</w:t>
      </w:r>
      <w:bookmarkEnd w:id="548"/>
    </w:p>
    <w:p w14:paraId="27C06DD7" w14:textId="77777777" w:rsidR="00C90905" w:rsidRPr="0089691F" w:rsidRDefault="00C90905" w:rsidP="00777DE7">
      <w:pPr>
        <w:widowControl w:val="0"/>
        <w:pBdr>
          <w:top w:val="nil"/>
          <w:left w:val="nil"/>
          <w:bottom w:val="nil"/>
          <w:right w:val="nil"/>
          <w:between w:val="nil"/>
        </w:pBdr>
        <w:rPr>
          <w:color w:val="000000"/>
        </w:rPr>
      </w:pPr>
      <w:r w:rsidRPr="0089691F">
        <w:rPr>
          <w:color w:val="000000"/>
        </w:rPr>
        <w:t>This section specifies the mapping between the content of the two Imaging Study Manifest formats defined in Sections 6.X.2 and 6.X.3.</w:t>
      </w:r>
    </w:p>
    <w:p w14:paraId="1C4299F0" w14:textId="77777777" w:rsidR="00C90905" w:rsidRPr="0089691F" w:rsidRDefault="00C90905" w:rsidP="00777DE7">
      <w:pPr>
        <w:widowControl w:val="0"/>
        <w:pBdr>
          <w:top w:val="nil"/>
          <w:left w:val="nil"/>
          <w:bottom w:val="nil"/>
          <w:right w:val="nil"/>
          <w:between w:val="nil"/>
        </w:pBdr>
        <w:rPr>
          <w:color w:val="000000"/>
        </w:rPr>
      </w:pPr>
      <w:r w:rsidRPr="0089691F">
        <w:rPr>
          <w:color w:val="000000"/>
        </w:rPr>
        <w:t>Its use ensures that bridging between infrastructures that deploy different Imaging Study Manifest formats can be performed without semantic loss.</w:t>
      </w:r>
    </w:p>
    <w:p w14:paraId="421854F1" w14:textId="77777777" w:rsidR="00C90905" w:rsidRPr="0089691F" w:rsidRDefault="00C90905" w:rsidP="00777DE7">
      <w:pPr>
        <w:widowControl w:val="0"/>
        <w:pBdr>
          <w:top w:val="nil"/>
          <w:left w:val="nil"/>
          <w:bottom w:val="nil"/>
          <w:right w:val="nil"/>
          <w:between w:val="nil"/>
        </w:pBdr>
        <w:rPr>
          <w:color w:val="000000"/>
        </w:rPr>
      </w:pPr>
      <w:r w:rsidRPr="0089691F">
        <w:rPr>
          <w:color w:val="000000"/>
        </w:rPr>
        <w:t xml:space="preserve">The mapping specification is available at: </w:t>
      </w:r>
      <w:commentRangeStart w:id="549"/>
      <w:r w:rsidRPr="0089691F">
        <w:rPr>
          <w:color w:val="000000"/>
        </w:rPr>
        <w:fldChar w:fldCharType="begin"/>
      </w:r>
      <w:r w:rsidRPr="0089691F">
        <w:rPr>
          <w:color w:val="000000"/>
        </w:rPr>
        <w:instrText>HYPERLINK "https://build.fhir.org/ig/IHE/RAD.MADO/branches/master/mapping.html"</w:instrText>
      </w:r>
      <w:r w:rsidRPr="0089691F">
        <w:rPr>
          <w:color w:val="000000"/>
        </w:rPr>
      </w:r>
      <w:r w:rsidRPr="0089691F">
        <w:rPr>
          <w:color w:val="000000"/>
        </w:rPr>
        <w:fldChar w:fldCharType="separate"/>
      </w:r>
      <w:r w:rsidRPr="0089691F">
        <w:rPr>
          <w:color w:val="000000"/>
        </w:rPr>
        <w:t>https://build.fhir.org/ig/IHE/RAD.MADO/branches/master/mapping.html</w:t>
      </w:r>
      <w:r w:rsidRPr="0089691F">
        <w:rPr>
          <w:color w:val="000000"/>
        </w:rPr>
        <w:fldChar w:fldCharType="end"/>
      </w:r>
      <w:commentRangeEnd w:id="549"/>
      <w:r w:rsidRPr="0089691F">
        <w:rPr>
          <w:rStyle w:val="CommentReference"/>
          <w:color w:val="000000"/>
          <w:sz w:val="24"/>
          <w:szCs w:val="20"/>
        </w:rPr>
        <w:commentReference w:id="549"/>
      </w:r>
    </w:p>
    <w:p w14:paraId="399C2C45" w14:textId="2FF0EAE8" w:rsidR="00C90905" w:rsidRPr="0089691F" w:rsidRDefault="061A4AAB" w:rsidP="00777DE7">
      <w:pPr>
        <w:widowControl w:val="0"/>
        <w:pBdr>
          <w:top w:val="nil"/>
          <w:left w:val="nil"/>
          <w:bottom w:val="nil"/>
          <w:right w:val="nil"/>
          <w:between w:val="nil"/>
        </w:pBdr>
        <w:rPr>
          <w:color w:val="000000"/>
        </w:rPr>
      </w:pPr>
      <w:r w:rsidRPr="0089691F">
        <w:rPr>
          <w:color w:val="000000" w:themeColor="text1"/>
        </w:rPr>
        <w:t>Support for this mapping is not a conformance requirement for actors in the MADO Profile. It is provided for actors that choose to optionally support such mappings.</w:t>
      </w:r>
    </w:p>
    <w:p w14:paraId="20E510A5" w14:textId="097DE1AA" w:rsidR="00234302" w:rsidRPr="0089691F" w:rsidRDefault="00234302">
      <w:pPr>
        <w:pStyle w:val="Heading3"/>
        <w:numPr>
          <w:ilvl w:val="0"/>
          <w:numId w:val="0"/>
        </w:numPr>
        <w:rPr>
          <w:noProof w:val="0"/>
        </w:rPr>
      </w:pPr>
      <w:bookmarkStart w:id="550" w:name="_Toc236254888"/>
      <w:r w:rsidRPr="0089691F">
        <w:rPr>
          <w:noProof w:val="0"/>
        </w:rPr>
        <w:t>6.X.6 Imaging Study Manifest Search Metadata</w:t>
      </w:r>
      <w:bookmarkEnd w:id="550"/>
    </w:p>
    <w:p w14:paraId="0EBC4E6E" w14:textId="77777777" w:rsidR="00234302" w:rsidRPr="0089691F" w:rsidRDefault="00234302" w:rsidP="00234302">
      <w:pPr>
        <w:widowControl w:val="0"/>
        <w:pBdr>
          <w:top w:val="nil"/>
          <w:left w:val="nil"/>
          <w:bottom w:val="nil"/>
          <w:right w:val="nil"/>
          <w:between w:val="nil"/>
        </w:pBdr>
        <w:rPr>
          <w:color w:val="000000"/>
        </w:rPr>
      </w:pPr>
      <w:r w:rsidRPr="0089691F">
        <w:rPr>
          <w:color w:val="000000"/>
        </w:rPr>
        <w:t xml:space="preserve">A set of search parameters is defined in this section for the search of imaging study manifests. </w:t>
      </w:r>
      <w:r w:rsidRPr="0089691F">
        <w:rPr>
          <w:color w:val="000000"/>
        </w:rPr>
        <w:lastRenderedPageBreak/>
        <w:t>These functional requirements ensure a uniform access to imaging study manifest irrespective of the document sharing infrastructure used.</w:t>
      </w:r>
    </w:p>
    <w:p w14:paraId="6919862F" w14:textId="77777777" w:rsidR="00234302" w:rsidRPr="0089691F" w:rsidRDefault="00234302" w:rsidP="00234302">
      <w:pPr>
        <w:widowControl w:val="0"/>
        <w:pBdr>
          <w:top w:val="nil"/>
          <w:left w:val="nil"/>
          <w:bottom w:val="nil"/>
          <w:right w:val="nil"/>
          <w:between w:val="nil"/>
        </w:pBdr>
        <w:rPr>
          <w:color w:val="000000"/>
        </w:rPr>
      </w:pPr>
      <w:r w:rsidRPr="0089691F">
        <w:rPr>
          <w:color w:val="000000"/>
        </w:rPr>
        <w:t>It is expected that the search Document Consumer Actors of the document sharing infrastructure grouped with MADO, will support these search parameters.</w:t>
      </w:r>
    </w:p>
    <w:p w14:paraId="133DAA12" w14:textId="5A710295" w:rsidR="00234302" w:rsidRPr="0089691F" w:rsidRDefault="00234302" w:rsidP="00234302">
      <w:pPr>
        <w:widowControl w:val="0"/>
        <w:pBdr>
          <w:top w:val="nil"/>
          <w:left w:val="nil"/>
          <w:bottom w:val="nil"/>
          <w:right w:val="nil"/>
          <w:between w:val="nil"/>
        </w:pBdr>
        <w:rPr>
          <w:color w:val="000000"/>
          <w:sz w:val="18"/>
          <w:szCs w:val="18"/>
        </w:rPr>
      </w:pPr>
      <w:r w:rsidRPr="0089691F">
        <w:rPr>
          <w:color w:val="000000"/>
        </w:rPr>
        <w:t xml:space="preserve">These parameters have been selected based on the experience with deployments of XDS-I.b and MHD (Comprehensive Metadata option). They are directly supported by the XDS.b, XDS-I.b, XCA, XCA-I, MHD and MHDS profiles. </w:t>
      </w:r>
      <w:r w:rsidRPr="0089691F">
        <w:rPr>
          <w:color w:val="000000"/>
          <w:szCs w:val="24"/>
        </w:rPr>
        <w:t>Any given query might use only a subset of these search parameters.</w:t>
      </w:r>
    </w:p>
    <w:p w14:paraId="3FB224B8" w14:textId="77777777" w:rsidR="00234302" w:rsidRPr="0089691F" w:rsidRDefault="00234302" w:rsidP="00234302">
      <w:pPr>
        <w:pStyle w:val="Heading4"/>
        <w:rPr>
          <w:noProof w:val="0"/>
        </w:rPr>
      </w:pPr>
      <w:r w:rsidRPr="0089691F">
        <w:rPr>
          <w:noProof w:val="0"/>
        </w:rPr>
        <w:t>6.X.6.1 Generic Search Request Parameters</w:t>
      </w:r>
    </w:p>
    <w:p w14:paraId="303778D1" w14:textId="77777777" w:rsidR="00234302" w:rsidRPr="0089691F" w:rsidRDefault="00234302" w:rsidP="009C5A30">
      <w:pPr>
        <w:pStyle w:val="BodyText"/>
      </w:pPr>
      <w:r w:rsidRPr="0089691F">
        <w:t>The following search request parameters are generic (not specific to imaging):</w:t>
      </w:r>
    </w:p>
    <w:p w14:paraId="5B22B8D3" w14:textId="77777777" w:rsidR="00234302" w:rsidRPr="0089691F" w:rsidRDefault="00234302" w:rsidP="009C5A30">
      <w:pPr>
        <w:pStyle w:val="ListBullet2"/>
      </w:pPr>
      <w:r w:rsidRPr="0089691F">
        <w:t>Patient Business Identifier – patient id</w:t>
      </w:r>
    </w:p>
    <w:p w14:paraId="5E195AC1" w14:textId="57E5A2AC" w:rsidR="00234302" w:rsidRPr="0089691F" w:rsidRDefault="00234302" w:rsidP="009C5A30">
      <w:pPr>
        <w:pStyle w:val="ListBullet2"/>
      </w:pPr>
      <w:r w:rsidRPr="0089691F">
        <w:t>Period – the time of service. As a search parameter, it matches when the requested interval overlaps with the period or time of service.</w:t>
      </w:r>
    </w:p>
    <w:p w14:paraId="0DBB91BB" w14:textId="12F6C949" w:rsidR="00234302" w:rsidRPr="0089691F" w:rsidRDefault="00234302" w:rsidP="009C5A30">
      <w:pPr>
        <w:pStyle w:val="ListContinue2"/>
      </w:pPr>
      <w:r w:rsidRPr="0089691F">
        <w:t xml:space="preserve">Note: The time of service for an Imaging Manifest Doc is the Study Date and Time. </w:t>
      </w:r>
    </w:p>
    <w:p w14:paraId="6FD270D2" w14:textId="532C61D7" w:rsidR="00234302" w:rsidRPr="0089691F" w:rsidRDefault="00234302" w:rsidP="009C5A30">
      <w:pPr>
        <w:pStyle w:val="ListBullet2"/>
      </w:pPr>
      <w:r w:rsidRPr="0089691F">
        <w:t>Document Creation Date/Time - date/time the imaging study manifest was created. . This is intended to facilitate finding manifest published or revised after a certain date and time.</w:t>
      </w:r>
    </w:p>
    <w:p w14:paraId="773F29D6" w14:textId="77777777" w:rsidR="00234302" w:rsidRPr="0089691F" w:rsidRDefault="00234302" w:rsidP="009C5A30">
      <w:pPr>
        <w:pStyle w:val="ListBullet2"/>
      </w:pPr>
      <w:r w:rsidRPr="0089691F">
        <w:rPr>
          <w:color w:val="000000"/>
        </w:rPr>
        <w:t xml:space="preserve">Category – class of document (e.g., </w:t>
      </w:r>
      <w:r w:rsidRPr="0089691F">
        <w:rPr>
          <w:i/>
          <w:iCs/>
          <w:color w:val="000000"/>
        </w:rPr>
        <w:t>images or reports)</w:t>
      </w:r>
    </w:p>
    <w:p w14:paraId="4D34F931" w14:textId="77777777" w:rsidR="00234302" w:rsidRPr="0089691F" w:rsidRDefault="00234302" w:rsidP="009C5A30">
      <w:pPr>
        <w:pStyle w:val="ListBullet2"/>
      </w:pPr>
      <w:r w:rsidRPr="0089691F">
        <w:rPr>
          <w:color w:val="000000"/>
        </w:rPr>
        <w:t>Practice Setting – specialty where care was performed/provided (</w:t>
      </w:r>
      <w:r w:rsidRPr="0089691F">
        <w:rPr>
          <w:i/>
          <w:iCs/>
          <w:color w:val="000000"/>
        </w:rPr>
        <w:t xml:space="preserve">e.g., radiology, cardiology, surgery, endoscopy for </w:t>
      </w:r>
      <w:r w:rsidRPr="0089691F">
        <w:rPr>
          <w:color w:val="000000"/>
        </w:rPr>
        <w:t>imaging study manifest</w:t>
      </w:r>
      <w:r w:rsidRPr="0089691F">
        <w:rPr>
          <w:i/>
          <w:iCs/>
          <w:color w:val="000000"/>
        </w:rPr>
        <w:t>)</w:t>
      </w:r>
    </w:p>
    <w:p w14:paraId="0448AFC9" w14:textId="4F686D98" w:rsidR="00234302" w:rsidRPr="0089691F" w:rsidRDefault="00234302" w:rsidP="00234302">
      <w:pPr>
        <w:pStyle w:val="Heading4"/>
        <w:rPr>
          <w:noProof w:val="0"/>
        </w:rPr>
      </w:pPr>
      <w:r w:rsidRPr="0089691F">
        <w:rPr>
          <w:noProof w:val="0"/>
        </w:rPr>
        <w:t>6.X.6.2 Imaging-Specific Search Request Parameters</w:t>
      </w:r>
    </w:p>
    <w:p w14:paraId="738C6378" w14:textId="1C9DF849" w:rsidR="00234302" w:rsidRPr="0089691F" w:rsidRDefault="00234302" w:rsidP="00234302">
      <w:pPr>
        <w:widowControl w:val="0"/>
        <w:pBdr>
          <w:top w:val="nil"/>
          <w:left w:val="nil"/>
          <w:bottom w:val="nil"/>
          <w:right w:val="nil"/>
          <w:between w:val="nil"/>
        </w:pBdr>
        <w:rPr>
          <w:i/>
          <w:iCs/>
          <w:color w:val="000000"/>
        </w:rPr>
      </w:pPr>
      <w:r w:rsidRPr="0089691F">
        <w:rPr>
          <w:color w:val="000000"/>
        </w:rPr>
        <w:t>The following search request parameters are specific to imaging:</w:t>
      </w:r>
    </w:p>
    <w:p w14:paraId="6BD0EE4C" w14:textId="77777777" w:rsidR="00234302" w:rsidRPr="0089691F" w:rsidRDefault="00234302" w:rsidP="009C5A30">
      <w:pPr>
        <w:pStyle w:val="ListBullet2"/>
      </w:pPr>
      <w:r w:rsidRPr="0089691F">
        <w:t xml:space="preserve">Modality </w:t>
      </w:r>
    </w:p>
    <w:p w14:paraId="4952D59E" w14:textId="77777777" w:rsidR="00234302" w:rsidRPr="0089691F" w:rsidRDefault="00234302" w:rsidP="009C5A30">
      <w:pPr>
        <w:pStyle w:val="ListBullet2"/>
      </w:pPr>
      <w:r w:rsidRPr="0089691F">
        <w:t xml:space="preserve">Anatomical Region - body part </w:t>
      </w:r>
    </w:p>
    <w:p w14:paraId="09D9D98E" w14:textId="77777777" w:rsidR="00234302" w:rsidRPr="0089691F" w:rsidRDefault="00234302" w:rsidP="009C5A30">
      <w:pPr>
        <w:pStyle w:val="ListBullet2"/>
      </w:pPr>
      <w:r w:rsidRPr="0089691F">
        <w:t>Study Instance UID</w:t>
      </w:r>
    </w:p>
    <w:p w14:paraId="057BD72F" w14:textId="6F3C769F" w:rsidR="00234302" w:rsidRPr="0089691F" w:rsidRDefault="00234302">
      <w:pPr>
        <w:pStyle w:val="ListBullet2"/>
      </w:pPr>
      <w:r w:rsidRPr="0089691F">
        <w:t>Accession Number (include Issuer of Accession Number to ensure uniqueness)</w:t>
      </w:r>
    </w:p>
    <w:p w14:paraId="5684F8A9" w14:textId="3A3F82F4" w:rsidR="008B176C" w:rsidRPr="0089691F" w:rsidRDefault="008B176C" w:rsidP="009C5A30">
      <w:pPr>
        <w:pStyle w:val="ListBullet2"/>
      </w:pPr>
      <w:r w:rsidRPr="0089691F">
        <w:t>Placer Order Number</w:t>
      </w:r>
    </w:p>
    <w:p w14:paraId="7AFADB32" w14:textId="77777777" w:rsidR="00234302" w:rsidRPr="0089691F" w:rsidRDefault="00234302" w:rsidP="00234302">
      <w:pPr>
        <w:pStyle w:val="Heading4"/>
        <w:rPr>
          <w:noProof w:val="0"/>
        </w:rPr>
      </w:pPr>
      <w:r w:rsidRPr="0089691F">
        <w:rPr>
          <w:noProof w:val="0"/>
        </w:rPr>
        <w:t>6.X.6.3 Return Response Parameters</w:t>
      </w:r>
    </w:p>
    <w:p w14:paraId="04B8050E" w14:textId="3460F947" w:rsidR="00234302" w:rsidRPr="0089691F" w:rsidRDefault="00234302" w:rsidP="009C5A30">
      <w:pPr>
        <w:pStyle w:val="BodyText"/>
        <w:rPr>
          <w:color w:val="000000"/>
        </w:rPr>
      </w:pPr>
      <w:r w:rsidRPr="0089691F">
        <w:t xml:space="preserve">For each matching entry, a response will be returned to the consumer. It is expected that this response contains not only the values of the search parameters conveyed by the query request, but the complete list of values for all supported search parameters, plus some additional parameters that are returned. These returned parameter values may be used by the Health Professional or an application to select any relevant imaging study manifest of interest which can </w:t>
      </w:r>
      <w:r w:rsidRPr="0089691F">
        <w:lastRenderedPageBreak/>
        <w:t>then be retrieved through the document sharing infrastructure. The list of returned parameters are:</w:t>
      </w:r>
    </w:p>
    <w:p w14:paraId="22A68F2D" w14:textId="3ECB9E58" w:rsidR="00234302" w:rsidRPr="0089691F" w:rsidRDefault="00234302" w:rsidP="009C5A30">
      <w:pPr>
        <w:pStyle w:val="ListBullet2"/>
      </w:pPr>
      <w:r w:rsidRPr="0089691F">
        <w:t>Repository Location Unique Identifier - The document repository from which the document can be retrieved.</w:t>
      </w:r>
    </w:p>
    <w:p w14:paraId="6ACF87D0" w14:textId="5A6280A3" w:rsidR="00234302" w:rsidRPr="0089691F" w:rsidRDefault="00234302" w:rsidP="009C5A30">
      <w:pPr>
        <w:pStyle w:val="ListBullet2"/>
      </w:pPr>
      <w:r w:rsidRPr="0089691F">
        <w:rPr>
          <w:color w:val="000000"/>
        </w:rPr>
        <w:t xml:space="preserve">Document </w:t>
      </w:r>
      <w:r w:rsidRPr="0089691F">
        <w:t>Identifier</w:t>
      </w:r>
    </w:p>
    <w:p w14:paraId="369A27EE" w14:textId="3FF6FD9F" w:rsidR="00234302" w:rsidRPr="0089691F" w:rsidRDefault="00234302" w:rsidP="009C5A30">
      <w:pPr>
        <w:pStyle w:val="ListBullet2"/>
      </w:pPr>
      <w:r w:rsidRPr="0089691F">
        <w:t>Document Creation Date/Time</w:t>
      </w:r>
    </w:p>
    <w:p w14:paraId="52FAA88E" w14:textId="47DF9262" w:rsidR="00234302" w:rsidRPr="0089691F" w:rsidRDefault="00234302" w:rsidP="009C5A30">
      <w:pPr>
        <w:pStyle w:val="ListBullet2"/>
      </w:pPr>
      <w:r w:rsidRPr="0089691F">
        <w:t>Document Type</w:t>
      </w:r>
    </w:p>
    <w:p w14:paraId="75213A48" w14:textId="609B15F6" w:rsidR="00234302" w:rsidRPr="0089691F" w:rsidRDefault="00234302" w:rsidP="009C5A30">
      <w:pPr>
        <w:pStyle w:val="ListBullet2"/>
      </w:pPr>
      <w:r w:rsidRPr="0089691F">
        <w:t>Document Format</w:t>
      </w:r>
    </w:p>
    <w:p w14:paraId="16C5CF2D" w14:textId="0079F363" w:rsidR="00234302" w:rsidRPr="0089691F" w:rsidRDefault="00234302" w:rsidP="009C5A30">
      <w:pPr>
        <w:pStyle w:val="ListBullet2"/>
      </w:pPr>
      <w:r w:rsidRPr="0089691F">
        <w:t>Document Mime Type</w:t>
      </w:r>
    </w:p>
    <w:p w14:paraId="3DA99DEE" w14:textId="0783C9A1" w:rsidR="00234302" w:rsidRPr="0089691F" w:rsidRDefault="00234302" w:rsidP="009C5A30">
      <w:pPr>
        <w:pStyle w:val="ListBullet2"/>
      </w:pPr>
      <w:r w:rsidRPr="0089691F">
        <w:t>Document Author(s)</w:t>
      </w:r>
    </w:p>
    <w:p w14:paraId="2F1C9039" w14:textId="74B43384" w:rsidR="00234302" w:rsidRPr="0089691F" w:rsidRDefault="00234302" w:rsidP="009C5A30">
      <w:pPr>
        <w:pStyle w:val="ListBullet2"/>
      </w:pPr>
      <w:r w:rsidRPr="0089691F">
        <w:t>Document Organization Name and ID</w:t>
      </w:r>
    </w:p>
    <w:p w14:paraId="75D5AF99" w14:textId="3F3E567E" w:rsidR="00234302" w:rsidRPr="0089691F" w:rsidRDefault="00234302" w:rsidP="009C5A30">
      <w:pPr>
        <w:pStyle w:val="ListBullet2"/>
      </w:pPr>
      <w:r w:rsidRPr="0089691F">
        <w:t xml:space="preserve">Document </w:t>
      </w:r>
      <w:r w:rsidRPr="0089691F">
        <w:rPr>
          <w:color w:val="000000"/>
        </w:rPr>
        <w:t>Category (high-level type)</w:t>
      </w:r>
    </w:p>
    <w:p w14:paraId="21BE7912" w14:textId="3BE8E622" w:rsidR="00234302" w:rsidRPr="0089691F" w:rsidRDefault="00234302" w:rsidP="009C5A30">
      <w:pPr>
        <w:pStyle w:val="ListBullet2"/>
      </w:pPr>
      <w:r w:rsidRPr="0089691F">
        <w:rPr>
          <w:color w:val="000000"/>
        </w:rPr>
        <w:t>Practice Setting (high-level specialty)</w:t>
      </w:r>
    </w:p>
    <w:p w14:paraId="23375E04" w14:textId="238CD931" w:rsidR="00234302" w:rsidRPr="0089691F" w:rsidRDefault="00234302" w:rsidP="009C5A30">
      <w:pPr>
        <w:pStyle w:val="ListBullet2"/>
      </w:pPr>
      <w:r w:rsidRPr="0089691F">
        <w:rPr>
          <w:color w:val="000000"/>
        </w:rPr>
        <w:t>Order identifier(s)</w:t>
      </w:r>
    </w:p>
    <w:p w14:paraId="1E1E74F4" w14:textId="3530B771" w:rsidR="00234302" w:rsidRPr="0089691F" w:rsidRDefault="00234302" w:rsidP="009C5A30">
      <w:pPr>
        <w:pStyle w:val="ListBullet2"/>
      </w:pPr>
      <w:r w:rsidRPr="0089691F">
        <w:rPr>
          <w:color w:val="000000"/>
        </w:rPr>
        <w:t>Procedure code(s)</w:t>
      </w:r>
    </w:p>
    <w:p w14:paraId="117982A5" w14:textId="6B24A267" w:rsidR="00234302" w:rsidRPr="0089691F" w:rsidRDefault="00234302" w:rsidP="009C5A30">
      <w:pPr>
        <w:pStyle w:val="ListBullet2"/>
      </w:pPr>
      <w:r w:rsidRPr="0089691F">
        <w:rPr>
          <w:color w:val="000000"/>
        </w:rPr>
        <w:t>Modality type(s)</w:t>
      </w:r>
    </w:p>
    <w:p w14:paraId="7D95AAC9" w14:textId="0BE6F1B0" w:rsidR="00234302" w:rsidRPr="0089691F" w:rsidRDefault="00234302" w:rsidP="009C5A30">
      <w:pPr>
        <w:pStyle w:val="ListBullet2"/>
      </w:pPr>
      <w:r w:rsidRPr="0089691F">
        <w:rPr>
          <w:color w:val="000000"/>
        </w:rPr>
        <w:t xml:space="preserve">Anatomical Regions </w:t>
      </w:r>
      <w:r w:rsidRPr="0089691F">
        <w:t>(high-level value set)</w:t>
      </w:r>
    </w:p>
    <w:p w14:paraId="71C5DFB8" w14:textId="77777777" w:rsidR="00234302" w:rsidRPr="0089691F" w:rsidRDefault="00234302" w:rsidP="009C5A30">
      <w:pPr>
        <w:pStyle w:val="ListBullet2"/>
      </w:pPr>
      <w:r w:rsidRPr="0089691F">
        <w:rPr>
          <w:color w:val="000000"/>
        </w:rPr>
        <w:t>Study Instance UID</w:t>
      </w:r>
    </w:p>
    <w:p w14:paraId="4F249C0A" w14:textId="2A353031" w:rsidR="00234302" w:rsidRPr="0089691F" w:rsidRDefault="00234302">
      <w:pPr>
        <w:pStyle w:val="ListBullet2"/>
      </w:pPr>
      <w:r w:rsidRPr="0089691F">
        <w:rPr>
          <w:color w:val="000000"/>
        </w:rPr>
        <w:t>Accession Number(s)</w:t>
      </w:r>
      <w:r w:rsidRPr="0089691F">
        <w:t xml:space="preserve"> </w:t>
      </w:r>
      <w:r w:rsidRPr="0089691F">
        <w:rPr>
          <w:color w:val="000000"/>
        </w:rPr>
        <w:t>(include Issuer of Accession Number to ensure uniqueness)</w:t>
      </w:r>
    </w:p>
    <w:p w14:paraId="4ADCBC65" w14:textId="01A31D9E" w:rsidR="003D0E20" w:rsidRPr="0089691F" w:rsidRDefault="003D0E20" w:rsidP="009C5A30">
      <w:pPr>
        <w:pStyle w:val="ListBullet2"/>
      </w:pPr>
      <w:r w:rsidRPr="0089691F">
        <w:rPr>
          <w:color w:val="000000"/>
        </w:rPr>
        <w:t>Placer Order Number</w:t>
      </w:r>
      <w:r w:rsidR="00E54175" w:rsidRPr="0089691F">
        <w:rPr>
          <w:color w:val="000000"/>
        </w:rPr>
        <w:t>(s)</w:t>
      </w:r>
    </w:p>
    <w:p w14:paraId="214D2F6C" w14:textId="77777777" w:rsidR="00234302" w:rsidRPr="0089691F" w:rsidRDefault="00234302" w:rsidP="00234302">
      <w:pPr>
        <w:pStyle w:val="Heading4"/>
        <w:rPr>
          <w:noProof w:val="0"/>
        </w:rPr>
      </w:pPr>
      <w:r w:rsidRPr="0089691F">
        <w:rPr>
          <w:noProof w:val="0"/>
        </w:rPr>
        <w:t>6.X.6.4 Anatomical Region Value Set</w:t>
      </w:r>
    </w:p>
    <w:p w14:paraId="292103F3" w14:textId="77777777" w:rsidR="00234302" w:rsidRPr="0089691F" w:rsidRDefault="00234302" w:rsidP="009C5A30">
      <w:pPr>
        <w:pStyle w:val="BodyText"/>
      </w:pPr>
      <w:r w:rsidRPr="0089691F">
        <w:t>The Anatomical Region Value Set is defined as a short set of anatomical region values optimized for use as a search parameter, to facilitate a coarse grain filtering among large numbers of imaging studies, performed across a wide range of treatment specialties and imaging modalities. Coarse grain filtering on anatomical regions needs to rely on a short classification set, meaning:</w:t>
      </w:r>
    </w:p>
    <w:p w14:paraId="72A14037" w14:textId="6A225332" w:rsidR="00234302" w:rsidRPr="0089691F" w:rsidRDefault="00234302" w:rsidP="009C5A30">
      <w:pPr>
        <w:pStyle w:val="ListBullet2"/>
      </w:pPr>
      <w:r w:rsidRPr="0089691F">
        <w:t>Typically</w:t>
      </w:r>
      <w:r w:rsidR="005F0A65" w:rsidRPr="0089691F">
        <w:t>,</w:t>
      </w:r>
      <w:r w:rsidRPr="0089691F">
        <w:t xml:space="preserve"> only one or two values, rarely more, are needed to identify, at a high-level, the anatomies associated with most imaging procedures, thus making the mapping of imaging procedure to such high-level anatomy easy and simple to check for correctness when deployed across many sites.</w:t>
      </w:r>
    </w:p>
    <w:p w14:paraId="2F296E00" w14:textId="77777777" w:rsidR="00234302" w:rsidRPr="0089691F" w:rsidRDefault="00234302" w:rsidP="009C5A30">
      <w:pPr>
        <w:pStyle w:val="ListBullet2"/>
      </w:pPr>
      <w:r w:rsidRPr="0089691F">
        <w:t>When expressing a query filter, one should avoid a long pull-down menu of 20, 30 or more values to be presented to the Health Professional to scroll through, to set the filter in a query.</w:t>
      </w:r>
    </w:p>
    <w:p w14:paraId="636DBEC1" w14:textId="77777777" w:rsidR="00234302" w:rsidRPr="0089691F" w:rsidRDefault="00234302" w:rsidP="009C5A30">
      <w:pPr>
        <w:pStyle w:val="ListBullet2"/>
      </w:pPr>
      <w:r w:rsidRPr="0089691F">
        <w:lastRenderedPageBreak/>
        <w:t>Deploying such a shared short set is simple even with large numbers of local imaging procedures (point 1 above) and it lends itself to a robust selection process (point 2 above) by the requester, resulting in avoiding false negative query matches</w:t>
      </w:r>
    </w:p>
    <w:p w14:paraId="043BDA45" w14:textId="77777777" w:rsidR="00234302" w:rsidRPr="0089691F" w:rsidRDefault="00234302" w:rsidP="009C5A30">
      <w:pPr>
        <w:pStyle w:val="BodyText"/>
      </w:pPr>
      <w:r w:rsidRPr="0089691F">
        <w:t>Example of mapping process: A possible way to select the right value(s) of anatomical regions is to automate the mapping at the time the imaging order is processed by the imaging department:</w:t>
      </w:r>
    </w:p>
    <w:p w14:paraId="0731289D" w14:textId="77777777" w:rsidR="00234302" w:rsidRPr="0089691F" w:rsidRDefault="00234302" w:rsidP="009C5A30">
      <w:pPr>
        <w:pStyle w:val="ListNumber2"/>
        <w:numPr>
          <w:ilvl w:val="0"/>
          <w:numId w:val="142"/>
        </w:numPr>
      </w:pPr>
      <w:r w:rsidRPr="0089691F">
        <w:t xml:space="preserve">Today, it is typical that when processing incoming clinical orders, one or more imaging procedure request(s) are created with a corresponding imaging procedure code selected. Such an imaging procedure code comes from a value set (typically around a thousand values) that may be locally defined or nationally standardized, based on ad-hoc or international terminologies. </w:t>
      </w:r>
    </w:p>
    <w:p w14:paraId="03EFD493" w14:textId="60E5860D" w:rsidR="00234302" w:rsidRPr="0089691F" w:rsidRDefault="061A4AAB" w:rsidP="009C5A30">
      <w:pPr>
        <w:pStyle w:val="ListNumber2"/>
      </w:pPr>
      <w:r w:rsidRPr="0089691F">
        <w:t>This variety of terminologies used for imaging procedure codes is not a barrier to define a mapping for each imaging procedure codes used locally to one or more anatomical region(s) from the high-level Anatomical Regions and Systems value set defined in Table 6.X.6.4-1: CID IHE-MADO1 High-Level Anatomic Regions and Systems.</w:t>
      </w:r>
    </w:p>
    <w:p w14:paraId="6EB5AC60" w14:textId="73189BA7" w:rsidR="00234302" w:rsidRPr="0089691F" w:rsidRDefault="061A4AAB" w:rsidP="009C5A30">
      <w:pPr>
        <w:pStyle w:val="ListNumber2"/>
      </w:pPr>
      <w:r w:rsidRPr="0089691F">
        <w:t>This process could be automated by the order processing application at the departmental level. The imaging modalities may continue to manage anatomical codes as they do today.</w:t>
      </w:r>
    </w:p>
    <w:p w14:paraId="4AA2E106" w14:textId="4DD9493D" w:rsidR="00234302" w:rsidRPr="0089691F" w:rsidRDefault="00234302">
      <w:pPr>
        <w:pStyle w:val="TableTitle"/>
        <w:rPr>
          <w:rFonts w:eastAsia="Arial"/>
        </w:rPr>
      </w:pPr>
      <w:r w:rsidRPr="0089691F">
        <w:rPr>
          <w:rFonts w:eastAsia="Arial"/>
        </w:rPr>
        <w:t>Table 6.X.6.4-1: CID IHE-MADO1 High-Level Anatomic Regions and Systems</w:t>
      </w:r>
    </w:p>
    <w:tbl>
      <w:tblPr>
        <w:tblStyle w:val="TableGrid"/>
        <w:tblW w:w="0" w:type="auto"/>
        <w:jc w:val="center"/>
        <w:tblLook w:val="04A0" w:firstRow="1" w:lastRow="0" w:firstColumn="1" w:lastColumn="0" w:noHBand="0" w:noVBand="1"/>
      </w:tblPr>
      <w:tblGrid>
        <w:gridCol w:w="1990"/>
        <w:gridCol w:w="5490"/>
      </w:tblGrid>
      <w:tr w:rsidR="001A01EA" w:rsidRPr="0089691F" w14:paraId="502DF100" w14:textId="77777777" w:rsidTr="009C5A30">
        <w:trPr>
          <w:trHeight w:val="288"/>
          <w:jc w:val="center"/>
        </w:trPr>
        <w:tc>
          <w:tcPr>
            <w:tcW w:w="1990" w:type="dxa"/>
            <w:shd w:val="clear" w:color="auto" w:fill="D9D9D9" w:themeFill="background1" w:themeFillShade="D9"/>
            <w:vAlign w:val="center"/>
          </w:tcPr>
          <w:p w14:paraId="43943C20" w14:textId="2D4C8F49" w:rsidR="001A01EA" w:rsidRPr="00BD54A0" w:rsidRDefault="001A01EA" w:rsidP="00BD54A0">
            <w:pPr>
              <w:pStyle w:val="TableEntry"/>
              <w:jc w:val="right"/>
              <w:rPr>
                <w:rFonts w:eastAsia="Arial"/>
                <w:b/>
                <w:bCs/>
                <w:rPrChange w:id="551" w:author="Mary Jungers" w:date="2026-07-29T21:47:00Z" w16du:dateUtc="2026-07-30T02:47:00Z">
                  <w:rPr>
                    <w:rFonts w:eastAsia="Arial"/>
                  </w:rPr>
                </w:rPrChange>
              </w:rPr>
              <w:pPrChange w:id="552" w:author="Mary Jungers" w:date="2026-07-29T21:47:00Z" w16du:dateUtc="2026-07-30T02:47:00Z">
                <w:pPr>
                  <w:pStyle w:val="BodyText"/>
                  <w:jc w:val="right"/>
                </w:pPr>
              </w:pPrChange>
            </w:pPr>
            <w:r w:rsidRPr="00BD54A0">
              <w:rPr>
                <w:rFonts w:eastAsia="Arial"/>
                <w:b/>
                <w:bCs/>
                <w:rPrChange w:id="553" w:author="Mary Jungers" w:date="2026-07-29T21:47:00Z" w16du:dateUtc="2026-07-30T02:47:00Z">
                  <w:rPr>
                    <w:rFonts w:eastAsia="Arial"/>
                  </w:rPr>
                </w:rPrChange>
              </w:rPr>
              <w:t>Type:</w:t>
            </w:r>
          </w:p>
        </w:tc>
        <w:tc>
          <w:tcPr>
            <w:tcW w:w="5490" w:type="dxa"/>
            <w:vAlign w:val="center"/>
          </w:tcPr>
          <w:p w14:paraId="28D3609B" w14:textId="1857BCA5" w:rsidR="001A01EA" w:rsidRPr="0089691F" w:rsidRDefault="001A01EA" w:rsidP="00BD54A0">
            <w:pPr>
              <w:pStyle w:val="TableEntry"/>
              <w:rPr>
                <w:rFonts w:eastAsia="Arial"/>
              </w:rPr>
              <w:pPrChange w:id="554" w:author="Mary Jungers" w:date="2026-07-29T21:46:00Z" w16du:dateUtc="2026-07-30T02:46:00Z">
                <w:pPr>
                  <w:pStyle w:val="BodyText"/>
                </w:pPr>
              </w:pPrChange>
            </w:pPr>
            <w:r w:rsidRPr="0089691F">
              <w:rPr>
                <w:rFonts w:eastAsia="Arial"/>
              </w:rPr>
              <w:t>Extensible</w:t>
            </w:r>
          </w:p>
        </w:tc>
      </w:tr>
      <w:tr w:rsidR="001A01EA" w:rsidRPr="0089691F" w14:paraId="469D87D3" w14:textId="77777777" w:rsidTr="009C5A30">
        <w:trPr>
          <w:trHeight w:val="288"/>
          <w:jc w:val="center"/>
        </w:trPr>
        <w:tc>
          <w:tcPr>
            <w:tcW w:w="1990" w:type="dxa"/>
            <w:shd w:val="clear" w:color="auto" w:fill="D9D9D9" w:themeFill="background1" w:themeFillShade="D9"/>
            <w:vAlign w:val="center"/>
          </w:tcPr>
          <w:p w14:paraId="0D836CE9" w14:textId="7C488AA4" w:rsidR="001A01EA" w:rsidRPr="00BD54A0" w:rsidRDefault="001A01EA" w:rsidP="00BD54A0">
            <w:pPr>
              <w:pStyle w:val="TableEntry"/>
              <w:jc w:val="right"/>
              <w:rPr>
                <w:rFonts w:eastAsia="Arial"/>
                <w:b/>
                <w:bCs/>
                <w:rPrChange w:id="555" w:author="Mary Jungers" w:date="2026-07-29T21:47:00Z" w16du:dateUtc="2026-07-30T02:47:00Z">
                  <w:rPr>
                    <w:rFonts w:eastAsia="Arial"/>
                  </w:rPr>
                </w:rPrChange>
              </w:rPr>
              <w:pPrChange w:id="556" w:author="Mary Jungers" w:date="2026-07-29T21:47:00Z" w16du:dateUtc="2026-07-30T02:47:00Z">
                <w:pPr>
                  <w:pStyle w:val="BodyText"/>
                  <w:jc w:val="right"/>
                </w:pPr>
              </w:pPrChange>
            </w:pPr>
            <w:r w:rsidRPr="00BD54A0">
              <w:rPr>
                <w:rFonts w:eastAsia="Arial"/>
                <w:b/>
                <w:bCs/>
                <w:rPrChange w:id="557" w:author="Mary Jungers" w:date="2026-07-29T21:47:00Z" w16du:dateUtc="2026-07-30T02:47:00Z">
                  <w:rPr>
                    <w:rFonts w:eastAsia="Arial"/>
                  </w:rPr>
                </w:rPrChange>
              </w:rPr>
              <w:t>FHIR Keyword:</w:t>
            </w:r>
          </w:p>
        </w:tc>
        <w:tc>
          <w:tcPr>
            <w:tcW w:w="5490" w:type="dxa"/>
            <w:vAlign w:val="center"/>
          </w:tcPr>
          <w:p w14:paraId="05F5ED4E" w14:textId="3784221C" w:rsidR="001A01EA" w:rsidRPr="0089691F" w:rsidRDefault="001A01EA" w:rsidP="00BD54A0">
            <w:pPr>
              <w:pStyle w:val="TableEntry"/>
              <w:rPr>
                <w:rFonts w:eastAsia="Arial"/>
              </w:rPr>
              <w:pPrChange w:id="558" w:author="Mary Jungers" w:date="2026-07-29T21:46:00Z" w16du:dateUtc="2026-07-30T02:46:00Z">
                <w:pPr>
                  <w:pStyle w:val="BodyText"/>
                </w:pPr>
              </w:pPrChange>
            </w:pPr>
            <w:r w:rsidRPr="0089691F">
              <w:rPr>
                <w:rFonts w:eastAsia="Arial"/>
              </w:rPr>
              <w:t>IHE-MADO1-HighLevelAnatomicRegionsAndSystems</w:t>
            </w:r>
          </w:p>
        </w:tc>
      </w:tr>
      <w:tr w:rsidR="001A01EA" w:rsidRPr="0089691F" w14:paraId="45053978" w14:textId="77777777" w:rsidTr="009C5A30">
        <w:trPr>
          <w:trHeight w:val="288"/>
          <w:jc w:val="center"/>
        </w:trPr>
        <w:tc>
          <w:tcPr>
            <w:tcW w:w="1990" w:type="dxa"/>
            <w:shd w:val="clear" w:color="auto" w:fill="D9D9D9" w:themeFill="background1" w:themeFillShade="D9"/>
            <w:vAlign w:val="center"/>
          </w:tcPr>
          <w:p w14:paraId="2470963A" w14:textId="5584B97E" w:rsidR="001A01EA" w:rsidRPr="00BD54A0" w:rsidRDefault="001A01EA" w:rsidP="00BD54A0">
            <w:pPr>
              <w:pStyle w:val="TableEntry"/>
              <w:jc w:val="right"/>
              <w:rPr>
                <w:rFonts w:eastAsia="Arial"/>
                <w:b/>
                <w:bCs/>
                <w:rPrChange w:id="559" w:author="Mary Jungers" w:date="2026-07-29T21:47:00Z" w16du:dateUtc="2026-07-30T02:47:00Z">
                  <w:rPr>
                    <w:rFonts w:eastAsia="Arial"/>
                  </w:rPr>
                </w:rPrChange>
              </w:rPr>
              <w:pPrChange w:id="560" w:author="Mary Jungers" w:date="2026-07-29T21:47:00Z" w16du:dateUtc="2026-07-30T02:47:00Z">
                <w:pPr>
                  <w:pStyle w:val="BodyText"/>
                  <w:jc w:val="right"/>
                </w:pPr>
              </w:pPrChange>
            </w:pPr>
            <w:r w:rsidRPr="00BD54A0">
              <w:rPr>
                <w:rFonts w:eastAsia="Arial"/>
                <w:b/>
                <w:bCs/>
                <w:rPrChange w:id="561" w:author="Mary Jungers" w:date="2026-07-29T21:47:00Z" w16du:dateUtc="2026-07-30T02:47:00Z">
                  <w:rPr>
                    <w:rFonts w:eastAsia="Arial"/>
                  </w:rPr>
                </w:rPrChange>
              </w:rPr>
              <w:t>Keyword:</w:t>
            </w:r>
          </w:p>
        </w:tc>
        <w:tc>
          <w:tcPr>
            <w:tcW w:w="5490" w:type="dxa"/>
            <w:vAlign w:val="center"/>
          </w:tcPr>
          <w:p w14:paraId="0E3FEA1E" w14:textId="567DE36E" w:rsidR="001A01EA" w:rsidRPr="0089691F" w:rsidRDefault="001A01EA" w:rsidP="00BD54A0">
            <w:pPr>
              <w:pStyle w:val="TableEntry"/>
              <w:rPr>
                <w:rFonts w:eastAsia="Arial"/>
              </w:rPr>
              <w:pPrChange w:id="562" w:author="Mary Jungers" w:date="2026-07-29T21:46:00Z" w16du:dateUtc="2026-07-30T02:46:00Z">
                <w:pPr>
                  <w:pStyle w:val="BodyText"/>
                </w:pPr>
              </w:pPrChange>
            </w:pPr>
            <w:r w:rsidRPr="0089691F">
              <w:rPr>
                <w:rFonts w:eastAsia="Arial"/>
              </w:rPr>
              <w:t>HighLevelAnatomicRegionsAndSystems</w:t>
            </w:r>
          </w:p>
        </w:tc>
      </w:tr>
      <w:tr w:rsidR="001A01EA" w:rsidRPr="0089691F" w14:paraId="4B978F56" w14:textId="77777777" w:rsidTr="009C5A30">
        <w:trPr>
          <w:trHeight w:val="288"/>
          <w:jc w:val="center"/>
        </w:trPr>
        <w:tc>
          <w:tcPr>
            <w:tcW w:w="1990" w:type="dxa"/>
            <w:shd w:val="clear" w:color="auto" w:fill="D9D9D9" w:themeFill="background1" w:themeFillShade="D9"/>
            <w:vAlign w:val="center"/>
          </w:tcPr>
          <w:p w14:paraId="747A8FC0" w14:textId="58E710AC" w:rsidR="001A01EA" w:rsidRPr="00BD54A0" w:rsidRDefault="001A01EA" w:rsidP="00BD54A0">
            <w:pPr>
              <w:pStyle w:val="TableEntry"/>
              <w:jc w:val="right"/>
              <w:rPr>
                <w:rFonts w:eastAsia="Arial"/>
                <w:b/>
                <w:bCs/>
                <w:rPrChange w:id="563" w:author="Mary Jungers" w:date="2026-07-29T21:47:00Z" w16du:dateUtc="2026-07-30T02:47:00Z">
                  <w:rPr>
                    <w:rFonts w:eastAsia="Arial"/>
                  </w:rPr>
                </w:rPrChange>
              </w:rPr>
              <w:pPrChange w:id="564" w:author="Mary Jungers" w:date="2026-07-29T21:47:00Z" w16du:dateUtc="2026-07-30T02:47:00Z">
                <w:pPr>
                  <w:pStyle w:val="BodyText"/>
                  <w:jc w:val="right"/>
                </w:pPr>
              </w:pPrChange>
            </w:pPr>
            <w:r w:rsidRPr="00BD54A0">
              <w:rPr>
                <w:rFonts w:eastAsia="Arial"/>
                <w:b/>
                <w:bCs/>
                <w:rPrChange w:id="565" w:author="Mary Jungers" w:date="2026-07-29T21:47:00Z" w16du:dateUtc="2026-07-30T02:47:00Z">
                  <w:rPr>
                    <w:rFonts w:eastAsia="Arial"/>
                  </w:rPr>
                </w:rPrChange>
              </w:rPr>
              <w:t>Version:</w:t>
            </w:r>
          </w:p>
        </w:tc>
        <w:tc>
          <w:tcPr>
            <w:tcW w:w="5490" w:type="dxa"/>
            <w:vAlign w:val="center"/>
          </w:tcPr>
          <w:p w14:paraId="1CE9ACD1" w14:textId="737E22B9" w:rsidR="001A01EA" w:rsidRPr="0089691F" w:rsidRDefault="001A01EA" w:rsidP="00BD54A0">
            <w:pPr>
              <w:pStyle w:val="TableEntry"/>
              <w:rPr>
                <w:rFonts w:eastAsia="Arial"/>
              </w:rPr>
              <w:pPrChange w:id="566" w:author="Mary Jungers" w:date="2026-07-29T21:46:00Z" w16du:dateUtc="2026-07-30T02:46:00Z">
                <w:pPr>
                  <w:pStyle w:val="BodyText"/>
                </w:pPr>
              </w:pPrChange>
            </w:pPr>
            <w:r w:rsidRPr="0089691F">
              <w:rPr>
                <w:rFonts w:eastAsia="Arial"/>
              </w:rPr>
              <w:t>20260227</w:t>
            </w:r>
          </w:p>
        </w:tc>
      </w:tr>
      <w:tr w:rsidR="001A01EA" w:rsidRPr="0089691F" w14:paraId="0E928054" w14:textId="77777777" w:rsidTr="009C5A30">
        <w:trPr>
          <w:trHeight w:val="288"/>
          <w:jc w:val="center"/>
        </w:trPr>
        <w:tc>
          <w:tcPr>
            <w:tcW w:w="1990" w:type="dxa"/>
            <w:shd w:val="clear" w:color="auto" w:fill="D9D9D9" w:themeFill="background1" w:themeFillShade="D9"/>
            <w:vAlign w:val="center"/>
          </w:tcPr>
          <w:p w14:paraId="1062C60A" w14:textId="783FF1CF" w:rsidR="001A01EA" w:rsidRPr="00BD54A0" w:rsidRDefault="001A01EA" w:rsidP="00BD54A0">
            <w:pPr>
              <w:pStyle w:val="TableEntry"/>
              <w:jc w:val="right"/>
              <w:rPr>
                <w:rFonts w:eastAsia="Arial"/>
                <w:b/>
                <w:bCs/>
                <w:rPrChange w:id="567" w:author="Mary Jungers" w:date="2026-07-29T21:47:00Z" w16du:dateUtc="2026-07-30T02:47:00Z">
                  <w:rPr>
                    <w:rFonts w:eastAsia="Arial"/>
                  </w:rPr>
                </w:rPrChange>
              </w:rPr>
              <w:pPrChange w:id="568" w:author="Mary Jungers" w:date="2026-07-29T21:47:00Z" w16du:dateUtc="2026-07-30T02:47:00Z">
                <w:pPr>
                  <w:pStyle w:val="BodyText"/>
                  <w:jc w:val="right"/>
                </w:pPr>
              </w:pPrChange>
            </w:pPr>
            <w:r w:rsidRPr="00BD54A0">
              <w:rPr>
                <w:rFonts w:eastAsia="Arial"/>
                <w:b/>
                <w:bCs/>
                <w:rPrChange w:id="569" w:author="Mary Jungers" w:date="2026-07-29T21:47:00Z" w16du:dateUtc="2026-07-30T02:47:00Z">
                  <w:rPr>
                    <w:rFonts w:eastAsia="Arial"/>
                  </w:rPr>
                </w:rPrChange>
              </w:rPr>
              <w:t>UID:</w:t>
            </w:r>
          </w:p>
        </w:tc>
        <w:tc>
          <w:tcPr>
            <w:tcW w:w="5490" w:type="dxa"/>
            <w:vAlign w:val="center"/>
          </w:tcPr>
          <w:p w14:paraId="38542169" w14:textId="4353E5AC" w:rsidR="001A01EA" w:rsidRPr="0089691F" w:rsidRDefault="00FA2F18" w:rsidP="00BD54A0">
            <w:pPr>
              <w:pStyle w:val="TableEntry"/>
              <w:rPr>
                <w:rFonts w:eastAsia="Arial"/>
              </w:rPr>
              <w:pPrChange w:id="570" w:author="Mary Jungers" w:date="2026-07-29T21:46:00Z" w16du:dateUtc="2026-07-30T02:46:00Z">
                <w:pPr>
                  <w:pStyle w:val="BodyText"/>
                </w:pPr>
              </w:pPrChange>
            </w:pPr>
            <w:r w:rsidRPr="0089691F">
              <w:rPr>
                <w:rFonts w:eastAsia="Arial"/>
              </w:rPr>
              <w:t>1.3.6.1.4.1.19376.1.1.86.1</w:t>
            </w:r>
          </w:p>
        </w:tc>
      </w:tr>
      <w:tr w:rsidR="001A01EA" w:rsidRPr="0089691F" w14:paraId="6258F808" w14:textId="77777777" w:rsidTr="009C5A30">
        <w:trPr>
          <w:trHeight w:val="288"/>
          <w:jc w:val="center"/>
        </w:trPr>
        <w:tc>
          <w:tcPr>
            <w:tcW w:w="1990" w:type="dxa"/>
            <w:shd w:val="clear" w:color="auto" w:fill="D9D9D9" w:themeFill="background1" w:themeFillShade="D9"/>
            <w:vAlign w:val="center"/>
          </w:tcPr>
          <w:p w14:paraId="2551DF6C" w14:textId="1D5E946D" w:rsidR="001A01EA" w:rsidRPr="00BD54A0" w:rsidRDefault="001A01EA" w:rsidP="00BD54A0">
            <w:pPr>
              <w:pStyle w:val="TableEntry"/>
              <w:jc w:val="right"/>
              <w:rPr>
                <w:rFonts w:eastAsia="Arial"/>
                <w:b/>
                <w:bCs/>
                <w:rPrChange w:id="571" w:author="Mary Jungers" w:date="2026-07-29T21:47:00Z" w16du:dateUtc="2026-07-30T02:47:00Z">
                  <w:rPr>
                    <w:rFonts w:eastAsia="Arial"/>
                  </w:rPr>
                </w:rPrChange>
              </w:rPr>
              <w:pPrChange w:id="572" w:author="Mary Jungers" w:date="2026-07-29T21:47:00Z" w16du:dateUtc="2026-07-30T02:47:00Z">
                <w:pPr>
                  <w:pStyle w:val="BodyText"/>
                  <w:jc w:val="right"/>
                </w:pPr>
              </w:pPrChange>
            </w:pPr>
            <w:r w:rsidRPr="00BD54A0">
              <w:rPr>
                <w:rFonts w:eastAsia="Arial"/>
                <w:b/>
                <w:bCs/>
                <w:rPrChange w:id="573" w:author="Mary Jungers" w:date="2026-07-29T21:47:00Z" w16du:dateUtc="2026-07-30T02:47:00Z">
                  <w:rPr>
                    <w:rFonts w:eastAsia="Arial"/>
                  </w:rPr>
                </w:rPrChange>
              </w:rPr>
              <w:t>Context Group ID:</w:t>
            </w:r>
          </w:p>
        </w:tc>
        <w:tc>
          <w:tcPr>
            <w:tcW w:w="5490" w:type="dxa"/>
            <w:vAlign w:val="center"/>
          </w:tcPr>
          <w:p w14:paraId="50F501F5" w14:textId="6B27CF3B" w:rsidR="001A01EA" w:rsidRPr="0089691F" w:rsidRDefault="001A01EA" w:rsidP="00BD54A0">
            <w:pPr>
              <w:pStyle w:val="TableEntry"/>
              <w:rPr>
                <w:rFonts w:eastAsia="Arial"/>
              </w:rPr>
              <w:pPrChange w:id="574" w:author="Mary Jungers" w:date="2026-07-29T21:46:00Z" w16du:dateUtc="2026-07-30T02:46:00Z">
                <w:pPr>
                  <w:pStyle w:val="BodyText"/>
                </w:pPr>
              </w:pPrChange>
            </w:pPr>
            <w:r w:rsidRPr="0089691F">
              <w:rPr>
                <w:rFonts w:eastAsia="Arial"/>
              </w:rPr>
              <w:t>CID IHE-MADO1</w:t>
            </w:r>
          </w:p>
        </w:tc>
      </w:tr>
    </w:tbl>
    <w:p w14:paraId="14CFF634" w14:textId="77777777" w:rsidR="00234302" w:rsidRPr="0089691F" w:rsidRDefault="00234302" w:rsidP="009C5A30">
      <w:pPr>
        <w:pStyle w:val="BodyText"/>
        <w:rPr>
          <w:rFonts w:eastAsia="Arial"/>
          <w:highlight w:val="yellow"/>
        </w:rPr>
      </w:pPr>
    </w:p>
    <w:tbl>
      <w:tblPr>
        <w:tblW w:w="9345" w:type="dxa"/>
        <w:tblBorders>
          <w:top w:val="nil"/>
          <w:left w:val="nil"/>
          <w:bottom w:val="nil"/>
          <w:right w:val="nil"/>
          <w:insideH w:val="nil"/>
          <w:insideV w:val="nil"/>
        </w:tblBorders>
        <w:tblLayout w:type="fixed"/>
        <w:tblLook w:val="0600" w:firstRow="0" w:lastRow="0" w:firstColumn="0" w:lastColumn="0" w:noHBand="1" w:noVBand="1"/>
      </w:tblPr>
      <w:tblGrid>
        <w:gridCol w:w="1835"/>
        <w:gridCol w:w="1701"/>
        <w:gridCol w:w="2410"/>
        <w:gridCol w:w="3399"/>
      </w:tblGrid>
      <w:tr w:rsidR="00234302" w:rsidRPr="0089691F" w14:paraId="6A4EA667" w14:textId="77777777" w:rsidTr="009C5A30">
        <w:trPr>
          <w:cantSplit/>
          <w:trHeight w:val="645"/>
          <w:tblHeader/>
        </w:trPr>
        <w:tc>
          <w:tcPr>
            <w:tcW w:w="1835" w:type="dxa"/>
            <w:tcBorders>
              <w:top w:val="single" w:sz="6" w:space="0" w:color="000000"/>
              <w:left w:val="single" w:sz="6" w:space="0" w:color="000000"/>
              <w:bottom w:val="single" w:sz="4" w:space="0" w:color="auto"/>
              <w:right w:val="single" w:sz="6" w:space="0" w:color="000000"/>
            </w:tcBorders>
            <w:shd w:val="clear" w:color="auto" w:fill="D9D9D9"/>
            <w:tcMar>
              <w:top w:w="40" w:type="dxa"/>
              <w:left w:w="40" w:type="dxa"/>
              <w:bottom w:w="40" w:type="dxa"/>
              <w:right w:w="40" w:type="dxa"/>
            </w:tcMar>
          </w:tcPr>
          <w:p w14:paraId="0924F3AC" w14:textId="19ECFF16" w:rsidR="00234302" w:rsidRPr="0089691F" w:rsidRDefault="00234302" w:rsidP="009C5A30">
            <w:pPr>
              <w:pStyle w:val="TableEntryHeader"/>
              <w:rPr>
                <w:rFonts w:eastAsia="Arial"/>
              </w:rPr>
            </w:pPr>
            <w:r w:rsidRPr="0089691F">
              <w:rPr>
                <w:rFonts w:eastAsia="Arial"/>
              </w:rPr>
              <w:t>Coding Scheme Designator</w:t>
            </w:r>
          </w:p>
        </w:tc>
        <w:tc>
          <w:tcPr>
            <w:tcW w:w="1701" w:type="dxa"/>
            <w:tcBorders>
              <w:top w:val="single" w:sz="6" w:space="0" w:color="000000"/>
              <w:left w:val="nil"/>
              <w:bottom w:val="single" w:sz="4" w:space="0" w:color="auto"/>
              <w:right w:val="single" w:sz="6" w:space="0" w:color="000000"/>
            </w:tcBorders>
            <w:shd w:val="clear" w:color="auto" w:fill="D9D9D9"/>
            <w:tcMar>
              <w:top w:w="40" w:type="dxa"/>
              <w:left w:w="40" w:type="dxa"/>
              <w:bottom w:w="40" w:type="dxa"/>
              <w:right w:w="40" w:type="dxa"/>
            </w:tcMar>
          </w:tcPr>
          <w:p w14:paraId="69A4CB99" w14:textId="742D49C0" w:rsidR="00234302" w:rsidRPr="0089691F" w:rsidRDefault="00234302" w:rsidP="009C5A30">
            <w:pPr>
              <w:pStyle w:val="TableEntryHeader"/>
              <w:rPr>
                <w:rFonts w:eastAsia="Arial"/>
              </w:rPr>
            </w:pPr>
          </w:p>
          <w:p w14:paraId="72239CAC" w14:textId="148370C6" w:rsidR="00234302" w:rsidRPr="0089691F" w:rsidRDefault="00234302" w:rsidP="009C5A30">
            <w:pPr>
              <w:pStyle w:val="TableEntryHeader"/>
              <w:rPr>
                <w:rFonts w:eastAsia="Arial"/>
              </w:rPr>
            </w:pPr>
            <w:r w:rsidRPr="0089691F">
              <w:rPr>
                <w:rFonts w:eastAsia="Arial"/>
              </w:rPr>
              <w:t>Code Value</w:t>
            </w:r>
          </w:p>
        </w:tc>
        <w:tc>
          <w:tcPr>
            <w:tcW w:w="2410" w:type="dxa"/>
            <w:tcBorders>
              <w:top w:val="single" w:sz="6" w:space="0" w:color="000000"/>
              <w:left w:val="nil"/>
              <w:bottom w:val="single" w:sz="4" w:space="0" w:color="auto"/>
              <w:right w:val="single" w:sz="6" w:space="0" w:color="000000"/>
            </w:tcBorders>
            <w:shd w:val="clear" w:color="auto" w:fill="D9D9D9"/>
            <w:tcMar>
              <w:top w:w="40" w:type="dxa"/>
              <w:left w:w="40" w:type="dxa"/>
              <w:bottom w:w="40" w:type="dxa"/>
              <w:right w:w="40" w:type="dxa"/>
            </w:tcMar>
          </w:tcPr>
          <w:p w14:paraId="5B3E687F" w14:textId="6B8DFB86" w:rsidR="00234302" w:rsidRPr="0089691F" w:rsidRDefault="00234302" w:rsidP="009C5A30">
            <w:pPr>
              <w:pStyle w:val="TableEntryHeader"/>
              <w:rPr>
                <w:rFonts w:eastAsia="Arial"/>
              </w:rPr>
            </w:pPr>
          </w:p>
          <w:p w14:paraId="043BAD47" w14:textId="454D6B36" w:rsidR="00234302" w:rsidRPr="0089691F" w:rsidRDefault="00234302" w:rsidP="009C5A30">
            <w:pPr>
              <w:pStyle w:val="TableEntryHeader"/>
              <w:rPr>
                <w:rFonts w:eastAsia="Arial"/>
              </w:rPr>
            </w:pPr>
            <w:r w:rsidRPr="0089691F">
              <w:rPr>
                <w:rFonts w:eastAsia="Arial"/>
              </w:rPr>
              <w:t>Code Meaning</w:t>
            </w:r>
          </w:p>
        </w:tc>
        <w:tc>
          <w:tcPr>
            <w:tcW w:w="3399" w:type="dxa"/>
            <w:tcBorders>
              <w:top w:val="single" w:sz="6" w:space="0" w:color="000000"/>
              <w:left w:val="nil"/>
              <w:bottom w:val="single" w:sz="4" w:space="0" w:color="auto"/>
              <w:right w:val="single" w:sz="6" w:space="0" w:color="000000"/>
            </w:tcBorders>
            <w:shd w:val="clear" w:color="auto" w:fill="D9D9D9"/>
            <w:tcMar>
              <w:top w:w="40" w:type="dxa"/>
              <w:left w:w="40" w:type="dxa"/>
              <w:bottom w:w="40" w:type="dxa"/>
              <w:right w:w="40" w:type="dxa"/>
            </w:tcMar>
          </w:tcPr>
          <w:p w14:paraId="007327CE" w14:textId="24096644" w:rsidR="00234302" w:rsidRPr="0089691F" w:rsidRDefault="00234302" w:rsidP="009C5A30">
            <w:pPr>
              <w:pStyle w:val="TableEntryHeader"/>
              <w:rPr>
                <w:rFonts w:eastAsia="Arial"/>
              </w:rPr>
            </w:pPr>
            <w:r w:rsidRPr="0089691F">
              <w:rPr>
                <w:rFonts w:eastAsia="Arial"/>
              </w:rPr>
              <w:t>Corresponding</w:t>
            </w:r>
          </w:p>
          <w:p w14:paraId="5CCAC75A" w14:textId="1382BF2E" w:rsidR="00234302" w:rsidRPr="0089691F" w:rsidRDefault="00234302" w:rsidP="009C5A30">
            <w:pPr>
              <w:pStyle w:val="TableEntryHeader"/>
              <w:rPr>
                <w:rFonts w:eastAsia="Arial"/>
              </w:rPr>
            </w:pPr>
            <w:r w:rsidRPr="0089691F">
              <w:rPr>
                <w:rFonts w:eastAsia="Arial"/>
              </w:rPr>
              <w:t>DICOM Body Part Examined</w:t>
            </w:r>
          </w:p>
        </w:tc>
      </w:tr>
      <w:tr w:rsidR="00234302" w:rsidRPr="0089691F" w14:paraId="72FDD135" w14:textId="77777777" w:rsidTr="009C5A30">
        <w:trPr>
          <w:trHeight w:val="306"/>
        </w:trPr>
        <w:tc>
          <w:tcPr>
            <w:tcW w:w="1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6652B97F" w14:textId="7B6170B2" w:rsidR="00234302" w:rsidRPr="0089691F" w:rsidRDefault="00234302" w:rsidP="009C5A30">
            <w:pPr>
              <w:pStyle w:val="TableEntry"/>
              <w:rPr>
                <w:rFonts w:eastAsia="Arial"/>
              </w:rPr>
            </w:pPr>
            <w:r w:rsidRPr="0089691F">
              <w:rPr>
                <w:rFonts w:eastAsia="Arial"/>
              </w:rPr>
              <w:t>SCT</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0EA3358D" w14:textId="6C964863" w:rsidR="00234302" w:rsidRPr="0089691F" w:rsidRDefault="00234302" w:rsidP="009C5A30">
            <w:pPr>
              <w:pStyle w:val="TableEntry"/>
              <w:rPr>
                <w:rFonts w:eastAsia="Arial"/>
                <w:u w:val="single"/>
              </w:rPr>
            </w:pPr>
            <w:hyperlink r:id="rId59" w:history="1">
              <w:r w:rsidRPr="0089691F">
                <w:rPr>
                  <w:rFonts w:eastAsia="Arial"/>
                  <w:u w:val="single"/>
                </w:rPr>
                <w:t>63337009</w:t>
              </w:r>
            </w:hyperlink>
          </w:p>
        </w:tc>
        <w:tc>
          <w:tcPr>
            <w:tcW w:w="24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264A11BB" w14:textId="5D0D52F1" w:rsidR="00234302" w:rsidRPr="0089691F" w:rsidRDefault="00234302" w:rsidP="009C5A30">
            <w:pPr>
              <w:pStyle w:val="TableEntry"/>
              <w:rPr>
                <w:rFonts w:eastAsia="Arial"/>
              </w:rPr>
            </w:pPr>
            <w:r w:rsidRPr="0089691F">
              <w:rPr>
                <w:rFonts w:eastAsia="Arial"/>
              </w:rPr>
              <w:t>Lower trunk</w:t>
            </w:r>
          </w:p>
        </w:tc>
        <w:tc>
          <w:tcPr>
            <w:tcW w:w="3399"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0296EC8F" w14:textId="251395AA" w:rsidR="00234302" w:rsidRPr="0089691F" w:rsidRDefault="00234302" w:rsidP="009C5A30">
            <w:pPr>
              <w:pStyle w:val="TableEntry"/>
              <w:rPr>
                <w:rFonts w:eastAsia="Arial"/>
              </w:rPr>
            </w:pPr>
            <w:r w:rsidRPr="0089691F">
              <w:rPr>
                <w:rFonts w:eastAsia="Arial"/>
              </w:rPr>
              <w:t>LOWERTRUNK</w:t>
            </w:r>
          </w:p>
        </w:tc>
      </w:tr>
      <w:tr w:rsidR="00234302" w:rsidRPr="0089691F" w14:paraId="497B937D" w14:textId="77777777" w:rsidTr="009C5A30">
        <w:trPr>
          <w:trHeight w:val="313"/>
        </w:trPr>
        <w:tc>
          <w:tcPr>
            <w:tcW w:w="1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0E4FE55B" w14:textId="4DDD7DBB" w:rsidR="00234302" w:rsidRPr="0089691F" w:rsidRDefault="00234302" w:rsidP="009C5A30">
            <w:pPr>
              <w:pStyle w:val="TableEntry"/>
              <w:rPr>
                <w:rFonts w:eastAsia="Arial"/>
              </w:rPr>
            </w:pPr>
            <w:r w:rsidRPr="0089691F">
              <w:rPr>
                <w:rFonts w:eastAsia="Arial"/>
              </w:rPr>
              <w:t>SCT</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2A1E8B48" w14:textId="0DB57DDF" w:rsidR="00234302" w:rsidRPr="0089691F" w:rsidRDefault="00234302" w:rsidP="009C5A30">
            <w:pPr>
              <w:pStyle w:val="TableEntry"/>
              <w:rPr>
                <w:rFonts w:eastAsia="Arial"/>
                <w:u w:val="single"/>
              </w:rPr>
            </w:pPr>
            <w:hyperlink r:id="rId60" w:history="1">
              <w:r w:rsidRPr="0089691F">
                <w:rPr>
                  <w:rFonts w:eastAsia="Arial"/>
                  <w:u w:val="single"/>
                </w:rPr>
                <w:t>38266002</w:t>
              </w:r>
            </w:hyperlink>
          </w:p>
        </w:tc>
        <w:tc>
          <w:tcPr>
            <w:tcW w:w="24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0D21DF9" w14:textId="4F19CF01" w:rsidR="00234302" w:rsidRPr="0089691F" w:rsidRDefault="00234302" w:rsidP="009C5A30">
            <w:pPr>
              <w:pStyle w:val="TableEntry"/>
              <w:rPr>
                <w:rFonts w:eastAsia="Arial"/>
              </w:rPr>
            </w:pPr>
            <w:r w:rsidRPr="0089691F">
              <w:rPr>
                <w:rFonts w:eastAsia="Arial"/>
              </w:rPr>
              <w:t>Entire body</w:t>
            </w:r>
          </w:p>
        </w:tc>
        <w:tc>
          <w:tcPr>
            <w:tcW w:w="3399"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47D4CAF9" w14:textId="6EAF15A0" w:rsidR="00234302" w:rsidRPr="0089691F" w:rsidRDefault="00234302" w:rsidP="009C5A30">
            <w:pPr>
              <w:pStyle w:val="TableEntry"/>
              <w:rPr>
                <w:rFonts w:eastAsia="Arial"/>
              </w:rPr>
            </w:pPr>
            <w:r w:rsidRPr="0089691F">
              <w:rPr>
                <w:rFonts w:eastAsia="Arial"/>
              </w:rPr>
              <w:t>WHOLEBODY</w:t>
            </w:r>
          </w:p>
        </w:tc>
      </w:tr>
      <w:tr w:rsidR="00234302" w:rsidRPr="0089691F" w14:paraId="6DC5BE61" w14:textId="77777777" w:rsidTr="009C5A30">
        <w:trPr>
          <w:trHeight w:val="245"/>
        </w:trPr>
        <w:tc>
          <w:tcPr>
            <w:tcW w:w="1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24D604DE" w14:textId="070C5D6E" w:rsidR="00234302" w:rsidRPr="0089691F" w:rsidRDefault="00234302" w:rsidP="009C5A30">
            <w:pPr>
              <w:pStyle w:val="TableEntry"/>
              <w:rPr>
                <w:rFonts w:eastAsia="Arial"/>
              </w:rPr>
            </w:pPr>
            <w:r w:rsidRPr="0089691F">
              <w:rPr>
                <w:rFonts w:eastAsia="Arial"/>
              </w:rPr>
              <w:t>SCT</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4185860D" w14:textId="024A9EAE" w:rsidR="00234302" w:rsidRPr="0089691F" w:rsidRDefault="00234302" w:rsidP="009C5A30">
            <w:pPr>
              <w:pStyle w:val="TableEntry"/>
              <w:rPr>
                <w:rFonts w:eastAsia="Arial"/>
                <w:u w:val="single"/>
              </w:rPr>
            </w:pPr>
            <w:hyperlink r:id="rId61" w:history="1">
              <w:r w:rsidRPr="0089691F">
                <w:rPr>
                  <w:rFonts w:eastAsia="Arial"/>
                  <w:u w:val="single"/>
                </w:rPr>
                <w:t>53120007</w:t>
              </w:r>
            </w:hyperlink>
          </w:p>
        </w:tc>
        <w:tc>
          <w:tcPr>
            <w:tcW w:w="24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3A746C8D" w14:textId="7CFA58E8" w:rsidR="00234302" w:rsidRPr="0089691F" w:rsidRDefault="00234302" w:rsidP="009C5A30">
            <w:pPr>
              <w:pStyle w:val="TableEntry"/>
              <w:rPr>
                <w:rFonts w:eastAsia="Arial"/>
              </w:rPr>
            </w:pPr>
            <w:r w:rsidRPr="0089691F">
              <w:rPr>
                <w:rFonts w:eastAsia="Arial"/>
              </w:rPr>
              <w:t>Upper limb</w:t>
            </w:r>
          </w:p>
        </w:tc>
        <w:tc>
          <w:tcPr>
            <w:tcW w:w="3399"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1F75302C" w14:textId="186C1FCB" w:rsidR="00234302" w:rsidRPr="0089691F" w:rsidRDefault="00234302" w:rsidP="009C5A30">
            <w:pPr>
              <w:pStyle w:val="TableEntry"/>
              <w:rPr>
                <w:rFonts w:eastAsia="Arial"/>
              </w:rPr>
            </w:pPr>
            <w:r w:rsidRPr="0089691F">
              <w:rPr>
                <w:rFonts w:eastAsia="Arial"/>
              </w:rPr>
              <w:t>UPPERLIMB</w:t>
            </w:r>
          </w:p>
        </w:tc>
      </w:tr>
      <w:tr w:rsidR="00234302" w:rsidRPr="0089691F" w14:paraId="1E29AACE" w14:textId="77777777" w:rsidTr="009C5A30">
        <w:trPr>
          <w:trHeight w:val="308"/>
        </w:trPr>
        <w:tc>
          <w:tcPr>
            <w:tcW w:w="1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56258A7F" w14:textId="0D13D18E" w:rsidR="00234302" w:rsidRPr="0089691F" w:rsidRDefault="00234302" w:rsidP="009C5A30">
            <w:pPr>
              <w:pStyle w:val="TableEntry"/>
              <w:rPr>
                <w:rFonts w:eastAsia="Arial"/>
              </w:rPr>
            </w:pPr>
            <w:r w:rsidRPr="0089691F">
              <w:rPr>
                <w:rFonts w:eastAsia="Arial"/>
              </w:rPr>
              <w:t>SCT</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93EFC54" w14:textId="411C56CE" w:rsidR="00234302" w:rsidRPr="0089691F" w:rsidRDefault="00234302" w:rsidP="009C5A30">
            <w:pPr>
              <w:pStyle w:val="TableEntry"/>
              <w:rPr>
                <w:rFonts w:eastAsia="Arial"/>
                <w:u w:val="single"/>
              </w:rPr>
            </w:pPr>
            <w:hyperlink r:id="rId62" w:history="1">
              <w:r w:rsidRPr="0089691F">
                <w:rPr>
                  <w:rFonts w:eastAsia="Arial"/>
                  <w:u w:val="single"/>
                </w:rPr>
                <w:t>61685007</w:t>
              </w:r>
            </w:hyperlink>
          </w:p>
        </w:tc>
        <w:tc>
          <w:tcPr>
            <w:tcW w:w="24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00632CB0" w14:textId="715C602B" w:rsidR="00234302" w:rsidRPr="0089691F" w:rsidRDefault="00234302" w:rsidP="009C5A30">
            <w:pPr>
              <w:pStyle w:val="TableEntry"/>
              <w:rPr>
                <w:rFonts w:eastAsia="Arial"/>
              </w:rPr>
            </w:pPr>
            <w:r w:rsidRPr="0089691F">
              <w:rPr>
                <w:rFonts w:eastAsia="Arial"/>
              </w:rPr>
              <w:t>Lower limb</w:t>
            </w:r>
          </w:p>
        </w:tc>
        <w:tc>
          <w:tcPr>
            <w:tcW w:w="3399"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7B60D50" w14:textId="31A11E4A" w:rsidR="00234302" w:rsidRPr="0089691F" w:rsidRDefault="00234302" w:rsidP="009C5A30">
            <w:pPr>
              <w:pStyle w:val="TableEntry"/>
              <w:rPr>
                <w:rFonts w:eastAsia="Arial"/>
              </w:rPr>
            </w:pPr>
            <w:r w:rsidRPr="0089691F">
              <w:rPr>
                <w:rFonts w:eastAsia="Arial"/>
              </w:rPr>
              <w:t>LOWERLIMB</w:t>
            </w:r>
          </w:p>
        </w:tc>
      </w:tr>
      <w:tr w:rsidR="00234302" w:rsidRPr="0089691F" w14:paraId="458F2C1F" w14:textId="77777777" w:rsidTr="009C5A30">
        <w:trPr>
          <w:trHeight w:val="214"/>
        </w:trPr>
        <w:tc>
          <w:tcPr>
            <w:tcW w:w="1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3F8A628C" w14:textId="19A5F494" w:rsidR="00234302" w:rsidRPr="0089691F" w:rsidRDefault="00234302" w:rsidP="009C5A30">
            <w:pPr>
              <w:pStyle w:val="TableEntry"/>
              <w:rPr>
                <w:rFonts w:eastAsia="Arial"/>
              </w:rPr>
            </w:pPr>
            <w:r w:rsidRPr="0089691F">
              <w:rPr>
                <w:rFonts w:eastAsia="Arial"/>
              </w:rPr>
              <w:t>SCT</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3AF37A2A" w14:textId="3AB67FBA" w:rsidR="00234302" w:rsidRPr="0089691F" w:rsidRDefault="00234302" w:rsidP="009C5A30">
            <w:pPr>
              <w:pStyle w:val="TableEntry"/>
              <w:rPr>
                <w:rFonts w:eastAsia="Arial"/>
                <w:color w:val="0563C1"/>
                <w:u w:val="single"/>
              </w:rPr>
            </w:pPr>
            <w:hyperlink r:id="rId63" w:history="1">
              <w:r w:rsidRPr="0089691F">
                <w:rPr>
                  <w:rFonts w:eastAsia="Arial"/>
                  <w:u w:val="single"/>
                </w:rPr>
                <w:t>67734004</w:t>
              </w:r>
            </w:hyperlink>
          </w:p>
        </w:tc>
        <w:tc>
          <w:tcPr>
            <w:tcW w:w="24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29A266EA" w14:textId="5E1DBABB" w:rsidR="00234302" w:rsidRPr="0089691F" w:rsidRDefault="00234302" w:rsidP="009C5A30">
            <w:pPr>
              <w:pStyle w:val="TableEntry"/>
              <w:rPr>
                <w:rFonts w:eastAsia="Arial"/>
              </w:rPr>
            </w:pPr>
            <w:r w:rsidRPr="0089691F">
              <w:rPr>
                <w:rFonts w:eastAsia="Arial"/>
              </w:rPr>
              <w:t>Upper trunk</w:t>
            </w:r>
          </w:p>
        </w:tc>
        <w:tc>
          <w:tcPr>
            <w:tcW w:w="3399"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5652E7B0" w14:textId="3691FD0F" w:rsidR="00234302" w:rsidRPr="0089691F" w:rsidRDefault="00234302" w:rsidP="009C5A30">
            <w:pPr>
              <w:pStyle w:val="TableEntry"/>
              <w:rPr>
                <w:rFonts w:eastAsia="Arial"/>
              </w:rPr>
            </w:pPr>
            <w:r w:rsidRPr="0089691F">
              <w:rPr>
                <w:rFonts w:eastAsia="Arial"/>
              </w:rPr>
              <w:t>UPPERTRUNK</w:t>
            </w:r>
          </w:p>
        </w:tc>
      </w:tr>
      <w:tr w:rsidR="00234302" w:rsidRPr="0089691F" w14:paraId="1F4AC225" w14:textId="77777777" w:rsidTr="009C5A30">
        <w:trPr>
          <w:trHeight w:val="361"/>
        </w:trPr>
        <w:tc>
          <w:tcPr>
            <w:tcW w:w="1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209C6B4B" w14:textId="702396F8" w:rsidR="00234302" w:rsidRPr="0089691F" w:rsidRDefault="00234302" w:rsidP="009C5A30">
            <w:pPr>
              <w:pStyle w:val="TableEntry"/>
              <w:rPr>
                <w:rFonts w:eastAsia="Arial"/>
              </w:rPr>
            </w:pPr>
            <w:r w:rsidRPr="0089691F">
              <w:rPr>
                <w:rFonts w:eastAsia="Arial"/>
              </w:rPr>
              <w:t>SCT</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2BCCE168" w14:textId="50AC3E1E" w:rsidR="00234302" w:rsidRPr="0089691F" w:rsidRDefault="00234302" w:rsidP="009C5A30">
            <w:pPr>
              <w:pStyle w:val="TableEntry"/>
              <w:rPr>
                <w:rFonts w:eastAsia="Arial"/>
                <w:u w:val="single"/>
              </w:rPr>
            </w:pPr>
            <w:hyperlink r:id="rId64" w:history="1">
              <w:r w:rsidRPr="0089691F">
                <w:rPr>
                  <w:rFonts w:eastAsia="Arial"/>
                  <w:u w:val="single"/>
                </w:rPr>
                <w:t>774007</w:t>
              </w:r>
            </w:hyperlink>
          </w:p>
        </w:tc>
        <w:tc>
          <w:tcPr>
            <w:tcW w:w="24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6DF01F5B" w14:textId="695449CE" w:rsidR="00234302" w:rsidRPr="0089691F" w:rsidRDefault="00234302" w:rsidP="009C5A30">
            <w:pPr>
              <w:pStyle w:val="TableEntry"/>
              <w:rPr>
                <w:rFonts w:eastAsia="Arial"/>
              </w:rPr>
            </w:pPr>
            <w:r w:rsidRPr="0089691F">
              <w:rPr>
                <w:rFonts w:eastAsia="Arial"/>
              </w:rPr>
              <w:t>Head and neck</w:t>
            </w:r>
          </w:p>
        </w:tc>
        <w:tc>
          <w:tcPr>
            <w:tcW w:w="3399"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2FEFD853" w14:textId="34CE79CE" w:rsidR="00234302" w:rsidRPr="0089691F" w:rsidRDefault="00234302" w:rsidP="009C5A30">
            <w:pPr>
              <w:pStyle w:val="TableEntry"/>
              <w:rPr>
                <w:rFonts w:eastAsia="Arial"/>
              </w:rPr>
            </w:pPr>
            <w:r w:rsidRPr="0089691F">
              <w:rPr>
                <w:rFonts w:eastAsia="Arial"/>
              </w:rPr>
              <w:t>HEADNECK</w:t>
            </w:r>
          </w:p>
        </w:tc>
      </w:tr>
      <w:tr w:rsidR="00234302" w:rsidRPr="0089691F" w14:paraId="25789AF8" w14:textId="77777777" w:rsidTr="009C5A30">
        <w:trPr>
          <w:trHeight w:val="339"/>
        </w:trPr>
        <w:tc>
          <w:tcPr>
            <w:tcW w:w="1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1206BEB1" w14:textId="451CB2A8" w:rsidR="00234302" w:rsidRPr="0089691F" w:rsidRDefault="00234302" w:rsidP="009C5A30">
            <w:pPr>
              <w:pStyle w:val="TableEntry"/>
              <w:rPr>
                <w:rFonts w:eastAsia="Arial"/>
              </w:rPr>
            </w:pPr>
            <w:r w:rsidRPr="0089691F">
              <w:rPr>
                <w:rFonts w:eastAsia="Arial"/>
              </w:rPr>
              <w:t>SCT</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27CE3716" w14:textId="6A9EE9A8" w:rsidR="00234302" w:rsidRPr="0089691F" w:rsidRDefault="00234302" w:rsidP="009C5A30">
            <w:pPr>
              <w:pStyle w:val="TableEntry"/>
              <w:rPr>
                <w:rFonts w:eastAsia="Arial"/>
                <w:u w:val="single"/>
              </w:rPr>
            </w:pPr>
            <w:hyperlink r:id="rId65" w:history="1">
              <w:r w:rsidRPr="0089691F">
                <w:rPr>
                  <w:rFonts w:eastAsia="Arial"/>
                </w:rPr>
                <w:t>113257007</w:t>
              </w:r>
            </w:hyperlink>
          </w:p>
        </w:tc>
        <w:tc>
          <w:tcPr>
            <w:tcW w:w="24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2D2415F8" w14:textId="1BA43048" w:rsidR="00234302" w:rsidRPr="0089691F" w:rsidRDefault="00234302" w:rsidP="009C5A30">
            <w:pPr>
              <w:pStyle w:val="TableEntry"/>
              <w:rPr>
                <w:rFonts w:eastAsia="Arial"/>
              </w:rPr>
            </w:pPr>
            <w:r w:rsidRPr="0089691F">
              <w:rPr>
                <w:rFonts w:eastAsia="Arial"/>
              </w:rPr>
              <w:t>Cardiovascular system</w:t>
            </w:r>
          </w:p>
        </w:tc>
        <w:tc>
          <w:tcPr>
            <w:tcW w:w="3399"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5C6B8FCD" w14:textId="2E531A17" w:rsidR="00234302" w:rsidRPr="0089691F" w:rsidRDefault="00234302" w:rsidP="009C5A30">
            <w:pPr>
              <w:pStyle w:val="TableEntry"/>
              <w:rPr>
                <w:rFonts w:eastAsia="Arial"/>
              </w:rPr>
            </w:pPr>
            <w:r w:rsidRPr="0089691F">
              <w:rPr>
                <w:rFonts w:eastAsia="Arial"/>
              </w:rPr>
              <w:t>CARDIOVASCSYS</w:t>
            </w:r>
          </w:p>
        </w:tc>
      </w:tr>
      <w:tr w:rsidR="00234302" w:rsidRPr="0089691F" w14:paraId="37A7A808" w14:textId="77777777" w:rsidTr="009C5A30">
        <w:trPr>
          <w:trHeight w:val="346"/>
        </w:trPr>
        <w:tc>
          <w:tcPr>
            <w:tcW w:w="1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1EDDDA5D" w14:textId="2F05F5E4" w:rsidR="00234302" w:rsidRPr="0089691F" w:rsidRDefault="00234302" w:rsidP="009C5A30">
            <w:pPr>
              <w:pStyle w:val="TableEntry"/>
              <w:rPr>
                <w:rFonts w:eastAsia="Arial"/>
              </w:rPr>
            </w:pPr>
            <w:r w:rsidRPr="0089691F">
              <w:rPr>
                <w:rFonts w:eastAsia="Arial"/>
              </w:rPr>
              <w:lastRenderedPageBreak/>
              <w:t>SCT</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400ED317" w14:textId="14E33CCA" w:rsidR="00234302" w:rsidRPr="0089691F" w:rsidRDefault="00234302" w:rsidP="009C5A30">
            <w:pPr>
              <w:pStyle w:val="TableEntry"/>
              <w:rPr>
                <w:rFonts w:eastAsia="Arial"/>
                <w:u w:val="single"/>
              </w:rPr>
            </w:pPr>
            <w:hyperlink r:id="rId66" w:history="1">
              <w:r w:rsidRPr="0089691F">
                <w:rPr>
                  <w:rFonts w:eastAsia="Arial"/>
                  <w:u w:val="single"/>
                </w:rPr>
                <w:t>80891009</w:t>
              </w:r>
            </w:hyperlink>
          </w:p>
        </w:tc>
        <w:tc>
          <w:tcPr>
            <w:tcW w:w="24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13C4E0C4" w14:textId="0DA9D087" w:rsidR="00234302" w:rsidRPr="0089691F" w:rsidRDefault="00234302" w:rsidP="009C5A30">
            <w:pPr>
              <w:pStyle w:val="TableEntry"/>
              <w:rPr>
                <w:rFonts w:eastAsia="Arial"/>
              </w:rPr>
            </w:pPr>
            <w:r w:rsidRPr="0089691F">
              <w:rPr>
                <w:rFonts w:eastAsia="Arial"/>
              </w:rPr>
              <w:t>Heart</w:t>
            </w:r>
          </w:p>
        </w:tc>
        <w:tc>
          <w:tcPr>
            <w:tcW w:w="3399"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02EF76A7" w14:textId="635AD764" w:rsidR="00234302" w:rsidRPr="0089691F" w:rsidRDefault="00234302" w:rsidP="009C5A30">
            <w:pPr>
              <w:pStyle w:val="TableEntry"/>
              <w:rPr>
                <w:rFonts w:eastAsia="Arial"/>
              </w:rPr>
            </w:pPr>
            <w:r w:rsidRPr="0089691F">
              <w:rPr>
                <w:rFonts w:eastAsia="Arial"/>
              </w:rPr>
              <w:t>HEART</w:t>
            </w:r>
          </w:p>
        </w:tc>
      </w:tr>
      <w:tr w:rsidR="00234302" w:rsidRPr="0089691F" w14:paraId="2E9891AD" w14:textId="77777777" w:rsidTr="009C5A30">
        <w:trPr>
          <w:trHeight w:val="352"/>
        </w:trPr>
        <w:tc>
          <w:tcPr>
            <w:tcW w:w="1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35E5F9B3" w14:textId="64A8E1B2" w:rsidR="00234302" w:rsidRPr="0089691F" w:rsidRDefault="00234302" w:rsidP="009C5A30">
            <w:pPr>
              <w:pStyle w:val="TableEntry"/>
              <w:rPr>
                <w:rFonts w:eastAsia="Arial"/>
              </w:rPr>
            </w:pPr>
            <w:r w:rsidRPr="0089691F">
              <w:rPr>
                <w:rFonts w:eastAsia="Arial"/>
              </w:rPr>
              <w:t>SCT</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52A91ABF" w14:textId="5E2299CC" w:rsidR="00234302" w:rsidRPr="0089691F" w:rsidRDefault="00234302" w:rsidP="009C5A30">
            <w:pPr>
              <w:pStyle w:val="TableEntry"/>
              <w:rPr>
                <w:rFonts w:eastAsia="Arial"/>
                <w:u w:val="single"/>
              </w:rPr>
            </w:pPr>
            <w:hyperlink r:id="rId67" w:history="1">
              <w:r w:rsidRPr="0089691F">
                <w:rPr>
                  <w:rFonts w:eastAsia="Arial"/>
                  <w:u w:val="single"/>
                </w:rPr>
                <w:t>76752008</w:t>
              </w:r>
            </w:hyperlink>
          </w:p>
        </w:tc>
        <w:tc>
          <w:tcPr>
            <w:tcW w:w="24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3C73FF9B" w14:textId="78AD4C71" w:rsidR="00234302" w:rsidRPr="0089691F" w:rsidRDefault="00234302" w:rsidP="009C5A30">
            <w:pPr>
              <w:pStyle w:val="TableEntry"/>
              <w:rPr>
                <w:rFonts w:eastAsia="Arial"/>
              </w:rPr>
            </w:pPr>
            <w:r w:rsidRPr="0089691F">
              <w:rPr>
                <w:rFonts w:eastAsia="Arial"/>
              </w:rPr>
              <w:t>Breast</w:t>
            </w:r>
          </w:p>
        </w:tc>
        <w:tc>
          <w:tcPr>
            <w:tcW w:w="3399"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4921BE91" w14:textId="2AC863C9" w:rsidR="00234302" w:rsidRPr="0089691F" w:rsidRDefault="00234302" w:rsidP="009C5A30">
            <w:pPr>
              <w:pStyle w:val="TableEntry"/>
              <w:rPr>
                <w:rFonts w:eastAsia="Arial"/>
              </w:rPr>
            </w:pPr>
            <w:r w:rsidRPr="0089691F">
              <w:rPr>
                <w:rFonts w:eastAsia="Arial"/>
              </w:rPr>
              <w:t>BREAST</w:t>
            </w:r>
          </w:p>
        </w:tc>
      </w:tr>
      <w:tr w:rsidR="00234302" w:rsidRPr="0089691F" w14:paraId="3CB11A53" w14:textId="77777777" w:rsidTr="009C5A30">
        <w:trPr>
          <w:trHeight w:val="329"/>
        </w:trPr>
        <w:tc>
          <w:tcPr>
            <w:tcW w:w="1835"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2E195AE3" w14:textId="2FECB0DE" w:rsidR="00234302" w:rsidRPr="0089691F" w:rsidRDefault="00234302" w:rsidP="009C5A30">
            <w:pPr>
              <w:pStyle w:val="TableEntry"/>
              <w:rPr>
                <w:rFonts w:eastAsia="Arial"/>
              </w:rPr>
            </w:pPr>
            <w:r w:rsidRPr="0089691F">
              <w:rPr>
                <w:rFonts w:eastAsia="Arial"/>
              </w:rPr>
              <w:t>SCT</w:t>
            </w:r>
          </w:p>
        </w:tc>
        <w:tc>
          <w:tcPr>
            <w:tcW w:w="1701"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1DC0836B" w14:textId="7CC888F2" w:rsidR="00234302" w:rsidRPr="0089691F" w:rsidRDefault="00234302" w:rsidP="009C5A30">
            <w:pPr>
              <w:pStyle w:val="TableEntry"/>
              <w:rPr>
                <w:rFonts w:eastAsia="Arial"/>
                <w:i/>
                <w:iCs/>
                <w:sz w:val="16"/>
                <w:szCs w:val="16"/>
                <w:highlight w:val="yellow"/>
                <w:u w:val="single"/>
              </w:rPr>
            </w:pPr>
            <w:hyperlink r:id="rId68" w:history="1">
              <w:r w:rsidRPr="0089691F">
                <w:rPr>
                  <w:rFonts w:eastAsia="Arial"/>
                </w:rPr>
                <w:t>1141981001</w:t>
              </w:r>
            </w:hyperlink>
            <w:r w:rsidRPr="0089691F">
              <w:rPr>
                <w:rFonts w:eastAsia="Arial"/>
                <w:u w:val="single"/>
              </w:rPr>
              <w:t xml:space="preserve"> </w:t>
            </w:r>
          </w:p>
        </w:tc>
        <w:tc>
          <w:tcPr>
            <w:tcW w:w="2410"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D7E6840" w14:textId="5CE617EA" w:rsidR="00234302" w:rsidRPr="0089691F" w:rsidRDefault="00234302" w:rsidP="009C5A30">
            <w:pPr>
              <w:pStyle w:val="TableEntry"/>
              <w:rPr>
                <w:rFonts w:eastAsia="Arial"/>
                <w:i/>
                <w:iCs/>
                <w:highlight w:val="yellow"/>
              </w:rPr>
            </w:pPr>
            <w:r w:rsidRPr="0089691F">
              <w:rPr>
                <w:rFonts w:eastAsia="Arial"/>
              </w:rPr>
              <w:t>Vertebral Column</w:t>
            </w:r>
          </w:p>
        </w:tc>
        <w:tc>
          <w:tcPr>
            <w:tcW w:w="3399"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tcPr>
          <w:p w14:paraId="75724AEB" w14:textId="0168E382" w:rsidR="00234302" w:rsidRPr="0089691F" w:rsidRDefault="00234302" w:rsidP="009C5A30">
            <w:pPr>
              <w:pStyle w:val="TableEntry"/>
              <w:rPr>
                <w:rFonts w:eastAsia="Arial"/>
              </w:rPr>
            </w:pPr>
            <w:r w:rsidRPr="0089691F">
              <w:rPr>
                <w:rFonts w:eastAsia="Arial"/>
              </w:rPr>
              <w:t xml:space="preserve"> SPINE</w:t>
            </w:r>
          </w:p>
        </w:tc>
      </w:tr>
    </w:tbl>
    <w:p w14:paraId="714BACDA" w14:textId="184B347B" w:rsidR="00234302" w:rsidRPr="0089691F" w:rsidRDefault="061A4AAB" w:rsidP="009C5A30">
      <w:pPr>
        <w:pStyle w:val="Note"/>
        <w:rPr>
          <w:color w:val="000000"/>
        </w:rPr>
      </w:pPr>
      <w:r w:rsidRPr="0089691F">
        <w:t>Note: The above codes and associated definitions are an extract from DICOM CID-4031, except (</w:t>
      </w:r>
      <w:hyperlink r:id="rId69">
        <w:r w:rsidRPr="0089691F">
          <w:rPr>
            <w:rStyle w:val="Hyperlink"/>
          </w:rPr>
          <w:t>1141981001</w:t>
        </w:r>
      </w:hyperlink>
      <w:r w:rsidRPr="0089691F">
        <w:t>, SCT, ”Vertebral Column”) which is defined as a region in SNOMED CT replaces (</w:t>
      </w:r>
      <w:hyperlink r:id="rId70">
        <w:r w:rsidRPr="0089691F">
          <w:rPr>
            <w:rStyle w:val="Hyperlink"/>
          </w:rPr>
          <w:t>421060004</w:t>
        </w:r>
      </w:hyperlink>
      <w:r w:rsidRPr="00BD54A0">
        <w:rPr>
          <w:rPrChange w:id="575" w:author="Mary Jungers" w:date="2026-07-29T21:49:00Z" w16du:dateUtc="2026-07-30T02:49:00Z">
            <w:rPr>
              <w:color w:val="000000" w:themeColor="text1"/>
            </w:rPr>
          </w:rPrChange>
        </w:rPr>
        <w:t>, SCT, “Spine”)</w:t>
      </w:r>
      <w:r w:rsidRPr="0089691F">
        <w:t xml:space="preserve"> which technically only covers the bony structure of the spine. The DICOM Body Part Examined retains the value of SPINE because it is common usage.</w:t>
      </w:r>
    </w:p>
    <w:p w14:paraId="3CF2C7B2" w14:textId="77777777" w:rsidR="00234302" w:rsidRPr="0089691F" w:rsidRDefault="00234302" w:rsidP="00BD54A0">
      <w:pPr>
        <w:pStyle w:val="BodyText"/>
        <w:pPrChange w:id="576" w:author="Mary Jungers" w:date="2026-07-29T21:45:00Z" w16du:dateUtc="2026-07-30T02:45:00Z">
          <w:pPr>
            <w:widowControl w:val="0"/>
            <w:pBdr>
              <w:top w:val="nil"/>
              <w:left w:val="nil"/>
              <w:bottom w:val="nil"/>
              <w:right w:val="nil"/>
              <w:between w:val="nil"/>
            </w:pBdr>
          </w:pPr>
        </w:pPrChange>
      </w:pPr>
    </w:p>
    <w:p w14:paraId="772B5E0D" w14:textId="77777777" w:rsidR="007D32C9" w:rsidRPr="0089691F" w:rsidRDefault="007D32C9" w:rsidP="009C5A30">
      <w:pPr>
        <w:pStyle w:val="PartTitle"/>
        <w:rPr>
          <w:rFonts w:eastAsia="Arial"/>
          <w:highlight w:val="yellow"/>
        </w:rPr>
      </w:pPr>
      <w:bookmarkStart w:id="577" w:name="_Toc236254889"/>
      <w:r w:rsidRPr="0089691F">
        <w:rPr>
          <w:rFonts w:eastAsia="Arial"/>
        </w:rPr>
        <w:lastRenderedPageBreak/>
        <w:t>Appendices to Volume 3</w:t>
      </w:r>
      <w:bookmarkEnd w:id="577"/>
      <w:r w:rsidRPr="0089691F">
        <w:rPr>
          <w:rFonts w:eastAsia="Arial"/>
          <w:highlight w:val="yellow"/>
        </w:rPr>
        <w:t xml:space="preserve"> </w:t>
      </w:r>
    </w:p>
    <w:p w14:paraId="55C414A7" w14:textId="77777777" w:rsidR="007D32C9" w:rsidRPr="0089691F" w:rsidRDefault="007D32C9" w:rsidP="007D32C9">
      <w:pPr>
        <w:rPr>
          <w:i/>
          <w:iCs/>
        </w:rPr>
      </w:pPr>
    </w:p>
    <w:p w14:paraId="1F632A7F" w14:textId="3AA249F0" w:rsidR="00234302" w:rsidRPr="0089691F" w:rsidRDefault="00234302" w:rsidP="00234302">
      <w:pPr>
        <w:pStyle w:val="Heading1"/>
        <w:numPr>
          <w:ilvl w:val="0"/>
          <w:numId w:val="0"/>
        </w:numPr>
        <w:rPr>
          <w:noProof w:val="0"/>
        </w:rPr>
      </w:pPr>
      <w:bookmarkStart w:id="578" w:name="_heading=h.q4adyyv4bhcx" w:colFirst="0" w:colLast="0"/>
      <w:bookmarkStart w:id="579" w:name="_Toc236254890"/>
      <w:bookmarkEnd w:id="578"/>
      <w:r w:rsidRPr="0089691F">
        <w:rPr>
          <w:noProof w:val="0"/>
        </w:rPr>
        <w:lastRenderedPageBreak/>
        <w:t>Appendix A – Mapp</w:t>
      </w:r>
      <w:r w:rsidRPr="0089691F">
        <w:rPr>
          <w:noProof w:val="0"/>
          <w:color w:val="000000" w:themeColor="text1"/>
        </w:rPr>
        <w:t>ing of MADO Search Parameters to MHD and XDS.b Metadata</w:t>
      </w:r>
      <w:bookmarkEnd w:id="579"/>
    </w:p>
    <w:p w14:paraId="3A622001" w14:textId="448612FC" w:rsidR="00234302" w:rsidRPr="0089691F" w:rsidRDefault="00234302" w:rsidP="009C5A30">
      <w:pPr>
        <w:pStyle w:val="BodyText"/>
        <w:rPr>
          <w:rFonts w:eastAsia="Aptos"/>
          <w:lang w:eastAsia="nl-NL"/>
        </w:rPr>
      </w:pPr>
      <w:r w:rsidRPr="0089691F">
        <w:rPr>
          <w:rFonts w:eastAsia="Aptos"/>
          <w:lang w:eastAsia="nl-NL"/>
        </w:rPr>
        <w:t>This appendix provides information on the mappings between the named MADO Search &amp; Return parameters (see RAD</w:t>
      </w:r>
      <w:r w:rsidR="005F0A65" w:rsidRPr="0089691F">
        <w:rPr>
          <w:rFonts w:eastAsia="Aptos"/>
          <w:lang w:eastAsia="nl-NL"/>
        </w:rPr>
        <w:t xml:space="preserve"> </w:t>
      </w:r>
      <w:r w:rsidRPr="0089691F">
        <w:rPr>
          <w:rFonts w:eastAsia="Aptos"/>
          <w:lang w:eastAsia="nl-NL"/>
        </w:rPr>
        <w:t>TF-3:</w:t>
      </w:r>
      <w:r w:rsidR="005F0A65" w:rsidRPr="0089691F">
        <w:rPr>
          <w:rFonts w:eastAsia="Aptos"/>
          <w:lang w:eastAsia="nl-NL"/>
        </w:rPr>
        <w:t xml:space="preserve"> </w:t>
      </w:r>
      <w:r w:rsidRPr="0089691F">
        <w:rPr>
          <w:rFonts w:eastAsia="Aptos"/>
          <w:lang w:eastAsia="nl-NL"/>
        </w:rPr>
        <w:t>Section 6.X.6 Imaging Study Manifest Search Metadata) and:</w:t>
      </w:r>
    </w:p>
    <w:p w14:paraId="6172A658" w14:textId="32712018" w:rsidR="00234302" w:rsidRPr="0089691F" w:rsidRDefault="00234302" w:rsidP="009C5A30">
      <w:pPr>
        <w:pStyle w:val="ListNumber2"/>
        <w:numPr>
          <w:ilvl w:val="0"/>
          <w:numId w:val="144"/>
        </w:numPr>
        <w:rPr>
          <w:rFonts w:eastAsia="Aptos"/>
          <w:lang w:eastAsia="nl-NL"/>
        </w:rPr>
      </w:pPr>
      <w:r w:rsidRPr="0089691F">
        <w:rPr>
          <w:rFonts w:eastAsia="Aptos"/>
          <w:lang w:eastAsia="nl-NL"/>
        </w:rPr>
        <w:t>MHD FHIR DocumentReference metadata</w:t>
      </w:r>
    </w:p>
    <w:p w14:paraId="066471F6" w14:textId="76C09F81" w:rsidR="00234302" w:rsidRPr="0089691F" w:rsidRDefault="061A4AAB" w:rsidP="009C5A30">
      <w:pPr>
        <w:pStyle w:val="ListNumber2"/>
        <w:rPr>
          <w:rFonts w:eastAsia="Aptos"/>
          <w:lang w:eastAsia="nl-NL"/>
        </w:rPr>
      </w:pPr>
      <w:r w:rsidRPr="0089691F">
        <w:rPr>
          <w:rFonts w:eastAsia="Aptos"/>
          <w:lang w:eastAsia="nl-NL"/>
        </w:rPr>
        <w:t>XDS.b DocumentEntry metadata</w:t>
      </w:r>
    </w:p>
    <w:p w14:paraId="5674A4BC" w14:textId="77777777" w:rsidR="00234302" w:rsidRPr="0089691F" w:rsidRDefault="00234302" w:rsidP="009C5A30">
      <w:pPr>
        <w:pStyle w:val="BodyText"/>
        <w:rPr>
          <w:rFonts w:eastAsia="Aptos"/>
          <w:color w:val="000000"/>
          <w:lang w:eastAsia="nl-NL"/>
        </w:rPr>
      </w:pPr>
      <w:r w:rsidRPr="0089691F">
        <w:rPr>
          <w:rFonts w:eastAsia="Aptos"/>
          <w:color w:val="000000"/>
          <w:lang w:eastAsia="nl-NL"/>
        </w:rPr>
        <w:t xml:space="preserve">These mappings are not intended to be used as MHD FHIR DocumentReference to/from XDS.b DocumentEntry mappings although they are based on the IHE MHD – “XDS-on-FHIR” </w:t>
      </w:r>
      <w:hyperlink r:id="rId71">
        <w:r w:rsidRPr="0089691F">
          <w:rPr>
            <w:rStyle w:val="Hyperlink"/>
            <w:rFonts w:eastAsia="Aptos"/>
          </w:rPr>
          <w:t>Comprehensive DocumentReference Mappings</w:t>
        </w:r>
      </w:hyperlink>
      <w:r w:rsidRPr="0089691F">
        <w:rPr>
          <w:rFonts w:eastAsia="Aptos"/>
          <w:lang w:eastAsia="nl-NL"/>
        </w:rPr>
        <w:t>.</w:t>
      </w:r>
    </w:p>
    <w:p w14:paraId="53E0AD3E" w14:textId="77777777" w:rsidR="00234302" w:rsidRPr="00BD54A0" w:rsidRDefault="00234302" w:rsidP="00BD54A0">
      <w:pPr>
        <w:pStyle w:val="BodyText"/>
        <w:rPr>
          <w:rFonts w:eastAsia="Aptos"/>
          <w:rPrChange w:id="580" w:author="Mary Jungers" w:date="2026-07-29T21:46:00Z" w16du:dateUtc="2026-07-30T02:46:00Z">
            <w:rPr>
              <w:rFonts w:eastAsia="Aptos"/>
              <w:lang w:eastAsia="nl-NL"/>
            </w:rPr>
          </w:rPrChange>
        </w:rPr>
      </w:pPr>
      <w:r w:rsidRPr="00BD54A0">
        <w:rPr>
          <w:rFonts w:eastAsia="Aptos"/>
          <w:rPrChange w:id="581" w:author="Mary Jungers" w:date="2026-07-29T21:46:00Z" w16du:dateUtc="2026-07-30T02:46:00Z">
            <w:rPr>
              <w:rFonts w:eastAsia="Aptos"/>
              <w:lang w:eastAsia="nl-NL"/>
            </w:rPr>
          </w:rPrChange>
        </w:rPr>
        <w:t>The Cardinality and Value Sets are not defined but left to the detailed Implementation Guides (to be defined).</w:t>
      </w:r>
    </w:p>
    <w:p w14:paraId="6D630168" w14:textId="77777777" w:rsidR="00234302" w:rsidRPr="00BD54A0" w:rsidRDefault="00234302" w:rsidP="00BD54A0">
      <w:pPr>
        <w:pStyle w:val="BodyText"/>
        <w:rPr>
          <w:rFonts w:eastAsia="Aptos"/>
          <w:rPrChange w:id="582" w:author="Mary Jungers" w:date="2026-07-29T21:46:00Z" w16du:dateUtc="2026-07-30T02:46:00Z">
            <w:rPr>
              <w:rFonts w:eastAsia="Aptos"/>
              <w:sz w:val="22"/>
              <w:szCs w:val="22"/>
              <w:lang w:eastAsia="nl-NL"/>
            </w:rPr>
          </w:rPrChange>
        </w:rPr>
      </w:pPr>
      <w:r w:rsidRPr="00BD54A0">
        <w:rPr>
          <w:rFonts w:eastAsia="Aptos"/>
          <w:rPrChange w:id="583" w:author="Mary Jungers" w:date="2026-07-29T21:46:00Z" w16du:dateUtc="2026-07-30T02:46:00Z">
            <w:rPr>
              <w:rFonts w:eastAsia="Aptos"/>
              <w:sz w:val="22"/>
              <w:szCs w:val="22"/>
              <w:lang w:eastAsia="nl-NL"/>
            </w:rPr>
          </w:rPrChange>
        </w:rPr>
        <w:t>Table A-1 defines the general search request parameter mappings to MHD and XDS.b.</w:t>
      </w:r>
    </w:p>
    <w:p w14:paraId="0A39E37A" w14:textId="77777777" w:rsidR="00234302" w:rsidRPr="0089691F" w:rsidRDefault="00234302" w:rsidP="009C5A30">
      <w:pPr>
        <w:pStyle w:val="TableTitle"/>
        <w:rPr>
          <w:rFonts w:eastAsia="Arial"/>
        </w:rPr>
      </w:pPr>
      <w:r w:rsidRPr="0089691F">
        <w:rPr>
          <w:rFonts w:eastAsia="Arial"/>
        </w:rPr>
        <w:t>Table A-1: MADO Generic Search Request Parameters</w:t>
      </w:r>
    </w:p>
    <w:tbl>
      <w:tblPr>
        <w:tblW w:w="8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210"/>
        <w:gridCol w:w="3929"/>
      </w:tblGrid>
      <w:tr w:rsidR="00234302" w:rsidRPr="0089691F" w14:paraId="6BD8ED0C" w14:textId="77777777" w:rsidTr="00DA033A">
        <w:tc>
          <w:tcPr>
            <w:tcW w:w="1838" w:type="dxa"/>
            <w:shd w:val="clear" w:color="auto" w:fill="D1D1D1"/>
          </w:tcPr>
          <w:p w14:paraId="69D879FD" w14:textId="702D4B5C" w:rsidR="00234302" w:rsidRPr="0089691F" w:rsidRDefault="00234302" w:rsidP="009C5A30">
            <w:pPr>
              <w:pStyle w:val="TableEntryHeader"/>
              <w:rPr>
                <w:rFonts w:eastAsia="Aptos"/>
                <w:color w:val="000000"/>
                <w:lang w:eastAsia="nl-NL"/>
              </w:rPr>
            </w:pPr>
            <w:r w:rsidRPr="0089691F">
              <w:rPr>
                <w:rFonts w:eastAsia="Aptos"/>
                <w:lang w:eastAsia="nl-NL"/>
              </w:rPr>
              <w:t>MADO Name</w:t>
            </w:r>
          </w:p>
        </w:tc>
        <w:tc>
          <w:tcPr>
            <w:tcW w:w="3210" w:type="dxa"/>
            <w:shd w:val="clear" w:color="auto" w:fill="D1D1D1"/>
          </w:tcPr>
          <w:p w14:paraId="30CCC15E" w14:textId="77777777" w:rsidR="00234302" w:rsidRPr="0089691F" w:rsidRDefault="00234302" w:rsidP="009C5A30">
            <w:pPr>
              <w:pStyle w:val="TableEntryHeader"/>
              <w:rPr>
                <w:rFonts w:eastAsia="Aptos"/>
                <w:lang w:eastAsia="nl-NL"/>
              </w:rPr>
            </w:pPr>
            <w:r w:rsidRPr="0089691F">
              <w:rPr>
                <w:rFonts w:eastAsia="Aptos"/>
                <w:lang w:eastAsia="nl-NL"/>
              </w:rPr>
              <w:t>MHD FHIR DocumentReference</w:t>
            </w:r>
          </w:p>
        </w:tc>
        <w:tc>
          <w:tcPr>
            <w:tcW w:w="3929" w:type="dxa"/>
            <w:shd w:val="clear" w:color="auto" w:fill="D1D1D1"/>
          </w:tcPr>
          <w:p w14:paraId="3A23008D" w14:textId="77777777" w:rsidR="00234302" w:rsidRPr="0089691F" w:rsidRDefault="00234302" w:rsidP="009C5A30">
            <w:pPr>
              <w:pStyle w:val="TableEntryHeader"/>
              <w:rPr>
                <w:rFonts w:eastAsia="Aptos"/>
                <w:lang w:eastAsia="nl-NL"/>
              </w:rPr>
            </w:pPr>
            <w:r w:rsidRPr="0089691F">
              <w:rPr>
                <w:rFonts w:eastAsia="Aptos"/>
                <w:lang w:eastAsia="nl-NL"/>
              </w:rPr>
              <w:t>XDS.b DocumentEntry</w:t>
            </w:r>
          </w:p>
        </w:tc>
      </w:tr>
      <w:tr w:rsidR="00234302" w:rsidRPr="0089691F" w14:paraId="7A48AE84" w14:textId="77777777" w:rsidTr="00DA033A">
        <w:tc>
          <w:tcPr>
            <w:tcW w:w="1838" w:type="dxa"/>
            <w:shd w:val="clear" w:color="auto" w:fill="FFFFFF"/>
          </w:tcPr>
          <w:p w14:paraId="7C0ADEAA" w14:textId="77777777" w:rsidR="00234302" w:rsidRPr="0089691F" w:rsidRDefault="00234302" w:rsidP="009C5A30">
            <w:pPr>
              <w:pStyle w:val="TableEntry"/>
              <w:rPr>
                <w:rFonts w:eastAsia="Aptos"/>
                <w:lang w:eastAsia="nl-NL"/>
              </w:rPr>
            </w:pPr>
            <w:r w:rsidRPr="0089691F">
              <w:rPr>
                <w:rFonts w:eastAsia="Aptos"/>
                <w:lang w:eastAsia="nl-NL"/>
              </w:rPr>
              <w:t>Patient Business Identifier</w:t>
            </w:r>
          </w:p>
        </w:tc>
        <w:tc>
          <w:tcPr>
            <w:tcW w:w="3210" w:type="dxa"/>
            <w:shd w:val="clear" w:color="auto" w:fill="FFFFFF"/>
          </w:tcPr>
          <w:p w14:paraId="480D22F5" w14:textId="45EA6F7D" w:rsidR="00234302" w:rsidRPr="0089691F" w:rsidRDefault="00234302" w:rsidP="009C5A30">
            <w:pPr>
              <w:pStyle w:val="TableEntry"/>
              <w:rPr>
                <w:rFonts w:eastAsia="Aptos"/>
                <w:lang w:eastAsia="nl-NL"/>
              </w:rPr>
            </w:pPr>
            <w:r w:rsidRPr="0089691F">
              <w:rPr>
                <w:rFonts w:eastAsia="Aptos"/>
                <w:lang w:eastAsia="nl-NL"/>
              </w:rPr>
              <w:t>patient.identifier</w:t>
            </w:r>
          </w:p>
        </w:tc>
        <w:tc>
          <w:tcPr>
            <w:tcW w:w="3929" w:type="dxa"/>
          </w:tcPr>
          <w:p w14:paraId="3B02ECF1" w14:textId="77777777" w:rsidR="00234302" w:rsidRPr="0089691F" w:rsidRDefault="00234302" w:rsidP="009C5A30">
            <w:pPr>
              <w:pStyle w:val="TableEntry"/>
              <w:rPr>
                <w:rFonts w:eastAsia="Aptos"/>
                <w:lang w:eastAsia="nl-NL"/>
              </w:rPr>
            </w:pPr>
            <w:r w:rsidRPr="0089691F">
              <w:rPr>
                <w:rFonts w:eastAsia="Aptos"/>
                <w:lang w:eastAsia="nl-NL"/>
              </w:rPr>
              <w:t>patientId</w:t>
            </w:r>
          </w:p>
        </w:tc>
      </w:tr>
      <w:tr w:rsidR="00234302" w:rsidRPr="0089691F" w14:paraId="73CBBA3E" w14:textId="77777777" w:rsidTr="00DA033A">
        <w:tc>
          <w:tcPr>
            <w:tcW w:w="1838" w:type="dxa"/>
            <w:vMerge w:val="restart"/>
            <w:shd w:val="clear" w:color="auto" w:fill="FFFFFF"/>
          </w:tcPr>
          <w:p w14:paraId="515BFD68" w14:textId="77777777" w:rsidR="00234302" w:rsidRPr="0089691F" w:rsidRDefault="00234302" w:rsidP="009C5A30">
            <w:pPr>
              <w:pStyle w:val="TableEntry"/>
              <w:rPr>
                <w:rFonts w:eastAsia="Aptos"/>
                <w:lang w:eastAsia="nl-NL"/>
              </w:rPr>
            </w:pPr>
            <w:r w:rsidRPr="0089691F">
              <w:rPr>
                <w:rFonts w:eastAsia="Aptos"/>
                <w:lang w:eastAsia="nl-NL"/>
              </w:rPr>
              <w:t>Period</w:t>
            </w:r>
          </w:p>
        </w:tc>
        <w:tc>
          <w:tcPr>
            <w:tcW w:w="3210" w:type="dxa"/>
            <w:shd w:val="clear" w:color="auto" w:fill="FFFFFF"/>
          </w:tcPr>
          <w:p w14:paraId="51155792" w14:textId="77777777" w:rsidR="00234302" w:rsidRPr="0089691F" w:rsidRDefault="00234302" w:rsidP="009C5A30">
            <w:pPr>
              <w:pStyle w:val="TableEntry"/>
              <w:rPr>
                <w:rFonts w:eastAsia="Aptos"/>
                <w:lang w:eastAsia="nl-NL"/>
              </w:rPr>
            </w:pPr>
            <w:r w:rsidRPr="0089691F">
              <w:rPr>
                <w:rFonts w:eastAsia="Aptos"/>
                <w:lang w:eastAsia="nl-NL"/>
              </w:rPr>
              <w:t>period.start</w:t>
            </w:r>
          </w:p>
        </w:tc>
        <w:tc>
          <w:tcPr>
            <w:tcW w:w="3929" w:type="dxa"/>
          </w:tcPr>
          <w:p w14:paraId="3ACD5F3F" w14:textId="77777777" w:rsidR="00234302" w:rsidRPr="0089691F" w:rsidRDefault="00234302" w:rsidP="009C5A30">
            <w:pPr>
              <w:pStyle w:val="TableEntry"/>
              <w:rPr>
                <w:rFonts w:eastAsia="Aptos"/>
                <w:lang w:eastAsia="nl-NL"/>
              </w:rPr>
            </w:pPr>
            <w:r w:rsidRPr="0089691F">
              <w:rPr>
                <w:rFonts w:eastAsia="Aptos"/>
                <w:lang w:eastAsia="nl-NL"/>
              </w:rPr>
              <w:t>serviceStartTime</w:t>
            </w:r>
          </w:p>
        </w:tc>
      </w:tr>
      <w:tr w:rsidR="00234302" w:rsidRPr="0089691F" w14:paraId="4EEF3164" w14:textId="77777777" w:rsidTr="00DA033A">
        <w:tc>
          <w:tcPr>
            <w:tcW w:w="1838" w:type="dxa"/>
            <w:vMerge/>
            <w:shd w:val="clear" w:color="auto" w:fill="FFFFFF"/>
          </w:tcPr>
          <w:p w14:paraId="69B4CBDD" w14:textId="77777777" w:rsidR="00234302" w:rsidRPr="0089691F" w:rsidRDefault="00234302" w:rsidP="009C5A30">
            <w:pPr>
              <w:pStyle w:val="TableEntry"/>
              <w:rPr>
                <w:rFonts w:eastAsia="Aptos"/>
                <w:lang w:eastAsia="nl-NL"/>
              </w:rPr>
            </w:pPr>
          </w:p>
        </w:tc>
        <w:tc>
          <w:tcPr>
            <w:tcW w:w="3210" w:type="dxa"/>
            <w:shd w:val="clear" w:color="auto" w:fill="FFFFFF"/>
          </w:tcPr>
          <w:p w14:paraId="57FDDA7D" w14:textId="77777777" w:rsidR="00234302" w:rsidRPr="0089691F" w:rsidRDefault="00234302" w:rsidP="009C5A30">
            <w:pPr>
              <w:pStyle w:val="TableEntry"/>
              <w:rPr>
                <w:rFonts w:eastAsia="Aptos"/>
                <w:lang w:eastAsia="nl-NL"/>
              </w:rPr>
            </w:pPr>
            <w:r w:rsidRPr="0089691F">
              <w:rPr>
                <w:rFonts w:eastAsia="Aptos"/>
                <w:lang w:eastAsia="nl-NL"/>
              </w:rPr>
              <w:t>period.end</w:t>
            </w:r>
          </w:p>
        </w:tc>
        <w:tc>
          <w:tcPr>
            <w:tcW w:w="3929" w:type="dxa"/>
          </w:tcPr>
          <w:p w14:paraId="40B3DB41" w14:textId="77777777" w:rsidR="00234302" w:rsidRPr="0089691F" w:rsidRDefault="00234302" w:rsidP="009C5A30">
            <w:pPr>
              <w:pStyle w:val="TableEntry"/>
              <w:rPr>
                <w:rFonts w:eastAsia="Aptos"/>
                <w:lang w:eastAsia="nl-NL"/>
              </w:rPr>
            </w:pPr>
            <w:r w:rsidRPr="0089691F">
              <w:rPr>
                <w:rFonts w:eastAsia="Aptos"/>
                <w:lang w:eastAsia="nl-NL"/>
              </w:rPr>
              <w:t>serviceStopTime</w:t>
            </w:r>
          </w:p>
        </w:tc>
      </w:tr>
      <w:tr w:rsidR="00234302" w:rsidRPr="0089691F" w14:paraId="7A463345" w14:textId="77777777" w:rsidTr="00DA033A">
        <w:tc>
          <w:tcPr>
            <w:tcW w:w="1838" w:type="dxa"/>
            <w:shd w:val="clear" w:color="auto" w:fill="FFFFFF"/>
          </w:tcPr>
          <w:p w14:paraId="4946AEEE" w14:textId="6A9BFC78" w:rsidR="00234302" w:rsidRPr="0089691F" w:rsidRDefault="00234302" w:rsidP="009C5A30">
            <w:pPr>
              <w:pStyle w:val="TableEntry"/>
              <w:rPr>
                <w:rFonts w:eastAsia="Aptos"/>
                <w:lang w:eastAsia="nl-NL"/>
              </w:rPr>
            </w:pPr>
            <w:r w:rsidRPr="0089691F">
              <w:rPr>
                <w:rFonts w:eastAsia="Aptos"/>
                <w:lang w:eastAsia="nl-NL"/>
              </w:rPr>
              <w:t>Document Creation Date/Time</w:t>
            </w:r>
          </w:p>
        </w:tc>
        <w:tc>
          <w:tcPr>
            <w:tcW w:w="3210" w:type="dxa"/>
            <w:shd w:val="clear" w:color="auto" w:fill="FFFFFF"/>
          </w:tcPr>
          <w:p w14:paraId="37B1C5FD" w14:textId="77777777" w:rsidR="00234302" w:rsidRPr="0089691F" w:rsidRDefault="00234302" w:rsidP="009C5A30">
            <w:pPr>
              <w:pStyle w:val="TableEntry"/>
              <w:rPr>
                <w:rFonts w:eastAsia="Aptos"/>
                <w:lang w:eastAsia="nl-NL"/>
              </w:rPr>
            </w:pPr>
            <w:r w:rsidRPr="0089691F">
              <w:rPr>
                <w:rFonts w:eastAsia="Aptos"/>
                <w:lang w:eastAsia="nl-NL"/>
              </w:rPr>
              <w:t>creation</w:t>
            </w:r>
          </w:p>
        </w:tc>
        <w:tc>
          <w:tcPr>
            <w:tcW w:w="3929" w:type="dxa"/>
          </w:tcPr>
          <w:p w14:paraId="3A055978" w14:textId="77777777" w:rsidR="00234302" w:rsidRPr="0089691F" w:rsidRDefault="00234302" w:rsidP="009C5A30">
            <w:pPr>
              <w:pStyle w:val="TableEntry"/>
              <w:rPr>
                <w:rFonts w:eastAsia="Aptos"/>
                <w:lang w:eastAsia="nl-NL"/>
              </w:rPr>
            </w:pPr>
            <w:r w:rsidRPr="0089691F">
              <w:rPr>
                <w:rFonts w:eastAsia="Aptos"/>
                <w:lang w:eastAsia="nl-NL"/>
              </w:rPr>
              <w:t>creationTime</w:t>
            </w:r>
          </w:p>
        </w:tc>
      </w:tr>
      <w:tr w:rsidR="00234302" w:rsidRPr="0089691F" w14:paraId="2A35C1BC" w14:textId="77777777" w:rsidTr="00DA033A">
        <w:tc>
          <w:tcPr>
            <w:tcW w:w="1838" w:type="dxa"/>
            <w:shd w:val="clear" w:color="auto" w:fill="FFFFFF"/>
          </w:tcPr>
          <w:p w14:paraId="7229E6BC" w14:textId="77777777" w:rsidR="00234302" w:rsidRPr="0089691F" w:rsidRDefault="00234302" w:rsidP="009C5A30">
            <w:pPr>
              <w:pStyle w:val="TableEntry"/>
              <w:rPr>
                <w:rFonts w:eastAsia="Aptos"/>
                <w:lang w:eastAsia="nl-NL"/>
              </w:rPr>
            </w:pPr>
            <w:r w:rsidRPr="0089691F">
              <w:rPr>
                <w:rFonts w:eastAsia="Aptos"/>
                <w:lang w:eastAsia="nl-NL"/>
              </w:rPr>
              <w:t>Category</w:t>
            </w:r>
          </w:p>
        </w:tc>
        <w:tc>
          <w:tcPr>
            <w:tcW w:w="3210" w:type="dxa"/>
          </w:tcPr>
          <w:p w14:paraId="4C85A020" w14:textId="77777777" w:rsidR="00234302" w:rsidRPr="0089691F" w:rsidRDefault="00234302" w:rsidP="009C5A30">
            <w:pPr>
              <w:pStyle w:val="TableEntry"/>
              <w:rPr>
                <w:rFonts w:eastAsia="Aptos"/>
                <w:lang w:eastAsia="nl-NL"/>
              </w:rPr>
            </w:pPr>
            <w:r w:rsidRPr="0089691F">
              <w:rPr>
                <w:rFonts w:eastAsia="Aptos"/>
                <w:lang w:eastAsia="nl-NL"/>
              </w:rPr>
              <w:t>category</w:t>
            </w:r>
          </w:p>
        </w:tc>
        <w:tc>
          <w:tcPr>
            <w:tcW w:w="3929" w:type="dxa"/>
          </w:tcPr>
          <w:p w14:paraId="3D5CBFC5" w14:textId="77777777" w:rsidR="00234302" w:rsidRPr="0089691F" w:rsidRDefault="00234302" w:rsidP="009C5A30">
            <w:pPr>
              <w:pStyle w:val="TableEntry"/>
              <w:rPr>
                <w:rFonts w:eastAsia="Aptos"/>
                <w:lang w:eastAsia="nl-NL"/>
              </w:rPr>
            </w:pPr>
            <w:r w:rsidRPr="0089691F">
              <w:rPr>
                <w:rFonts w:eastAsia="Aptos"/>
                <w:lang w:eastAsia="nl-NL"/>
              </w:rPr>
              <w:t>classCode</w:t>
            </w:r>
          </w:p>
        </w:tc>
      </w:tr>
      <w:tr w:rsidR="00234302" w:rsidRPr="0089691F" w14:paraId="3CC84B49" w14:textId="77777777" w:rsidTr="00DA033A">
        <w:tc>
          <w:tcPr>
            <w:tcW w:w="1838" w:type="dxa"/>
            <w:shd w:val="clear" w:color="auto" w:fill="FFFFFF"/>
          </w:tcPr>
          <w:p w14:paraId="6B56029D" w14:textId="77777777" w:rsidR="00234302" w:rsidRPr="0089691F" w:rsidRDefault="00234302" w:rsidP="009C5A30">
            <w:pPr>
              <w:pStyle w:val="TableEntry"/>
              <w:rPr>
                <w:rFonts w:eastAsia="Aptos"/>
                <w:lang w:eastAsia="nl-NL"/>
              </w:rPr>
            </w:pPr>
            <w:r w:rsidRPr="0089691F">
              <w:rPr>
                <w:rFonts w:eastAsia="Aptos"/>
                <w:lang w:eastAsia="nl-NL"/>
              </w:rPr>
              <w:t>Practice Setting</w:t>
            </w:r>
          </w:p>
        </w:tc>
        <w:tc>
          <w:tcPr>
            <w:tcW w:w="3210" w:type="dxa"/>
            <w:shd w:val="clear" w:color="auto" w:fill="FFFFFF"/>
          </w:tcPr>
          <w:p w14:paraId="5DAF3F83" w14:textId="482027FA" w:rsidR="00234302" w:rsidRPr="0089691F" w:rsidRDefault="00234302" w:rsidP="009C5A30">
            <w:pPr>
              <w:pStyle w:val="TableEntry"/>
              <w:rPr>
                <w:rFonts w:eastAsia="Aptos"/>
                <w:lang w:eastAsia="nl-NL"/>
              </w:rPr>
            </w:pPr>
            <w:r w:rsidRPr="0089691F">
              <w:rPr>
                <w:rFonts w:eastAsia="Aptos"/>
                <w:lang w:eastAsia="nl-NL"/>
              </w:rPr>
              <w:t>setting</w:t>
            </w:r>
          </w:p>
        </w:tc>
        <w:tc>
          <w:tcPr>
            <w:tcW w:w="3929" w:type="dxa"/>
          </w:tcPr>
          <w:p w14:paraId="272475CF" w14:textId="77777777" w:rsidR="00234302" w:rsidRPr="0089691F" w:rsidRDefault="00234302" w:rsidP="009C5A30">
            <w:pPr>
              <w:pStyle w:val="TableEntry"/>
              <w:rPr>
                <w:rFonts w:eastAsia="Aptos"/>
                <w:lang w:eastAsia="nl-NL"/>
              </w:rPr>
            </w:pPr>
            <w:r w:rsidRPr="0089691F">
              <w:rPr>
                <w:rFonts w:eastAsia="Aptos"/>
                <w:lang w:eastAsia="nl-NL"/>
              </w:rPr>
              <w:t>practiceSettingCode</w:t>
            </w:r>
          </w:p>
        </w:tc>
      </w:tr>
    </w:tbl>
    <w:p w14:paraId="6AFCF520" w14:textId="77777777" w:rsidR="00234302" w:rsidRPr="0089691F" w:rsidRDefault="00234302" w:rsidP="009C5A30">
      <w:pPr>
        <w:pStyle w:val="BodyText"/>
        <w:rPr>
          <w:rFonts w:eastAsia="Aptos"/>
          <w:lang w:eastAsia="nl-NL"/>
        </w:rPr>
      </w:pPr>
    </w:p>
    <w:p w14:paraId="0554C304" w14:textId="77777777" w:rsidR="00234302" w:rsidRPr="0089691F" w:rsidRDefault="00234302" w:rsidP="009C5A30">
      <w:pPr>
        <w:pStyle w:val="BodyText"/>
        <w:rPr>
          <w:rFonts w:eastAsia="Aptos"/>
          <w:lang w:eastAsia="nl-NL"/>
        </w:rPr>
      </w:pPr>
      <w:r w:rsidRPr="0089691F">
        <w:rPr>
          <w:rFonts w:eastAsia="Aptos"/>
          <w:lang w:eastAsia="nl-NL"/>
        </w:rPr>
        <w:t>Table A-2 defines the imaging specific search request parameter mappings to MHD and XDS.b.</w:t>
      </w:r>
    </w:p>
    <w:p w14:paraId="1FCA23A2" w14:textId="77777777" w:rsidR="00234302" w:rsidRPr="0089691F" w:rsidRDefault="00234302" w:rsidP="009C5A30">
      <w:pPr>
        <w:pStyle w:val="TableTitle"/>
        <w:rPr>
          <w:rFonts w:eastAsia="Arial"/>
        </w:rPr>
      </w:pPr>
      <w:r w:rsidRPr="0089691F">
        <w:rPr>
          <w:rFonts w:eastAsia="Arial"/>
        </w:rPr>
        <w:t>Table A-2: MADO Imaging Specific Search Request Parameters</w:t>
      </w:r>
    </w:p>
    <w:tbl>
      <w:tblPr>
        <w:tblW w:w="8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210"/>
        <w:gridCol w:w="3929"/>
      </w:tblGrid>
      <w:tr w:rsidR="00234302" w:rsidRPr="0089691F" w14:paraId="130D0888" w14:textId="77777777" w:rsidTr="009C5A30">
        <w:trPr>
          <w:cantSplit/>
          <w:tblHeader/>
        </w:trPr>
        <w:tc>
          <w:tcPr>
            <w:tcW w:w="1838" w:type="dxa"/>
            <w:shd w:val="clear" w:color="auto" w:fill="D1D1D1"/>
          </w:tcPr>
          <w:p w14:paraId="28C5B3A7" w14:textId="77777777" w:rsidR="00234302" w:rsidRPr="0089691F" w:rsidRDefault="00234302" w:rsidP="009C5A30">
            <w:pPr>
              <w:pStyle w:val="TableEntryHeader"/>
              <w:rPr>
                <w:rFonts w:eastAsia="Aptos"/>
                <w:lang w:eastAsia="nl-NL"/>
              </w:rPr>
            </w:pPr>
            <w:r w:rsidRPr="0089691F">
              <w:rPr>
                <w:rFonts w:eastAsia="Aptos"/>
                <w:lang w:eastAsia="nl-NL"/>
              </w:rPr>
              <w:t>MADO Name</w:t>
            </w:r>
          </w:p>
        </w:tc>
        <w:tc>
          <w:tcPr>
            <w:tcW w:w="3210" w:type="dxa"/>
            <w:shd w:val="clear" w:color="auto" w:fill="D1D1D1"/>
          </w:tcPr>
          <w:p w14:paraId="4389D12E" w14:textId="77777777" w:rsidR="00234302" w:rsidRPr="0089691F" w:rsidRDefault="00234302" w:rsidP="009C5A30">
            <w:pPr>
              <w:pStyle w:val="TableEntryHeader"/>
              <w:rPr>
                <w:rFonts w:eastAsia="Aptos"/>
                <w:lang w:eastAsia="nl-NL"/>
              </w:rPr>
            </w:pPr>
            <w:r w:rsidRPr="0089691F">
              <w:rPr>
                <w:rFonts w:eastAsia="Aptos"/>
                <w:lang w:eastAsia="nl-NL"/>
              </w:rPr>
              <w:t>MHD FHIR DocumentReference</w:t>
            </w:r>
          </w:p>
        </w:tc>
        <w:tc>
          <w:tcPr>
            <w:tcW w:w="3929" w:type="dxa"/>
            <w:shd w:val="clear" w:color="auto" w:fill="D1D1D1"/>
          </w:tcPr>
          <w:p w14:paraId="192A9E71" w14:textId="77777777" w:rsidR="00234302" w:rsidRPr="0089691F" w:rsidRDefault="00234302" w:rsidP="009C5A30">
            <w:pPr>
              <w:pStyle w:val="TableEntryHeader"/>
              <w:rPr>
                <w:rFonts w:eastAsia="Aptos"/>
                <w:lang w:eastAsia="nl-NL"/>
              </w:rPr>
            </w:pPr>
            <w:r w:rsidRPr="0089691F">
              <w:rPr>
                <w:rFonts w:eastAsia="Aptos"/>
                <w:lang w:eastAsia="nl-NL"/>
              </w:rPr>
              <w:t>XDS.b DocumentEntry</w:t>
            </w:r>
          </w:p>
        </w:tc>
      </w:tr>
      <w:tr w:rsidR="00234302" w:rsidRPr="0089691F" w14:paraId="2475DDA2" w14:textId="77777777" w:rsidTr="009C5A30">
        <w:trPr>
          <w:cantSplit/>
        </w:trPr>
        <w:tc>
          <w:tcPr>
            <w:tcW w:w="1838" w:type="dxa"/>
          </w:tcPr>
          <w:p w14:paraId="760CF4B6" w14:textId="77777777" w:rsidR="00234302" w:rsidRPr="0089691F" w:rsidRDefault="00234302" w:rsidP="009C5A30">
            <w:pPr>
              <w:pStyle w:val="TableEntry"/>
              <w:rPr>
                <w:rFonts w:eastAsia="Aptos"/>
                <w:lang w:eastAsia="nl-NL"/>
              </w:rPr>
            </w:pPr>
            <w:r w:rsidRPr="0089691F">
              <w:rPr>
                <w:rFonts w:eastAsia="Aptos"/>
                <w:lang w:eastAsia="nl-NL"/>
              </w:rPr>
              <w:t>Modality Type</w:t>
            </w:r>
          </w:p>
        </w:tc>
        <w:tc>
          <w:tcPr>
            <w:tcW w:w="3210" w:type="dxa"/>
          </w:tcPr>
          <w:p w14:paraId="6A14E9DE" w14:textId="77777777" w:rsidR="00234302" w:rsidRPr="0089691F" w:rsidRDefault="00234302" w:rsidP="009C5A30">
            <w:pPr>
              <w:pStyle w:val="TableEntry"/>
              <w:rPr>
                <w:rFonts w:eastAsia="Aptos"/>
                <w:lang w:eastAsia="nl-NL"/>
              </w:rPr>
            </w:pPr>
            <w:r w:rsidRPr="0089691F">
              <w:rPr>
                <w:rFonts w:eastAsia="Aptos"/>
                <w:lang w:eastAsia="nl-NL"/>
              </w:rPr>
              <w:t>context.event</w:t>
            </w:r>
          </w:p>
          <w:p w14:paraId="3F5CDE50" w14:textId="77777777" w:rsidR="00234302" w:rsidRPr="0089691F" w:rsidRDefault="00234302" w:rsidP="009C5A30">
            <w:pPr>
              <w:pStyle w:val="TableEntry"/>
              <w:rPr>
                <w:rFonts w:eastAsia="Aptos"/>
                <w:i/>
                <w:iCs/>
                <w:lang w:eastAsia="nl-NL"/>
              </w:rPr>
            </w:pPr>
            <w:r w:rsidRPr="0089691F">
              <w:rPr>
                <w:rFonts w:eastAsia="Aptos"/>
                <w:i/>
                <w:iCs/>
                <w:lang w:eastAsia="nl-NL"/>
              </w:rPr>
              <w:t>[Modality]</w:t>
            </w:r>
          </w:p>
        </w:tc>
        <w:tc>
          <w:tcPr>
            <w:tcW w:w="3929" w:type="dxa"/>
          </w:tcPr>
          <w:p w14:paraId="68C975C8" w14:textId="77777777" w:rsidR="00234302" w:rsidRPr="0089691F" w:rsidRDefault="00234302" w:rsidP="009C5A30">
            <w:pPr>
              <w:pStyle w:val="TableEntry"/>
              <w:rPr>
                <w:rFonts w:eastAsia="Aptos"/>
                <w:lang w:eastAsia="nl-NL"/>
              </w:rPr>
            </w:pPr>
            <w:r w:rsidRPr="0089691F">
              <w:rPr>
                <w:rFonts w:eastAsia="Aptos"/>
                <w:lang w:eastAsia="nl-NL"/>
              </w:rPr>
              <w:t>eventCodeList</w:t>
            </w:r>
          </w:p>
          <w:p w14:paraId="13B867E1" w14:textId="77777777" w:rsidR="00234302" w:rsidRPr="0089691F" w:rsidRDefault="00234302" w:rsidP="009C5A30">
            <w:pPr>
              <w:pStyle w:val="TableEntry"/>
              <w:rPr>
                <w:rFonts w:eastAsia="Aptos"/>
                <w:lang w:eastAsia="nl-NL"/>
              </w:rPr>
            </w:pPr>
            <w:r w:rsidRPr="0089691F">
              <w:rPr>
                <w:rFonts w:eastAsia="Aptos"/>
                <w:i/>
                <w:iCs/>
                <w:lang w:eastAsia="nl-NL"/>
              </w:rPr>
              <w:t>[Modality]</w:t>
            </w:r>
          </w:p>
        </w:tc>
      </w:tr>
      <w:tr w:rsidR="00234302" w:rsidRPr="0089691F" w14:paraId="32B40117" w14:textId="77777777" w:rsidTr="009C5A30">
        <w:trPr>
          <w:cantSplit/>
        </w:trPr>
        <w:tc>
          <w:tcPr>
            <w:tcW w:w="1838" w:type="dxa"/>
          </w:tcPr>
          <w:p w14:paraId="58C460D9" w14:textId="77777777" w:rsidR="00234302" w:rsidRPr="0089691F" w:rsidRDefault="00234302" w:rsidP="009C5A30">
            <w:pPr>
              <w:pStyle w:val="TableEntry"/>
              <w:rPr>
                <w:rFonts w:eastAsia="Aptos"/>
              </w:rPr>
            </w:pPr>
            <w:r w:rsidRPr="0089691F">
              <w:rPr>
                <w:rFonts w:eastAsia="Aptos"/>
              </w:rPr>
              <w:t>Anatomical Region</w:t>
            </w:r>
          </w:p>
        </w:tc>
        <w:tc>
          <w:tcPr>
            <w:tcW w:w="3210" w:type="dxa"/>
          </w:tcPr>
          <w:p w14:paraId="00C44C3D" w14:textId="77777777" w:rsidR="00234302" w:rsidRPr="0089691F" w:rsidRDefault="00234302" w:rsidP="009C5A30">
            <w:pPr>
              <w:pStyle w:val="TableEntry"/>
              <w:rPr>
                <w:rFonts w:eastAsia="Aptos"/>
                <w:lang w:eastAsia="nl-NL"/>
              </w:rPr>
            </w:pPr>
            <w:r w:rsidRPr="0089691F">
              <w:rPr>
                <w:rFonts w:eastAsia="Aptos"/>
                <w:lang w:eastAsia="nl-NL"/>
              </w:rPr>
              <w:t>context.event</w:t>
            </w:r>
          </w:p>
          <w:p w14:paraId="05AD66C1" w14:textId="4F39FE13" w:rsidR="00234302" w:rsidRPr="0089691F" w:rsidRDefault="00234302" w:rsidP="009C5A30">
            <w:pPr>
              <w:pStyle w:val="TableEntry"/>
              <w:rPr>
                <w:rFonts w:eastAsia="Aptos"/>
                <w:i/>
                <w:iCs/>
                <w:lang w:eastAsia="nl-NL"/>
              </w:rPr>
            </w:pPr>
            <w:r w:rsidRPr="0089691F">
              <w:rPr>
                <w:rFonts w:eastAsia="Aptos"/>
                <w:i/>
                <w:iCs/>
                <w:lang w:eastAsia="nl-NL"/>
              </w:rPr>
              <w:t>[</w:t>
            </w:r>
            <w:r w:rsidR="00F1745C" w:rsidRPr="0089691F">
              <w:t>Anatomical</w:t>
            </w:r>
            <w:r w:rsidRPr="0089691F">
              <w:rPr>
                <w:rFonts w:eastAsia="Aptos"/>
                <w:i/>
                <w:iCs/>
                <w:lang w:eastAsia="nl-NL"/>
              </w:rPr>
              <w:t>Region/Body Part]</w:t>
            </w:r>
          </w:p>
        </w:tc>
        <w:tc>
          <w:tcPr>
            <w:tcW w:w="3929" w:type="dxa"/>
          </w:tcPr>
          <w:p w14:paraId="684B9C21" w14:textId="77777777" w:rsidR="00234302" w:rsidRPr="0089691F" w:rsidRDefault="00234302" w:rsidP="009C5A30">
            <w:pPr>
              <w:pStyle w:val="TableEntry"/>
              <w:rPr>
                <w:rFonts w:eastAsia="Aptos"/>
                <w:lang w:eastAsia="nl-NL"/>
              </w:rPr>
            </w:pPr>
            <w:r w:rsidRPr="0089691F">
              <w:rPr>
                <w:rFonts w:eastAsia="Aptos"/>
                <w:lang w:eastAsia="nl-NL"/>
              </w:rPr>
              <w:t>eventCodeList</w:t>
            </w:r>
          </w:p>
          <w:p w14:paraId="37B19528" w14:textId="15E54C46" w:rsidR="00234302" w:rsidRPr="0089691F" w:rsidRDefault="00234302" w:rsidP="009C5A30">
            <w:pPr>
              <w:pStyle w:val="TableEntry"/>
              <w:rPr>
                <w:rFonts w:eastAsia="Aptos"/>
                <w:lang w:eastAsia="nl-NL"/>
              </w:rPr>
            </w:pPr>
            <w:r w:rsidRPr="0089691F">
              <w:rPr>
                <w:rFonts w:eastAsia="Aptos"/>
                <w:i/>
                <w:iCs/>
                <w:lang w:eastAsia="nl-NL"/>
              </w:rPr>
              <w:t>[</w:t>
            </w:r>
            <w:r w:rsidR="00F1745C" w:rsidRPr="0089691F">
              <w:t>Anatomical</w:t>
            </w:r>
            <w:r w:rsidRPr="0089691F">
              <w:rPr>
                <w:rFonts w:eastAsia="Aptos"/>
                <w:i/>
                <w:iCs/>
                <w:lang w:eastAsia="nl-NL"/>
              </w:rPr>
              <w:t>Region/Body Part]</w:t>
            </w:r>
          </w:p>
        </w:tc>
      </w:tr>
      <w:tr w:rsidR="00234302" w:rsidRPr="0089691F" w14:paraId="21B7E26F" w14:textId="77777777" w:rsidTr="009C5A30">
        <w:trPr>
          <w:cantSplit/>
        </w:trPr>
        <w:tc>
          <w:tcPr>
            <w:tcW w:w="1838" w:type="dxa"/>
          </w:tcPr>
          <w:p w14:paraId="3E9A95DD" w14:textId="425C02DB" w:rsidR="00234302" w:rsidRPr="0089691F" w:rsidRDefault="00234302" w:rsidP="009C5A30">
            <w:pPr>
              <w:pStyle w:val="TableEntry"/>
              <w:rPr>
                <w:rFonts w:eastAsia="Aptos"/>
              </w:rPr>
            </w:pPr>
            <w:r w:rsidRPr="0089691F">
              <w:rPr>
                <w:rFonts w:eastAsia="Aptos"/>
              </w:rPr>
              <w:t>Study Instance UID</w:t>
            </w:r>
          </w:p>
        </w:tc>
        <w:tc>
          <w:tcPr>
            <w:tcW w:w="3210" w:type="dxa"/>
          </w:tcPr>
          <w:p w14:paraId="4B741634" w14:textId="77777777" w:rsidR="00234302" w:rsidRPr="0089691F" w:rsidRDefault="00234302" w:rsidP="009C5A30">
            <w:pPr>
              <w:pStyle w:val="TableEntry"/>
              <w:rPr>
                <w:rFonts w:eastAsia="Aptos"/>
                <w:lang w:eastAsia="nl-NL"/>
              </w:rPr>
            </w:pPr>
            <w:r w:rsidRPr="0089691F">
              <w:rPr>
                <w:rFonts w:eastAsia="Aptos"/>
                <w:lang w:eastAsia="nl-NL"/>
              </w:rPr>
              <w:t>related</w:t>
            </w:r>
          </w:p>
          <w:p w14:paraId="3F849757" w14:textId="77777777" w:rsidR="00234302" w:rsidRPr="0089691F" w:rsidRDefault="00234302" w:rsidP="009C5A30">
            <w:pPr>
              <w:pStyle w:val="TableEntry"/>
              <w:rPr>
                <w:rFonts w:eastAsia="Aptos"/>
                <w:i/>
                <w:iCs/>
                <w:lang w:eastAsia="nl-NL"/>
              </w:rPr>
            </w:pPr>
            <w:r w:rsidRPr="0089691F">
              <w:rPr>
                <w:rFonts w:eastAsia="Aptos"/>
                <w:i/>
                <w:iCs/>
                <w:lang w:eastAsia="nl-NL"/>
              </w:rPr>
              <w:t>[referenced ImagingStudy.identifier (Study Instance UID)]</w:t>
            </w:r>
          </w:p>
        </w:tc>
        <w:tc>
          <w:tcPr>
            <w:tcW w:w="3929" w:type="dxa"/>
            <w:shd w:val="clear" w:color="auto" w:fill="FFFFFF"/>
          </w:tcPr>
          <w:p w14:paraId="5CAEC543" w14:textId="77777777" w:rsidR="00234302" w:rsidRPr="0089691F" w:rsidRDefault="00234302" w:rsidP="009C5A30">
            <w:pPr>
              <w:pStyle w:val="TableEntry"/>
              <w:rPr>
                <w:rFonts w:eastAsia="Aptos"/>
                <w:lang w:eastAsia="nl-NL"/>
              </w:rPr>
            </w:pPr>
            <w:r w:rsidRPr="0089691F">
              <w:rPr>
                <w:rFonts w:eastAsia="Aptos"/>
                <w:lang w:eastAsia="nl-NL"/>
              </w:rPr>
              <w:t>referenceIdList</w:t>
            </w:r>
          </w:p>
          <w:p w14:paraId="37D28151" w14:textId="77777777" w:rsidR="00234302" w:rsidRPr="0089691F" w:rsidRDefault="00234302" w:rsidP="009C5A30">
            <w:pPr>
              <w:pStyle w:val="TableEntry"/>
              <w:rPr>
                <w:rFonts w:eastAsia="Aptos"/>
                <w:lang w:eastAsia="nl-NL"/>
              </w:rPr>
            </w:pPr>
            <w:r w:rsidRPr="0089691F">
              <w:rPr>
                <w:rFonts w:eastAsia="Aptos"/>
                <w:i/>
                <w:iCs/>
                <w:lang w:eastAsia="nl-NL"/>
              </w:rPr>
              <w:t>[urn:ihe:iti:xds:2016:studyInstanceUID]</w:t>
            </w:r>
          </w:p>
        </w:tc>
      </w:tr>
      <w:tr w:rsidR="00234302" w:rsidRPr="0089691F" w14:paraId="560CB19A" w14:textId="77777777" w:rsidTr="009C5A30">
        <w:trPr>
          <w:cantSplit/>
        </w:trPr>
        <w:tc>
          <w:tcPr>
            <w:tcW w:w="1838" w:type="dxa"/>
          </w:tcPr>
          <w:p w14:paraId="26768648" w14:textId="77777777" w:rsidR="00234302" w:rsidRPr="0089691F" w:rsidRDefault="00234302" w:rsidP="009C5A30">
            <w:pPr>
              <w:pStyle w:val="TableEntry"/>
              <w:rPr>
                <w:rFonts w:eastAsia="Aptos"/>
                <w:lang w:eastAsia="nl-NL"/>
              </w:rPr>
            </w:pPr>
            <w:r w:rsidRPr="0089691F">
              <w:rPr>
                <w:rFonts w:eastAsia="Aptos"/>
                <w:lang w:eastAsia="nl-NL"/>
              </w:rPr>
              <w:lastRenderedPageBreak/>
              <w:t>Accession Number</w:t>
            </w:r>
          </w:p>
        </w:tc>
        <w:tc>
          <w:tcPr>
            <w:tcW w:w="3210" w:type="dxa"/>
          </w:tcPr>
          <w:p w14:paraId="2C0A3659" w14:textId="77777777" w:rsidR="00234302" w:rsidRPr="0089691F" w:rsidRDefault="00234302" w:rsidP="009C5A30">
            <w:pPr>
              <w:pStyle w:val="TableEntry"/>
              <w:rPr>
                <w:rFonts w:eastAsia="Aptos"/>
                <w:lang w:eastAsia="nl-NL"/>
              </w:rPr>
            </w:pPr>
            <w:r w:rsidRPr="0089691F">
              <w:rPr>
                <w:rFonts w:eastAsia="Aptos"/>
                <w:lang w:eastAsia="nl-NL"/>
              </w:rPr>
              <w:t xml:space="preserve">related </w:t>
            </w:r>
          </w:p>
          <w:p w14:paraId="1ED3C508" w14:textId="77777777" w:rsidR="00234302" w:rsidRPr="0089691F" w:rsidRDefault="00234302" w:rsidP="009C5A30">
            <w:pPr>
              <w:pStyle w:val="TableEntry"/>
              <w:rPr>
                <w:rFonts w:eastAsia="Aptos"/>
                <w:i/>
                <w:iCs/>
                <w:lang w:eastAsia="nl-NL"/>
              </w:rPr>
            </w:pPr>
            <w:r w:rsidRPr="0089691F">
              <w:rPr>
                <w:rFonts w:eastAsia="Aptos"/>
                <w:i/>
                <w:iCs/>
                <w:lang w:eastAsia="nl-NL"/>
              </w:rPr>
              <w:t>[referenced ImagingStudy.identifier</w:t>
            </w:r>
          </w:p>
          <w:p w14:paraId="3D3A8F6F" w14:textId="77777777" w:rsidR="00234302" w:rsidRPr="0089691F" w:rsidRDefault="00234302" w:rsidP="009C5A30">
            <w:pPr>
              <w:pStyle w:val="TableEntry"/>
              <w:rPr>
                <w:rFonts w:eastAsia="Aptos"/>
                <w:i/>
                <w:iCs/>
                <w:lang w:eastAsia="nl-NL"/>
              </w:rPr>
            </w:pPr>
            <w:r w:rsidRPr="0089691F">
              <w:rPr>
                <w:rFonts w:eastAsia="Aptos"/>
                <w:i/>
                <w:iCs/>
                <w:lang w:eastAsia="nl-NL"/>
              </w:rPr>
              <w:t>(Accession Number)]</w:t>
            </w:r>
          </w:p>
        </w:tc>
        <w:tc>
          <w:tcPr>
            <w:tcW w:w="3929" w:type="dxa"/>
            <w:shd w:val="clear" w:color="auto" w:fill="FFFFFF"/>
          </w:tcPr>
          <w:p w14:paraId="0A9D72C3" w14:textId="77777777" w:rsidR="00234302" w:rsidRPr="0089691F" w:rsidRDefault="00234302" w:rsidP="009C5A30">
            <w:pPr>
              <w:pStyle w:val="TableEntry"/>
              <w:rPr>
                <w:rFonts w:eastAsia="Aptos"/>
                <w:lang w:eastAsia="nl-NL"/>
              </w:rPr>
            </w:pPr>
            <w:r w:rsidRPr="0089691F">
              <w:rPr>
                <w:rFonts w:eastAsia="Aptos"/>
                <w:lang w:eastAsia="nl-NL"/>
              </w:rPr>
              <w:t>referenceIdList</w:t>
            </w:r>
          </w:p>
          <w:p w14:paraId="554869B9" w14:textId="77777777" w:rsidR="00234302" w:rsidRPr="0089691F" w:rsidRDefault="00234302" w:rsidP="009C5A30">
            <w:pPr>
              <w:pStyle w:val="TableEntry"/>
              <w:rPr>
                <w:rFonts w:eastAsia="Aptos"/>
                <w:highlight w:val="yellow"/>
                <w:lang w:eastAsia="nl-NL"/>
              </w:rPr>
            </w:pPr>
            <w:r w:rsidRPr="0089691F">
              <w:rPr>
                <w:rFonts w:eastAsia="Aptos"/>
                <w:i/>
                <w:iCs/>
                <w:lang w:eastAsia="nl-NL"/>
              </w:rPr>
              <w:t>[urn:ihe:iti:xds:2013:accession]</w:t>
            </w:r>
          </w:p>
        </w:tc>
      </w:tr>
      <w:tr w:rsidR="000A4E19" w:rsidRPr="0089691F" w14:paraId="06D89A20" w14:textId="77777777" w:rsidTr="00234302">
        <w:trPr>
          <w:cantSplit/>
        </w:trPr>
        <w:tc>
          <w:tcPr>
            <w:tcW w:w="1838" w:type="dxa"/>
          </w:tcPr>
          <w:p w14:paraId="07DA9E51" w14:textId="25173965" w:rsidR="000A4E19" w:rsidRPr="0089691F" w:rsidRDefault="000A4E19" w:rsidP="000A4E19">
            <w:pPr>
              <w:pStyle w:val="TableEntry"/>
              <w:rPr>
                <w:rFonts w:eastAsia="Aptos"/>
                <w:lang w:eastAsia="nl-NL"/>
              </w:rPr>
            </w:pPr>
            <w:r w:rsidRPr="0089691F">
              <w:rPr>
                <w:rFonts w:eastAsia="Aptos"/>
                <w:lang w:eastAsia="nl-NL"/>
              </w:rPr>
              <w:t>Order identifier</w:t>
            </w:r>
          </w:p>
        </w:tc>
        <w:tc>
          <w:tcPr>
            <w:tcW w:w="3210" w:type="dxa"/>
          </w:tcPr>
          <w:p w14:paraId="2B5D5799" w14:textId="77777777" w:rsidR="000A4E19" w:rsidRPr="0089691F" w:rsidRDefault="000A4E19" w:rsidP="000A4E19">
            <w:pPr>
              <w:pStyle w:val="TableEntry"/>
              <w:rPr>
                <w:rFonts w:eastAsia="Aptos"/>
                <w:lang w:eastAsia="nl-NL"/>
              </w:rPr>
            </w:pPr>
            <w:r w:rsidRPr="0089691F">
              <w:rPr>
                <w:rFonts w:eastAsia="Aptos"/>
                <w:lang w:eastAsia="nl-NL"/>
              </w:rPr>
              <w:t>related</w:t>
            </w:r>
          </w:p>
          <w:p w14:paraId="36F651F0" w14:textId="77777777" w:rsidR="000A4E19" w:rsidRPr="0089691F" w:rsidRDefault="000A4E19" w:rsidP="000A4E19">
            <w:pPr>
              <w:pStyle w:val="TableEntry"/>
              <w:rPr>
                <w:rFonts w:eastAsia="Aptos"/>
                <w:i/>
                <w:iCs/>
                <w:lang w:eastAsia="nl-NL"/>
              </w:rPr>
            </w:pPr>
            <w:r w:rsidRPr="0089691F">
              <w:rPr>
                <w:rFonts w:eastAsia="Aptos"/>
                <w:i/>
                <w:iCs/>
                <w:lang w:eastAsia="nl-NL"/>
              </w:rPr>
              <w:t>[referenced ServiceRequest.identifier</w:t>
            </w:r>
          </w:p>
          <w:p w14:paraId="68F83C4D" w14:textId="22B2375C" w:rsidR="000A4E19" w:rsidRPr="0089691F" w:rsidRDefault="000A4E19" w:rsidP="000A4E19">
            <w:pPr>
              <w:pStyle w:val="TableEntry"/>
              <w:rPr>
                <w:rFonts w:eastAsia="Aptos"/>
                <w:lang w:eastAsia="nl-NL"/>
              </w:rPr>
            </w:pPr>
            <w:r w:rsidRPr="0089691F">
              <w:rPr>
                <w:rFonts w:eastAsia="Aptos"/>
                <w:i/>
                <w:iCs/>
                <w:lang w:eastAsia="nl-NL"/>
              </w:rPr>
              <w:t>(Order Identifier)]</w:t>
            </w:r>
          </w:p>
        </w:tc>
        <w:tc>
          <w:tcPr>
            <w:tcW w:w="3929" w:type="dxa"/>
            <w:shd w:val="clear" w:color="auto" w:fill="FFFFFF"/>
          </w:tcPr>
          <w:p w14:paraId="2A028FBA" w14:textId="77777777" w:rsidR="000A4E19" w:rsidRPr="0089691F" w:rsidRDefault="000A4E19" w:rsidP="000A4E19">
            <w:pPr>
              <w:pStyle w:val="TableEntry"/>
              <w:rPr>
                <w:rFonts w:eastAsia="Aptos"/>
                <w:lang w:eastAsia="nl-NL"/>
              </w:rPr>
            </w:pPr>
            <w:r w:rsidRPr="0089691F">
              <w:rPr>
                <w:rFonts w:eastAsia="Aptos"/>
                <w:lang w:eastAsia="nl-NL"/>
              </w:rPr>
              <w:t>referenceIdList</w:t>
            </w:r>
          </w:p>
          <w:p w14:paraId="162E3CA1" w14:textId="3F509B1A" w:rsidR="000A4E19" w:rsidRPr="0089691F" w:rsidRDefault="000A4E19" w:rsidP="000A4E19">
            <w:pPr>
              <w:pStyle w:val="TableEntry"/>
              <w:rPr>
                <w:rFonts w:eastAsia="Aptos"/>
                <w:lang w:eastAsia="nl-NL"/>
              </w:rPr>
            </w:pPr>
            <w:r w:rsidRPr="0089691F">
              <w:rPr>
                <w:rFonts w:eastAsia="Aptos"/>
                <w:i/>
                <w:iCs/>
                <w:lang w:eastAsia="nl-NL"/>
              </w:rPr>
              <w:t>[urn:ihe:iti:xds:2013:order]</w:t>
            </w:r>
          </w:p>
        </w:tc>
      </w:tr>
    </w:tbl>
    <w:p w14:paraId="40064127" w14:textId="77777777" w:rsidR="00234302" w:rsidRPr="0089691F" w:rsidRDefault="00234302" w:rsidP="009C5A30">
      <w:pPr>
        <w:pStyle w:val="BodyText"/>
        <w:rPr>
          <w:rFonts w:eastAsia="Aptos"/>
          <w:lang w:eastAsia="nl-NL"/>
        </w:rPr>
      </w:pPr>
    </w:p>
    <w:p w14:paraId="4AFE57B3" w14:textId="77777777" w:rsidR="00234302" w:rsidRPr="0089691F" w:rsidRDefault="00234302" w:rsidP="009C5A30">
      <w:pPr>
        <w:pStyle w:val="BodyText"/>
        <w:rPr>
          <w:rFonts w:eastAsia="Aptos"/>
          <w:lang w:eastAsia="nl-NL"/>
        </w:rPr>
      </w:pPr>
      <w:r w:rsidRPr="0089691F">
        <w:rPr>
          <w:rFonts w:eastAsia="Aptos"/>
          <w:lang w:eastAsia="nl-NL"/>
        </w:rPr>
        <w:t>Table A-3 defines the return response parameter mappings to MHD and XDS.b.</w:t>
      </w:r>
    </w:p>
    <w:p w14:paraId="1A774266" w14:textId="77777777" w:rsidR="00234302" w:rsidRPr="0089691F" w:rsidRDefault="00234302" w:rsidP="009C5A30">
      <w:pPr>
        <w:pStyle w:val="TableTitle"/>
        <w:rPr>
          <w:rFonts w:eastAsia="Arial"/>
        </w:rPr>
      </w:pPr>
      <w:r w:rsidRPr="0089691F">
        <w:rPr>
          <w:rFonts w:eastAsia="Arial"/>
        </w:rPr>
        <w:t>Table A-3: MADO Return Response Parameters</w:t>
      </w:r>
    </w:p>
    <w:tbl>
      <w:tblPr>
        <w:tblW w:w="8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260"/>
        <w:gridCol w:w="3879"/>
      </w:tblGrid>
      <w:tr w:rsidR="00234302" w:rsidRPr="0089691F" w14:paraId="1082E302" w14:textId="77777777" w:rsidTr="00DA033A">
        <w:tc>
          <w:tcPr>
            <w:tcW w:w="1838" w:type="dxa"/>
            <w:shd w:val="clear" w:color="auto" w:fill="D1D1D1"/>
          </w:tcPr>
          <w:p w14:paraId="6C3B0AC2" w14:textId="77777777" w:rsidR="00234302" w:rsidRPr="0089691F" w:rsidRDefault="00234302" w:rsidP="009C5A30">
            <w:pPr>
              <w:pStyle w:val="TableEntryHeader"/>
              <w:rPr>
                <w:rFonts w:eastAsia="Aptos"/>
                <w:lang w:eastAsia="nl-NL"/>
              </w:rPr>
            </w:pPr>
            <w:r w:rsidRPr="0089691F">
              <w:rPr>
                <w:rFonts w:eastAsia="Aptos"/>
                <w:lang w:eastAsia="nl-NL"/>
              </w:rPr>
              <w:t>MADO Name</w:t>
            </w:r>
          </w:p>
        </w:tc>
        <w:tc>
          <w:tcPr>
            <w:tcW w:w="3260" w:type="dxa"/>
            <w:shd w:val="clear" w:color="auto" w:fill="D1D1D1"/>
          </w:tcPr>
          <w:p w14:paraId="3018AE29" w14:textId="77777777" w:rsidR="00234302" w:rsidRPr="0089691F" w:rsidRDefault="00234302" w:rsidP="009C5A30">
            <w:pPr>
              <w:pStyle w:val="TableEntryHeader"/>
              <w:rPr>
                <w:rFonts w:eastAsia="Aptos"/>
                <w:lang w:eastAsia="nl-NL"/>
              </w:rPr>
            </w:pPr>
            <w:r w:rsidRPr="0089691F">
              <w:rPr>
                <w:rFonts w:eastAsia="Aptos"/>
                <w:lang w:eastAsia="nl-NL"/>
              </w:rPr>
              <w:t>MHD FHIR DocumentReference</w:t>
            </w:r>
          </w:p>
        </w:tc>
        <w:tc>
          <w:tcPr>
            <w:tcW w:w="3879" w:type="dxa"/>
            <w:shd w:val="clear" w:color="auto" w:fill="D1D1D1"/>
          </w:tcPr>
          <w:p w14:paraId="3DDE3422" w14:textId="77777777" w:rsidR="00234302" w:rsidRPr="0089691F" w:rsidRDefault="00234302" w:rsidP="009C5A30">
            <w:pPr>
              <w:pStyle w:val="TableEntryHeader"/>
              <w:rPr>
                <w:rFonts w:eastAsia="Aptos"/>
                <w:lang w:eastAsia="nl-NL"/>
              </w:rPr>
            </w:pPr>
            <w:r w:rsidRPr="0089691F">
              <w:rPr>
                <w:rFonts w:eastAsia="Aptos"/>
                <w:lang w:eastAsia="nl-NL"/>
              </w:rPr>
              <w:t>XDS.b DocumentEntry</w:t>
            </w:r>
          </w:p>
        </w:tc>
      </w:tr>
      <w:tr w:rsidR="00234302" w:rsidRPr="0089691F" w14:paraId="1E64ED5F" w14:textId="77777777" w:rsidTr="00DA033A">
        <w:tc>
          <w:tcPr>
            <w:tcW w:w="1838" w:type="dxa"/>
          </w:tcPr>
          <w:p w14:paraId="084B715D" w14:textId="77777777" w:rsidR="00234302" w:rsidRPr="0089691F" w:rsidRDefault="00234302" w:rsidP="009C5A30">
            <w:pPr>
              <w:pStyle w:val="TableEntry"/>
              <w:rPr>
                <w:rFonts w:eastAsia="Aptos"/>
                <w:color w:val="000000"/>
                <w:lang w:eastAsia="nl-NL"/>
              </w:rPr>
            </w:pPr>
            <w:r w:rsidRPr="0089691F">
              <w:rPr>
                <w:rFonts w:eastAsia="Aptos"/>
                <w:lang w:eastAsia="nl-NL"/>
              </w:rPr>
              <w:t>Repository Location Unique Identifier</w:t>
            </w:r>
          </w:p>
        </w:tc>
        <w:tc>
          <w:tcPr>
            <w:tcW w:w="3260" w:type="dxa"/>
          </w:tcPr>
          <w:p w14:paraId="5148A1A6" w14:textId="77777777" w:rsidR="00234302" w:rsidRPr="0089691F" w:rsidRDefault="00234302" w:rsidP="009C5A30">
            <w:pPr>
              <w:pStyle w:val="TableEntry"/>
              <w:rPr>
                <w:rFonts w:eastAsia="Aptos"/>
                <w:lang w:eastAsia="nl-NL"/>
              </w:rPr>
            </w:pPr>
            <w:r w:rsidRPr="0089691F">
              <w:rPr>
                <w:rFonts w:eastAsia="Aptos"/>
                <w:lang w:eastAsia="nl-NL"/>
              </w:rPr>
              <w:t>content.attachment.url</w:t>
            </w:r>
          </w:p>
        </w:tc>
        <w:tc>
          <w:tcPr>
            <w:tcW w:w="3879" w:type="dxa"/>
          </w:tcPr>
          <w:p w14:paraId="6A6E453A" w14:textId="77777777" w:rsidR="00234302" w:rsidRPr="0089691F" w:rsidRDefault="00234302" w:rsidP="009C5A30">
            <w:pPr>
              <w:pStyle w:val="TableEntry"/>
              <w:rPr>
                <w:rFonts w:eastAsia="Aptos"/>
                <w:lang w:eastAsia="nl-NL"/>
              </w:rPr>
            </w:pPr>
            <w:r w:rsidRPr="0089691F">
              <w:rPr>
                <w:rFonts w:eastAsia="Aptos"/>
                <w:lang w:eastAsia="nl-NL"/>
              </w:rPr>
              <w:t>repositoryUniqueId + uniqueId</w:t>
            </w:r>
          </w:p>
          <w:p w14:paraId="2362BFCD" w14:textId="77777777" w:rsidR="00234302" w:rsidRPr="0089691F" w:rsidRDefault="00234302" w:rsidP="009C5A30">
            <w:pPr>
              <w:pStyle w:val="TableEntry"/>
              <w:rPr>
                <w:rFonts w:eastAsia="Aptos"/>
                <w:lang w:eastAsia="nl-NL"/>
              </w:rPr>
            </w:pPr>
            <w:r w:rsidRPr="0089691F">
              <w:rPr>
                <w:rFonts w:eastAsia="Aptos"/>
                <w:lang w:eastAsia="nl-NL"/>
              </w:rPr>
              <w:t>or URI</w:t>
            </w:r>
          </w:p>
        </w:tc>
      </w:tr>
      <w:tr w:rsidR="00234302" w:rsidRPr="0089691F" w14:paraId="22DA97E6" w14:textId="77777777" w:rsidTr="00DA033A">
        <w:tc>
          <w:tcPr>
            <w:tcW w:w="1838" w:type="dxa"/>
          </w:tcPr>
          <w:p w14:paraId="20F31D72" w14:textId="77777777" w:rsidR="00234302" w:rsidRPr="0089691F" w:rsidRDefault="00234302" w:rsidP="009C5A30">
            <w:pPr>
              <w:pStyle w:val="TableEntry"/>
              <w:rPr>
                <w:rFonts w:eastAsia="Aptos"/>
                <w:lang w:eastAsia="nl-NL"/>
              </w:rPr>
            </w:pPr>
            <w:r w:rsidRPr="0089691F">
              <w:rPr>
                <w:rFonts w:eastAsia="Aptos"/>
                <w:lang w:eastAsia="nl-NL"/>
              </w:rPr>
              <w:t>Document Identifier</w:t>
            </w:r>
          </w:p>
        </w:tc>
        <w:tc>
          <w:tcPr>
            <w:tcW w:w="3260" w:type="dxa"/>
          </w:tcPr>
          <w:p w14:paraId="29BD6047" w14:textId="77777777" w:rsidR="00234302" w:rsidRPr="0089691F" w:rsidRDefault="00234302" w:rsidP="009C5A30">
            <w:pPr>
              <w:pStyle w:val="TableEntry"/>
              <w:rPr>
                <w:rFonts w:eastAsia="Aptos"/>
                <w:lang w:eastAsia="nl-NL"/>
              </w:rPr>
            </w:pPr>
            <w:r w:rsidRPr="0089691F">
              <w:rPr>
                <w:rFonts w:eastAsia="Aptos"/>
                <w:lang w:eastAsia="nl-NL"/>
              </w:rPr>
              <w:t>masterIdentifier</w:t>
            </w:r>
          </w:p>
        </w:tc>
        <w:tc>
          <w:tcPr>
            <w:tcW w:w="3879" w:type="dxa"/>
          </w:tcPr>
          <w:p w14:paraId="612350AB" w14:textId="77777777" w:rsidR="00234302" w:rsidRPr="0089691F" w:rsidRDefault="00234302" w:rsidP="009C5A30">
            <w:pPr>
              <w:pStyle w:val="TableEntry"/>
              <w:rPr>
                <w:rFonts w:eastAsia="Aptos"/>
                <w:lang w:eastAsia="nl-NL"/>
              </w:rPr>
            </w:pPr>
            <w:r w:rsidRPr="0089691F">
              <w:rPr>
                <w:rFonts w:eastAsia="Aptos"/>
                <w:lang w:eastAsia="nl-NL"/>
              </w:rPr>
              <w:t>uniqueId</w:t>
            </w:r>
          </w:p>
        </w:tc>
      </w:tr>
      <w:tr w:rsidR="00234302" w:rsidRPr="0089691F" w14:paraId="1CDD652B" w14:textId="77777777" w:rsidTr="00DA033A">
        <w:tc>
          <w:tcPr>
            <w:tcW w:w="1838" w:type="dxa"/>
          </w:tcPr>
          <w:p w14:paraId="37021BFC" w14:textId="77777777" w:rsidR="00234302" w:rsidRPr="0089691F" w:rsidRDefault="00234302" w:rsidP="009C5A30">
            <w:pPr>
              <w:pStyle w:val="TableEntry"/>
              <w:rPr>
                <w:rFonts w:eastAsia="Aptos"/>
                <w:lang w:eastAsia="nl-NL"/>
              </w:rPr>
            </w:pPr>
            <w:r w:rsidRPr="0089691F">
              <w:rPr>
                <w:rFonts w:eastAsia="Aptos"/>
                <w:lang w:eastAsia="nl-NL"/>
              </w:rPr>
              <w:t>Document Type</w:t>
            </w:r>
          </w:p>
        </w:tc>
        <w:tc>
          <w:tcPr>
            <w:tcW w:w="3260" w:type="dxa"/>
          </w:tcPr>
          <w:p w14:paraId="66F86CAF" w14:textId="77777777" w:rsidR="00234302" w:rsidRPr="0089691F" w:rsidRDefault="00234302" w:rsidP="009C5A30">
            <w:pPr>
              <w:pStyle w:val="TableEntry"/>
              <w:rPr>
                <w:rFonts w:eastAsia="Aptos"/>
                <w:lang w:eastAsia="nl-NL"/>
              </w:rPr>
            </w:pPr>
            <w:r w:rsidRPr="0089691F">
              <w:rPr>
                <w:rFonts w:eastAsia="Aptos"/>
                <w:lang w:eastAsia="nl-NL"/>
              </w:rPr>
              <w:t>type</w:t>
            </w:r>
          </w:p>
        </w:tc>
        <w:tc>
          <w:tcPr>
            <w:tcW w:w="3879" w:type="dxa"/>
          </w:tcPr>
          <w:p w14:paraId="636E631E" w14:textId="77777777" w:rsidR="00234302" w:rsidRPr="0089691F" w:rsidRDefault="00234302" w:rsidP="009C5A30">
            <w:pPr>
              <w:pStyle w:val="TableEntry"/>
              <w:rPr>
                <w:rFonts w:eastAsia="Aptos"/>
                <w:lang w:eastAsia="nl-NL"/>
              </w:rPr>
            </w:pPr>
            <w:r w:rsidRPr="0089691F">
              <w:rPr>
                <w:rFonts w:eastAsia="Aptos"/>
                <w:lang w:eastAsia="nl-NL"/>
              </w:rPr>
              <w:t>typeCode</w:t>
            </w:r>
          </w:p>
        </w:tc>
      </w:tr>
      <w:tr w:rsidR="00234302" w:rsidRPr="0089691F" w14:paraId="31EAEE67" w14:textId="77777777" w:rsidTr="00DA033A">
        <w:tc>
          <w:tcPr>
            <w:tcW w:w="1838" w:type="dxa"/>
          </w:tcPr>
          <w:p w14:paraId="747EF258" w14:textId="77777777" w:rsidR="00234302" w:rsidRPr="0089691F" w:rsidRDefault="00234302" w:rsidP="009C5A30">
            <w:pPr>
              <w:pStyle w:val="TableEntry"/>
              <w:rPr>
                <w:rFonts w:eastAsia="Aptos"/>
                <w:lang w:eastAsia="nl-NL"/>
              </w:rPr>
            </w:pPr>
            <w:r w:rsidRPr="0089691F">
              <w:rPr>
                <w:rFonts w:eastAsia="Aptos"/>
                <w:lang w:eastAsia="nl-NL"/>
              </w:rPr>
              <w:t>Document Format</w:t>
            </w:r>
          </w:p>
        </w:tc>
        <w:tc>
          <w:tcPr>
            <w:tcW w:w="3260" w:type="dxa"/>
          </w:tcPr>
          <w:p w14:paraId="4523FDFF" w14:textId="77777777" w:rsidR="00234302" w:rsidRPr="0089691F" w:rsidRDefault="00234302" w:rsidP="009C5A30">
            <w:pPr>
              <w:pStyle w:val="TableEntry"/>
              <w:rPr>
                <w:rFonts w:eastAsia="Aptos"/>
                <w:lang w:eastAsia="nl-NL"/>
              </w:rPr>
            </w:pPr>
            <w:r w:rsidRPr="0089691F">
              <w:rPr>
                <w:rFonts w:eastAsia="Aptos"/>
                <w:lang w:eastAsia="nl-NL"/>
              </w:rPr>
              <w:t>content.format</w:t>
            </w:r>
          </w:p>
        </w:tc>
        <w:tc>
          <w:tcPr>
            <w:tcW w:w="3879" w:type="dxa"/>
          </w:tcPr>
          <w:p w14:paraId="10D40C5C" w14:textId="77777777" w:rsidR="00234302" w:rsidRPr="0089691F" w:rsidRDefault="00234302" w:rsidP="009C5A30">
            <w:pPr>
              <w:pStyle w:val="TableEntry"/>
              <w:rPr>
                <w:rFonts w:eastAsia="Aptos"/>
                <w:lang w:eastAsia="nl-NL"/>
              </w:rPr>
            </w:pPr>
            <w:r w:rsidRPr="0089691F">
              <w:rPr>
                <w:rFonts w:eastAsia="Aptos"/>
                <w:lang w:eastAsia="nl-NL"/>
              </w:rPr>
              <w:t>formatCode</w:t>
            </w:r>
          </w:p>
        </w:tc>
      </w:tr>
      <w:tr w:rsidR="00234302" w:rsidRPr="0089691F" w14:paraId="6C655F5F" w14:textId="77777777" w:rsidTr="00DA033A">
        <w:tc>
          <w:tcPr>
            <w:tcW w:w="1838" w:type="dxa"/>
          </w:tcPr>
          <w:p w14:paraId="1CC8BC1D" w14:textId="77777777" w:rsidR="00234302" w:rsidRPr="0089691F" w:rsidRDefault="00234302" w:rsidP="009C5A30">
            <w:pPr>
              <w:pStyle w:val="TableEntry"/>
              <w:rPr>
                <w:rFonts w:eastAsia="Aptos"/>
                <w:lang w:eastAsia="nl-NL"/>
              </w:rPr>
            </w:pPr>
            <w:r w:rsidRPr="0089691F">
              <w:rPr>
                <w:rFonts w:eastAsia="Aptos"/>
                <w:lang w:eastAsia="nl-NL"/>
              </w:rPr>
              <w:t>Document Mime Type</w:t>
            </w:r>
          </w:p>
        </w:tc>
        <w:tc>
          <w:tcPr>
            <w:tcW w:w="3260" w:type="dxa"/>
          </w:tcPr>
          <w:p w14:paraId="5BE55E14" w14:textId="77777777" w:rsidR="00234302" w:rsidRPr="0089691F" w:rsidRDefault="00234302" w:rsidP="009C5A30">
            <w:pPr>
              <w:pStyle w:val="TableEntry"/>
              <w:rPr>
                <w:rFonts w:eastAsia="Aptos"/>
                <w:lang w:eastAsia="nl-NL"/>
              </w:rPr>
            </w:pPr>
            <w:r w:rsidRPr="0089691F">
              <w:rPr>
                <w:rFonts w:eastAsia="Aptos"/>
                <w:lang w:eastAsia="nl-NL"/>
              </w:rPr>
              <w:t>content.attachment.contentType</w:t>
            </w:r>
          </w:p>
        </w:tc>
        <w:tc>
          <w:tcPr>
            <w:tcW w:w="3879" w:type="dxa"/>
          </w:tcPr>
          <w:p w14:paraId="0957124A" w14:textId="77777777" w:rsidR="00234302" w:rsidRPr="0089691F" w:rsidRDefault="00234302" w:rsidP="009C5A30">
            <w:pPr>
              <w:pStyle w:val="TableEntry"/>
              <w:rPr>
                <w:rFonts w:eastAsia="Aptos"/>
                <w:lang w:eastAsia="nl-NL"/>
              </w:rPr>
            </w:pPr>
            <w:r w:rsidRPr="0089691F">
              <w:rPr>
                <w:rFonts w:eastAsia="Aptos"/>
                <w:lang w:eastAsia="nl-NL"/>
              </w:rPr>
              <w:t>mimeType</w:t>
            </w:r>
          </w:p>
        </w:tc>
      </w:tr>
      <w:tr w:rsidR="00234302" w:rsidRPr="0089691F" w14:paraId="7A2146F0" w14:textId="77777777" w:rsidTr="00DA033A">
        <w:tc>
          <w:tcPr>
            <w:tcW w:w="1838" w:type="dxa"/>
          </w:tcPr>
          <w:p w14:paraId="0808AC16" w14:textId="77777777" w:rsidR="00234302" w:rsidRPr="0089691F" w:rsidRDefault="00234302" w:rsidP="009C5A30">
            <w:pPr>
              <w:pStyle w:val="TableEntry"/>
              <w:rPr>
                <w:rFonts w:eastAsia="Aptos"/>
                <w:lang w:eastAsia="nl-NL"/>
              </w:rPr>
            </w:pPr>
            <w:r w:rsidRPr="0089691F">
              <w:rPr>
                <w:rFonts w:eastAsia="Aptos"/>
                <w:lang w:eastAsia="nl-NL"/>
              </w:rPr>
              <w:t>Document Author(s)</w:t>
            </w:r>
          </w:p>
        </w:tc>
        <w:tc>
          <w:tcPr>
            <w:tcW w:w="3260" w:type="dxa"/>
          </w:tcPr>
          <w:p w14:paraId="4FBE831C" w14:textId="77777777" w:rsidR="00234302" w:rsidRPr="0089691F" w:rsidRDefault="00234302" w:rsidP="009C5A30">
            <w:pPr>
              <w:pStyle w:val="TableEntry"/>
              <w:rPr>
                <w:rFonts w:eastAsia="Aptos"/>
                <w:lang w:eastAsia="nl-NL"/>
              </w:rPr>
            </w:pPr>
            <w:r w:rsidRPr="0089691F">
              <w:rPr>
                <w:rFonts w:eastAsia="Aptos"/>
                <w:lang w:eastAsia="nl-NL"/>
              </w:rPr>
              <w:t>author</w:t>
            </w:r>
          </w:p>
        </w:tc>
        <w:tc>
          <w:tcPr>
            <w:tcW w:w="3879" w:type="dxa"/>
          </w:tcPr>
          <w:p w14:paraId="5AB8AF13" w14:textId="77777777" w:rsidR="00234302" w:rsidRPr="0089691F" w:rsidRDefault="00234302" w:rsidP="009C5A30">
            <w:pPr>
              <w:pStyle w:val="TableEntry"/>
              <w:rPr>
                <w:rFonts w:eastAsia="Aptos"/>
                <w:lang w:eastAsia="nl-NL"/>
              </w:rPr>
            </w:pPr>
            <w:r w:rsidRPr="0089691F">
              <w:rPr>
                <w:rFonts w:eastAsia="Aptos"/>
                <w:lang w:eastAsia="nl-NL"/>
              </w:rPr>
              <w:t>author.authorPerson</w:t>
            </w:r>
          </w:p>
        </w:tc>
      </w:tr>
      <w:tr w:rsidR="00234302" w:rsidRPr="0089691F" w14:paraId="65E7FAA6" w14:textId="77777777" w:rsidTr="00DA033A">
        <w:tc>
          <w:tcPr>
            <w:tcW w:w="1838" w:type="dxa"/>
          </w:tcPr>
          <w:p w14:paraId="69AB59A0" w14:textId="77777777" w:rsidR="00234302" w:rsidRPr="0089691F" w:rsidRDefault="00234302" w:rsidP="009C5A30">
            <w:pPr>
              <w:pStyle w:val="TableEntry"/>
              <w:rPr>
                <w:rFonts w:eastAsia="Aptos"/>
                <w:lang w:eastAsia="nl-NL"/>
              </w:rPr>
            </w:pPr>
            <w:r w:rsidRPr="0089691F">
              <w:rPr>
                <w:rFonts w:eastAsia="Aptos"/>
                <w:lang w:eastAsia="nl-NL"/>
              </w:rPr>
              <w:t>Document Organization Name and ID</w:t>
            </w:r>
          </w:p>
        </w:tc>
        <w:tc>
          <w:tcPr>
            <w:tcW w:w="3260" w:type="dxa"/>
          </w:tcPr>
          <w:p w14:paraId="6D9A3374" w14:textId="77777777" w:rsidR="00234302" w:rsidRPr="0089691F" w:rsidRDefault="00234302" w:rsidP="009C5A30">
            <w:pPr>
              <w:pStyle w:val="TableEntry"/>
              <w:rPr>
                <w:rFonts w:eastAsia="Aptos"/>
                <w:lang w:eastAsia="nl-NL"/>
              </w:rPr>
            </w:pPr>
            <w:r w:rsidRPr="0089691F">
              <w:rPr>
                <w:rFonts w:eastAsia="Aptos"/>
                <w:lang w:eastAsia="nl-NL"/>
              </w:rPr>
              <w:t>custodian</w:t>
            </w:r>
          </w:p>
        </w:tc>
        <w:tc>
          <w:tcPr>
            <w:tcW w:w="3879" w:type="dxa"/>
          </w:tcPr>
          <w:p w14:paraId="4FB4CB4C" w14:textId="77777777" w:rsidR="00234302" w:rsidRPr="0089691F" w:rsidRDefault="00234302" w:rsidP="009C5A30">
            <w:pPr>
              <w:pStyle w:val="TableEntry"/>
              <w:rPr>
                <w:rFonts w:eastAsia="Aptos"/>
                <w:lang w:eastAsia="nl-NL"/>
              </w:rPr>
            </w:pPr>
            <w:r w:rsidRPr="0089691F">
              <w:rPr>
                <w:rFonts w:eastAsia="Aptos"/>
                <w:lang w:eastAsia="nl-NL"/>
              </w:rPr>
              <w:t>author.authorInstitution</w:t>
            </w:r>
          </w:p>
        </w:tc>
      </w:tr>
      <w:tr w:rsidR="00234302" w:rsidRPr="0089691F" w14:paraId="67E729AF" w14:textId="77777777" w:rsidTr="00DA033A">
        <w:tc>
          <w:tcPr>
            <w:tcW w:w="1838" w:type="dxa"/>
          </w:tcPr>
          <w:p w14:paraId="0F879C8E" w14:textId="77777777" w:rsidR="00234302" w:rsidRPr="0089691F" w:rsidRDefault="00234302" w:rsidP="009C5A30">
            <w:pPr>
              <w:pStyle w:val="TableEntry"/>
              <w:rPr>
                <w:rFonts w:eastAsia="Aptos"/>
                <w:lang w:eastAsia="nl-NL"/>
              </w:rPr>
            </w:pPr>
            <w:r w:rsidRPr="0089691F">
              <w:rPr>
                <w:rFonts w:eastAsia="Aptos"/>
                <w:lang w:eastAsia="nl-NL"/>
              </w:rPr>
              <w:t>Order identifier(s)</w:t>
            </w:r>
          </w:p>
        </w:tc>
        <w:tc>
          <w:tcPr>
            <w:tcW w:w="3260" w:type="dxa"/>
          </w:tcPr>
          <w:p w14:paraId="608DBCCA" w14:textId="6B5E8697" w:rsidR="00234302" w:rsidRPr="0089691F" w:rsidRDefault="00234302" w:rsidP="009C5A30">
            <w:pPr>
              <w:pStyle w:val="TableEntry"/>
              <w:rPr>
                <w:rFonts w:eastAsia="Aptos"/>
                <w:lang w:eastAsia="nl-NL"/>
              </w:rPr>
            </w:pPr>
            <w:r w:rsidRPr="0089691F">
              <w:rPr>
                <w:rFonts w:eastAsia="Aptos"/>
                <w:lang w:eastAsia="nl-NL"/>
              </w:rPr>
              <w:t>related</w:t>
            </w:r>
          </w:p>
          <w:p w14:paraId="38907CFB" w14:textId="77777777" w:rsidR="00234302" w:rsidRPr="0089691F" w:rsidRDefault="00234302" w:rsidP="009C5A30">
            <w:pPr>
              <w:pStyle w:val="TableEntry"/>
              <w:rPr>
                <w:rFonts w:eastAsia="Aptos"/>
                <w:i/>
                <w:iCs/>
                <w:lang w:eastAsia="nl-NL"/>
              </w:rPr>
            </w:pPr>
            <w:r w:rsidRPr="0089691F">
              <w:rPr>
                <w:rFonts w:eastAsia="Aptos"/>
                <w:i/>
                <w:iCs/>
                <w:lang w:eastAsia="nl-NL"/>
              </w:rPr>
              <w:t>[referenced ServiceRequest.identifier</w:t>
            </w:r>
          </w:p>
          <w:p w14:paraId="1A177CBB" w14:textId="77777777" w:rsidR="00234302" w:rsidRPr="0089691F" w:rsidRDefault="00234302" w:rsidP="009C5A30">
            <w:pPr>
              <w:pStyle w:val="TableEntry"/>
              <w:rPr>
                <w:rFonts w:eastAsia="Aptos"/>
                <w:i/>
                <w:iCs/>
                <w:lang w:eastAsia="nl-NL"/>
              </w:rPr>
            </w:pPr>
            <w:r w:rsidRPr="0089691F">
              <w:rPr>
                <w:rFonts w:eastAsia="Aptos"/>
                <w:i/>
                <w:iCs/>
                <w:lang w:eastAsia="nl-NL"/>
              </w:rPr>
              <w:t>(Order Identifier)]</w:t>
            </w:r>
          </w:p>
        </w:tc>
        <w:tc>
          <w:tcPr>
            <w:tcW w:w="3879" w:type="dxa"/>
          </w:tcPr>
          <w:p w14:paraId="1218D9B8" w14:textId="77777777" w:rsidR="00234302" w:rsidRPr="0089691F" w:rsidRDefault="00234302" w:rsidP="009C5A30">
            <w:pPr>
              <w:pStyle w:val="TableEntry"/>
              <w:rPr>
                <w:rFonts w:eastAsia="Aptos"/>
                <w:lang w:eastAsia="nl-NL"/>
              </w:rPr>
            </w:pPr>
            <w:r w:rsidRPr="0089691F">
              <w:rPr>
                <w:rFonts w:eastAsia="Aptos"/>
                <w:lang w:eastAsia="nl-NL"/>
              </w:rPr>
              <w:t>referenceIdList</w:t>
            </w:r>
          </w:p>
          <w:p w14:paraId="5E651BC4" w14:textId="77777777" w:rsidR="00234302" w:rsidRPr="0089691F" w:rsidRDefault="00234302" w:rsidP="009C5A30">
            <w:pPr>
              <w:pStyle w:val="TableEntry"/>
              <w:rPr>
                <w:rFonts w:eastAsia="Aptos"/>
                <w:lang w:eastAsia="nl-NL"/>
              </w:rPr>
            </w:pPr>
            <w:r w:rsidRPr="0089691F">
              <w:rPr>
                <w:rFonts w:eastAsia="Aptos"/>
                <w:i/>
                <w:iCs/>
                <w:lang w:eastAsia="nl-NL"/>
              </w:rPr>
              <w:t>[urn:ihe:iti:xds:2013:order]</w:t>
            </w:r>
          </w:p>
        </w:tc>
      </w:tr>
      <w:tr w:rsidR="00234302" w:rsidRPr="0089691F" w14:paraId="5907C6AB" w14:textId="77777777" w:rsidTr="00DA033A">
        <w:tc>
          <w:tcPr>
            <w:tcW w:w="1838" w:type="dxa"/>
          </w:tcPr>
          <w:p w14:paraId="2A37059A" w14:textId="77777777" w:rsidR="00234302" w:rsidRPr="0089691F" w:rsidRDefault="00234302" w:rsidP="009C5A30">
            <w:pPr>
              <w:pStyle w:val="TableEntry"/>
              <w:rPr>
                <w:rFonts w:eastAsia="Aptos"/>
                <w:lang w:eastAsia="nl-NL"/>
              </w:rPr>
            </w:pPr>
            <w:r w:rsidRPr="0089691F">
              <w:rPr>
                <w:rFonts w:eastAsia="Aptos"/>
                <w:lang w:eastAsia="nl-NL"/>
              </w:rPr>
              <w:t>Procedure code(s)</w:t>
            </w:r>
          </w:p>
        </w:tc>
        <w:tc>
          <w:tcPr>
            <w:tcW w:w="3260" w:type="dxa"/>
          </w:tcPr>
          <w:p w14:paraId="1BDEB56C" w14:textId="4F8F165C" w:rsidR="00234302" w:rsidRPr="0089691F" w:rsidRDefault="00234302" w:rsidP="009C5A30">
            <w:pPr>
              <w:pStyle w:val="TableEntry"/>
              <w:rPr>
                <w:rFonts w:eastAsia="Aptos"/>
                <w:lang w:eastAsia="nl-NL"/>
              </w:rPr>
            </w:pPr>
            <w:r w:rsidRPr="0089691F">
              <w:rPr>
                <w:rFonts w:eastAsia="Aptos"/>
                <w:lang w:eastAsia="nl-NL"/>
              </w:rPr>
              <w:t>related</w:t>
            </w:r>
          </w:p>
          <w:p w14:paraId="49E2A6DB" w14:textId="77777777" w:rsidR="00234302" w:rsidRPr="0089691F" w:rsidRDefault="00234302" w:rsidP="009C5A30">
            <w:pPr>
              <w:pStyle w:val="TableEntry"/>
              <w:rPr>
                <w:rFonts w:eastAsia="Aptos"/>
                <w:i/>
                <w:iCs/>
                <w:lang w:eastAsia="nl-NL"/>
              </w:rPr>
            </w:pPr>
            <w:r w:rsidRPr="0089691F">
              <w:rPr>
                <w:rFonts w:eastAsia="Aptos"/>
                <w:i/>
                <w:iCs/>
                <w:lang w:eastAsia="nl-NL"/>
              </w:rPr>
              <w:t>[referenced ImagingStudy.procedureCode]</w:t>
            </w:r>
          </w:p>
        </w:tc>
        <w:tc>
          <w:tcPr>
            <w:tcW w:w="3879" w:type="dxa"/>
          </w:tcPr>
          <w:p w14:paraId="1728095C" w14:textId="77777777" w:rsidR="00234302" w:rsidRPr="0089691F" w:rsidRDefault="00234302" w:rsidP="009C5A30">
            <w:pPr>
              <w:pStyle w:val="TableEntry"/>
              <w:rPr>
                <w:rFonts w:eastAsia="Aptos"/>
                <w:lang w:eastAsia="nl-NL"/>
              </w:rPr>
            </w:pPr>
            <w:r w:rsidRPr="0089691F">
              <w:rPr>
                <w:rFonts w:eastAsia="Aptos"/>
                <w:lang w:eastAsia="nl-NL"/>
              </w:rPr>
              <w:t>eventCodeList</w:t>
            </w:r>
          </w:p>
          <w:p w14:paraId="75FBD42D" w14:textId="77777777" w:rsidR="00234302" w:rsidRPr="0089691F" w:rsidRDefault="00234302" w:rsidP="009C5A30">
            <w:pPr>
              <w:pStyle w:val="TableEntry"/>
              <w:rPr>
                <w:rFonts w:eastAsia="Aptos"/>
                <w:lang w:eastAsia="nl-NL"/>
              </w:rPr>
            </w:pPr>
            <w:r w:rsidRPr="0089691F">
              <w:rPr>
                <w:rFonts w:eastAsia="Aptos"/>
                <w:i/>
                <w:iCs/>
                <w:lang w:eastAsia="nl-NL"/>
              </w:rPr>
              <w:t>[DICOM Imaging Procedure Code – DisplayName]</w:t>
            </w:r>
          </w:p>
        </w:tc>
      </w:tr>
    </w:tbl>
    <w:p w14:paraId="1A5D85EF" w14:textId="77777777" w:rsidR="00234302" w:rsidRPr="0089691F" w:rsidRDefault="00234302" w:rsidP="009C5A30">
      <w:pPr>
        <w:pStyle w:val="BodyText"/>
        <w:rPr>
          <w:rFonts w:eastAsia="Aptos"/>
          <w:lang w:eastAsia="nl-NL"/>
        </w:rPr>
      </w:pPr>
    </w:p>
    <w:p w14:paraId="10E7E650" w14:textId="77777777" w:rsidR="00234302" w:rsidRPr="0089691F" w:rsidRDefault="00234302" w:rsidP="009C5A30">
      <w:pPr>
        <w:pStyle w:val="BodyText"/>
        <w:rPr>
          <w:rFonts w:eastAsia="Aptos"/>
          <w:lang w:eastAsia="nl-NL"/>
        </w:rPr>
      </w:pPr>
      <w:r w:rsidRPr="0089691F">
        <w:rPr>
          <w:rFonts w:eastAsia="Aptos"/>
          <w:lang w:eastAsia="nl-NL"/>
        </w:rPr>
        <w:t>Table A-4 defines some additional technical return response parameter mappings to MHD and XDS.b. The parameters are not explicitly named in the MADO Profile.</w:t>
      </w:r>
    </w:p>
    <w:p w14:paraId="2B7B3F4A" w14:textId="77777777" w:rsidR="00234302" w:rsidRPr="0089691F" w:rsidRDefault="00234302" w:rsidP="009C5A30">
      <w:pPr>
        <w:pStyle w:val="TableTitle"/>
        <w:rPr>
          <w:rFonts w:eastAsia="Arial"/>
        </w:rPr>
      </w:pPr>
      <w:r w:rsidRPr="0089691F">
        <w:rPr>
          <w:rFonts w:eastAsia="Arial"/>
        </w:rPr>
        <w:t>Table A-4: Additional Technical Return Response Parameters</w:t>
      </w:r>
    </w:p>
    <w:tbl>
      <w:tblPr>
        <w:tblW w:w="8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38"/>
        <w:gridCol w:w="3402"/>
        <w:gridCol w:w="3737"/>
      </w:tblGrid>
      <w:tr w:rsidR="00234302" w:rsidRPr="0089691F" w14:paraId="7EA44D0C" w14:textId="77777777" w:rsidTr="009C5A30">
        <w:trPr>
          <w:cantSplit/>
          <w:tblHeader/>
        </w:trPr>
        <w:tc>
          <w:tcPr>
            <w:tcW w:w="1838" w:type="dxa"/>
            <w:shd w:val="clear" w:color="auto" w:fill="D1D1D1"/>
          </w:tcPr>
          <w:p w14:paraId="3237C483" w14:textId="77777777" w:rsidR="00234302" w:rsidRPr="0089691F" w:rsidRDefault="00234302" w:rsidP="009C5A30">
            <w:pPr>
              <w:pStyle w:val="TableEntryHeader"/>
              <w:rPr>
                <w:rFonts w:eastAsia="Aptos"/>
                <w:lang w:eastAsia="nl-NL"/>
              </w:rPr>
            </w:pPr>
            <w:r w:rsidRPr="0089691F">
              <w:rPr>
                <w:rFonts w:eastAsia="Aptos"/>
                <w:lang w:eastAsia="nl-NL"/>
              </w:rPr>
              <w:t>MADO Name</w:t>
            </w:r>
          </w:p>
        </w:tc>
        <w:tc>
          <w:tcPr>
            <w:tcW w:w="3402" w:type="dxa"/>
            <w:shd w:val="clear" w:color="auto" w:fill="D1D1D1"/>
          </w:tcPr>
          <w:p w14:paraId="207AAC22" w14:textId="77777777" w:rsidR="00234302" w:rsidRPr="0089691F" w:rsidRDefault="00234302" w:rsidP="009C5A30">
            <w:pPr>
              <w:pStyle w:val="TableEntryHeader"/>
              <w:rPr>
                <w:rFonts w:eastAsia="Aptos"/>
                <w:lang w:eastAsia="nl-NL"/>
              </w:rPr>
            </w:pPr>
            <w:r w:rsidRPr="0089691F">
              <w:rPr>
                <w:rFonts w:eastAsia="Aptos"/>
                <w:lang w:eastAsia="nl-NL"/>
              </w:rPr>
              <w:t>MHD FHIR DocumentReference</w:t>
            </w:r>
          </w:p>
        </w:tc>
        <w:tc>
          <w:tcPr>
            <w:tcW w:w="3737" w:type="dxa"/>
            <w:shd w:val="clear" w:color="auto" w:fill="D1D1D1"/>
          </w:tcPr>
          <w:p w14:paraId="1D2A6653" w14:textId="77777777" w:rsidR="00234302" w:rsidRPr="0089691F" w:rsidRDefault="00234302" w:rsidP="009C5A30">
            <w:pPr>
              <w:pStyle w:val="TableEntryHeader"/>
              <w:rPr>
                <w:rFonts w:eastAsia="Aptos"/>
                <w:lang w:eastAsia="nl-NL"/>
              </w:rPr>
            </w:pPr>
            <w:r w:rsidRPr="0089691F">
              <w:rPr>
                <w:rFonts w:eastAsia="Aptos"/>
                <w:lang w:eastAsia="nl-NL"/>
              </w:rPr>
              <w:t>XDS.b DocumentEntry</w:t>
            </w:r>
          </w:p>
        </w:tc>
      </w:tr>
      <w:tr w:rsidR="00234302" w:rsidRPr="0089691F" w14:paraId="2AEC9194" w14:textId="77777777" w:rsidTr="009C5A30">
        <w:trPr>
          <w:cantSplit/>
        </w:trPr>
        <w:tc>
          <w:tcPr>
            <w:tcW w:w="1838" w:type="dxa"/>
          </w:tcPr>
          <w:p w14:paraId="002CCFD5" w14:textId="77777777" w:rsidR="00234302" w:rsidRPr="0089691F" w:rsidRDefault="00234302" w:rsidP="009C5A30">
            <w:pPr>
              <w:pStyle w:val="TableEntry"/>
              <w:rPr>
                <w:rFonts w:eastAsia="Aptos"/>
                <w:lang w:eastAsia="nl-NL"/>
              </w:rPr>
            </w:pPr>
          </w:p>
        </w:tc>
        <w:tc>
          <w:tcPr>
            <w:tcW w:w="3402" w:type="dxa"/>
          </w:tcPr>
          <w:p w14:paraId="522DC544" w14:textId="77777777" w:rsidR="00234302" w:rsidRPr="0089691F" w:rsidRDefault="00234302" w:rsidP="009C5A30">
            <w:pPr>
              <w:pStyle w:val="TableEntry"/>
              <w:rPr>
                <w:rFonts w:eastAsia="Aptos"/>
                <w:lang w:eastAsia="nl-NL"/>
              </w:rPr>
            </w:pPr>
            <w:r w:rsidRPr="0089691F">
              <w:rPr>
                <w:rFonts w:eastAsia="Aptos"/>
                <w:lang w:eastAsia="nl-NL"/>
              </w:rPr>
              <w:t>identifier:entryUUID</w:t>
            </w:r>
          </w:p>
        </w:tc>
        <w:tc>
          <w:tcPr>
            <w:tcW w:w="3737" w:type="dxa"/>
          </w:tcPr>
          <w:p w14:paraId="40F5A5F5" w14:textId="77777777" w:rsidR="00234302" w:rsidRPr="0089691F" w:rsidRDefault="00234302" w:rsidP="009C5A30">
            <w:pPr>
              <w:pStyle w:val="TableEntry"/>
              <w:rPr>
                <w:rFonts w:eastAsia="Aptos"/>
                <w:lang w:eastAsia="nl-NL"/>
              </w:rPr>
            </w:pPr>
            <w:r w:rsidRPr="0089691F">
              <w:rPr>
                <w:rFonts w:eastAsia="Aptos"/>
                <w:lang w:eastAsia="nl-NL"/>
              </w:rPr>
              <w:t>entryUUID</w:t>
            </w:r>
          </w:p>
        </w:tc>
      </w:tr>
      <w:tr w:rsidR="00234302" w:rsidRPr="0089691F" w14:paraId="2A98E388" w14:textId="77777777" w:rsidTr="009C5A30">
        <w:trPr>
          <w:cantSplit/>
        </w:trPr>
        <w:tc>
          <w:tcPr>
            <w:tcW w:w="1838" w:type="dxa"/>
          </w:tcPr>
          <w:p w14:paraId="5099B1FB" w14:textId="77777777" w:rsidR="00234302" w:rsidRPr="0089691F" w:rsidRDefault="00234302" w:rsidP="009C5A30">
            <w:pPr>
              <w:pStyle w:val="TableEntry"/>
              <w:rPr>
                <w:rFonts w:eastAsia="Aptos"/>
                <w:lang w:eastAsia="nl-NL"/>
              </w:rPr>
            </w:pPr>
          </w:p>
        </w:tc>
        <w:tc>
          <w:tcPr>
            <w:tcW w:w="3402" w:type="dxa"/>
          </w:tcPr>
          <w:p w14:paraId="334DD482" w14:textId="77777777" w:rsidR="00234302" w:rsidRPr="0089691F" w:rsidRDefault="00234302" w:rsidP="009C5A30">
            <w:pPr>
              <w:pStyle w:val="TableEntry"/>
              <w:rPr>
                <w:rFonts w:eastAsia="Aptos"/>
                <w:lang w:eastAsia="nl-NL"/>
              </w:rPr>
            </w:pPr>
            <w:r w:rsidRPr="0089691F">
              <w:rPr>
                <w:rFonts w:eastAsia="Aptos"/>
                <w:lang w:eastAsia="nl-NL"/>
              </w:rPr>
              <w:t>status</w:t>
            </w:r>
          </w:p>
        </w:tc>
        <w:tc>
          <w:tcPr>
            <w:tcW w:w="3737" w:type="dxa"/>
          </w:tcPr>
          <w:p w14:paraId="4BDE4F66" w14:textId="77777777" w:rsidR="00234302" w:rsidRPr="0089691F" w:rsidRDefault="00234302" w:rsidP="009C5A30">
            <w:pPr>
              <w:pStyle w:val="TableEntry"/>
              <w:rPr>
                <w:rFonts w:eastAsia="Aptos"/>
                <w:lang w:eastAsia="nl-NL"/>
              </w:rPr>
            </w:pPr>
            <w:r w:rsidRPr="0089691F">
              <w:rPr>
                <w:rFonts w:eastAsia="Aptos"/>
                <w:lang w:eastAsia="nl-NL"/>
              </w:rPr>
              <w:t>availabilityStatus</w:t>
            </w:r>
          </w:p>
        </w:tc>
      </w:tr>
      <w:tr w:rsidR="00234302" w:rsidRPr="0089691F" w14:paraId="42A32ED0" w14:textId="77777777" w:rsidTr="009C5A30">
        <w:trPr>
          <w:cantSplit/>
        </w:trPr>
        <w:tc>
          <w:tcPr>
            <w:tcW w:w="1838" w:type="dxa"/>
          </w:tcPr>
          <w:p w14:paraId="465DAC53" w14:textId="77777777" w:rsidR="00234302" w:rsidRPr="0089691F" w:rsidRDefault="00234302" w:rsidP="009C5A30">
            <w:pPr>
              <w:pStyle w:val="TableEntry"/>
              <w:rPr>
                <w:rFonts w:eastAsia="Aptos"/>
                <w:lang w:eastAsia="nl-NL"/>
              </w:rPr>
            </w:pPr>
          </w:p>
        </w:tc>
        <w:tc>
          <w:tcPr>
            <w:tcW w:w="3402" w:type="dxa"/>
          </w:tcPr>
          <w:p w14:paraId="12A8D6C7" w14:textId="77777777" w:rsidR="00234302" w:rsidRPr="0089691F" w:rsidRDefault="00234302" w:rsidP="009C5A30">
            <w:pPr>
              <w:pStyle w:val="TableEntry"/>
              <w:rPr>
                <w:rFonts w:eastAsia="Aptos"/>
                <w:lang w:eastAsia="nl-NL"/>
              </w:rPr>
            </w:pPr>
            <w:r w:rsidRPr="0089691F">
              <w:rPr>
                <w:rFonts w:eastAsia="Aptos"/>
                <w:lang w:eastAsia="nl-NL"/>
              </w:rPr>
              <w:t>authenticator</w:t>
            </w:r>
          </w:p>
        </w:tc>
        <w:tc>
          <w:tcPr>
            <w:tcW w:w="3737" w:type="dxa"/>
          </w:tcPr>
          <w:p w14:paraId="724455F9" w14:textId="77777777" w:rsidR="00234302" w:rsidRPr="0089691F" w:rsidRDefault="00234302" w:rsidP="009C5A30">
            <w:pPr>
              <w:pStyle w:val="TableEntry"/>
              <w:rPr>
                <w:rFonts w:eastAsia="Aptos"/>
                <w:lang w:eastAsia="nl-NL"/>
              </w:rPr>
            </w:pPr>
            <w:r w:rsidRPr="0089691F">
              <w:rPr>
                <w:rFonts w:eastAsia="Aptos"/>
                <w:lang w:eastAsia="nl-NL"/>
              </w:rPr>
              <w:t>legalAuthenticator</w:t>
            </w:r>
          </w:p>
        </w:tc>
      </w:tr>
      <w:tr w:rsidR="00234302" w:rsidRPr="0089691F" w14:paraId="199730DB" w14:textId="77777777" w:rsidTr="009C5A30">
        <w:trPr>
          <w:cantSplit/>
        </w:trPr>
        <w:tc>
          <w:tcPr>
            <w:tcW w:w="1838" w:type="dxa"/>
          </w:tcPr>
          <w:p w14:paraId="0947B70F" w14:textId="77777777" w:rsidR="00234302" w:rsidRPr="0089691F" w:rsidRDefault="00234302" w:rsidP="009C5A30">
            <w:pPr>
              <w:pStyle w:val="TableEntry"/>
              <w:rPr>
                <w:rFonts w:eastAsia="Aptos"/>
                <w:lang w:eastAsia="nl-NL"/>
              </w:rPr>
            </w:pPr>
          </w:p>
        </w:tc>
        <w:tc>
          <w:tcPr>
            <w:tcW w:w="3402" w:type="dxa"/>
          </w:tcPr>
          <w:p w14:paraId="1F467798" w14:textId="77777777" w:rsidR="00234302" w:rsidRPr="0089691F" w:rsidRDefault="00234302" w:rsidP="009C5A30">
            <w:pPr>
              <w:pStyle w:val="TableEntry"/>
              <w:rPr>
                <w:rFonts w:eastAsia="Aptos"/>
                <w:lang w:eastAsia="nl-NL"/>
              </w:rPr>
            </w:pPr>
            <w:r w:rsidRPr="0089691F">
              <w:rPr>
                <w:rFonts w:eastAsia="Aptos"/>
                <w:lang w:eastAsia="nl-NL"/>
              </w:rPr>
              <w:t>description</w:t>
            </w:r>
          </w:p>
        </w:tc>
        <w:tc>
          <w:tcPr>
            <w:tcW w:w="3737" w:type="dxa"/>
          </w:tcPr>
          <w:p w14:paraId="6D66BE16" w14:textId="77777777" w:rsidR="00234302" w:rsidRPr="0089691F" w:rsidRDefault="00234302" w:rsidP="009C5A30">
            <w:pPr>
              <w:pStyle w:val="TableEntry"/>
              <w:rPr>
                <w:rFonts w:eastAsia="Aptos"/>
                <w:lang w:eastAsia="nl-NL"/>
              </w:rPr>
            </w:pPr>
            <w:r w:rsidRPr="0089691F">
              <w:rPr>
                <w:rFonts w:eastAsia="Aptos"/>
                <w:lang w:eastAsia="nl-NL"/>
              </w:rPr>
              <w:t>comments</w:t>
            </w:r>
          </w:p>
        </w:tc>
      </w:tr>
      <w:tr w:rsidR="00234302" w:rsidRPr="0089691F" w14:paraId="7732C8B8" w14:textId="77777777" w:rsidTr="009C5A30">
        <w:trPr>
          <w:cantSplit/>
        </w:trPr>
        <w:tc>
          <w:tcPr>
            <w:tcW w:w="1838" w:type="dxa"/>
          </w:tcPr>
          <w:p w14:paraId="5839F389" w14:textId="77777777" w:rsidR="00234302" w:rsidRPr="0089691F" w:rsidRDefault="00234302" w:rsidP="009C5A30">
            <w:pPr>
              <w:pStyle w:val="TableEntry"/>
              <w:rPr>
                <w:rFonts w:eastAsia="Aptos"/>
                <w:lang w:eastAsia="nl-NL"/>
              </w:rPr>
            </w:pPr>
          </w:p>
        </w:tc>
        <w:tc>
          <w:tcPr>
            <w:tcW w:w="3402" w:type="dxa"/>
          </w:tcPr>
          <w:p w14:paraId="4240AE87" w14:textId="77777777" w:rsidR="00234302" w:rsidRPr="0089691F" w:rsidRDefault="00234302" w:rsidP="009C5A30">
            <w:pPr>
              <w:pStyle w:val="TableEntry"/>
              <w:rPr>
                <w:rFonts w:eastAsia="Aptos"/>
                <w:lang w:eastAsia="nl-NL"/>
              </w:rPr>
            </w:pPr>
            <w:r w:rsidRPr="0089691F">
              <w:rPr>
                <w:rFonts w:eastAsia="Aptos"/>
                <w:lang w:eastAsia="nl-NL"/>
              </w:rPr>
              <w:t>securityLabel</w:t>
            </w:r>
          </w:p>
        </w:tc>
        <w:tc>
          <w:tcPr>
            <w:tcW w:w="3737" w:type="dxa"/>
          </w:tcPr>
          <w:p w14:paraId="46745020" w14:textId="77777777" w:rsidR="00234302" w:rsidRPr="0089691F" w:rsidRDefault="00234302" w:rsidP="009C5A30">
            <w:pPr>
              <w:pStyle w:val="TableEntry"/>
              <w:rPr>
                <w:rFonts w:eastAsia="Aptos"/>
                <w:lang w:eastAsia="nl-NL"/>
              </w:rPr>
            </w:pPr>
            <w:r w:rsidRPr="0089691F">
              <w:rPr>
                <w:rFonts w:eastAsia="Aptos"/>
                <w:lang w:eastAsia="nl-NL"/>
              </w:rPr>
              <w:t>confidentialityCode</w:t>
            </w:r>
          </w:p>
        </w:tc>
      </w:tr>
      <w:tr w:rsidR="00234302" w:rsidRPr="0089691F" w14:paraId="7FDED571" w14:textId="77777777" w:rsidTr="009C5A30">
        <w:trPr>
          <w:cantSplit/>
        </w:trPr>
        <w:tc>
          <w:tcPr>
            <w:tcW w:w="1838" w:type="dxa"/>
          </w:tcPr>
          <w:p w14:paraId="724B26AA" w14:textId="77777777" w:rsidR="00234302" w:rsidRPr="0089691F" w:rsidRDefault="00234302" w:rsidP="009C5A30">
            <w:pPr>
              <w:pStyle w:val="TableEntry"/>
              <w:rPr>
                <w:rFonts w:eastAsia="Aptos"/>
                <w:lang w:eastAsia="nl-NL"/>
              </w:rPr>
            </w:pPr>
          </w:p>
        </w:tc>
        <w:tc>
          <w:tcPr>
            <w:tcW w:w="3402" w:type="dxa"/>
          </w:tcPr>
          <w:p w14:paraId="48173048" w14:textId="77777777" w:rsidR="00234302" w:rsidRPr="0089691F" w:rsidRDefault="00234302" w:rsidP="009C5A30">
            <w:pPr>
              <w:pStyle w:val="TableEntry"/>
              <w:rPr>
                <w:rFonts w:eastAsia="Aptos"/>
                <w:lang w:eastAsia="nl-NL"/>
              </w:rPr>
            </w:pPr>
            <w:r w:rsidRPr="0089691F">
              <w:rPr>
                <w:rFonts w:eastAsia="Aptos"/>
                <w:lang w:eastAsia="nl-NL"/>
              </w:rPr>
              <w:t>content.attachment.language</w:t>
            </w:r>
          </w:p>
        </w:tc>
        <w:tc>
          <w:tcPr>
            <w:tcW w:w="3737" w:type="dxa"/>
          </w:tcPr>
          <w:p w14:paraId="3CA422FB" w14:textId="77777777" w:rsidR="00234302" w:rsidRPr="0089691F" w:rsidRDefault="00234302" w:rsidP="009C5A30">
            <w:pPr>
              <w:pStyle w:val="TableEntry"/>
              <w:rPr>
                <w:rFonts w:eastAsia="Aptos"/>
                <w:lang w:eastAsia="nl-NL"/>
              </w:rPr>
            </w:pPr>
            <w:r w:rsidRPr="0089691F">
              <w:rPr>
                <w:rFonts w:eastAsia="Aptos"/>
                <w:lang w:eastAsia="nl-NL"/>
              </w:rPr>
              <w:t>languageCode</w:t>
            </w:r>
          </w:p>
        </w:tc>
      </w:tr>
      <w:tr w:rsidR="00234302" w:rsidRPr="0089691F" w14:paraId="546E6B42" w14:textId="77777777" w:rsidTr="009C5A30">
        <w:trPr>
          <w:cantSplit/>
        </w:trPr>
        <w:tc>
          <w:tcPr>
            <w:tcW w:w="1838" w:type="dxa"/>
          </w:tcPr>
          <w:p w14:paraId="22AF3D39" w14:textId="77777777" w:rsidR="00234302" w:rsidRPr="0089691F" w:rsidRDefault="00234302" w:rsidP="009C5A30">
            <w:pPr>
              <w:pStyle w:val="TableEntry"/>
              <w:rPr>
                <w:rFonts w:eastAsia="Aptos"/>
                <w:lang w:eastAsia="nl-NL"/>
              </w:rPr>
            </w:pPr>
          </w:p>
        </w:tc>
        <w:tc>
          <w:tcPr>
            <w:tcW w:w="3402" w:type="dxa"/>
          </w:tcPr>
          <w:p w14:paraId="37CC8036" w14:textId="77777777" w:rsidR="00234302" w:rsidRPr="0089691F" w:rsidRDefault="00234302" w:rsidP="009C5A30">
            <w:pPr>
              <w:pStyle w:val="TableEntry"/>
              <w:rPr>
                <w:rFonts w:eastAsia="Aptos"/>
                <w:lang w:eastAsia="nl-NL"/>
              </w:rPr>
            </w:pPr>
            <w:r w:rsidRPr="0089691F">
              <w:rPr>
                <w:rFonts w:eastAsia="Aptos"/>
                <w:lang w:eastAsia="nl-NL"/>
              </w:rPr>
              <w:t>content.attachment.size</w:t>
            </w:r>
          </w:p>
        </w:tc>
        <w:tc>
          <w:tcPr>
            <w:tcW w:w="3737" w:type="dxa"/>
          </w:tcPr>
          <w:p w14:paraId="3B5F5C8D" w14:textId="77777777" w:rsidR="00234302" w:rsidRPr="0089691F" w:rsidRDefault="00234302" w:rsidP="009C5A30">
            <w:pPr>
              <w:pStyle w:val="TableEntry"/>
              <w:rPr>
                <w:rFonts w:eastAsia="Aptos"/>
                <w:lang w:eastAsia="nl-NL"/>
              </w:rPr>
            </w:pPr>
            <w:r w:rsidRPr="0089691F">
              <w:rPr>
                <w:rFonts w:eastAsia="Aptos"/>
                <w:lang w:eastAsia="nl-NL"/>
              </w:rPr>
              <w:t>size</w:t>
            </w:r>
          </w:p>
        </w:tc>
      </w:tr>
      <w:tr w:rsidR="00234302" w:rsidRPr="0089691F" w14:paraId="571CFF6C" w14:textId="77777777" w:rsidTr="009C5A30">
        <w:trPr>
          <w:cantSplit/>
        </w:trPr>
        <w:tc>
          <w:tcPr>
            <w:tcW w:w="1838" w:type="dxa"/>
          </w:tcPr>
          <w:p w14:paraId="2B159B3E" w14:textId="77777777" w:rsidR="00234302" w:rsidRPr="0089691F" w:rsidRDefault="00234302" w:rsidP="009C5A30">
            <w:pPr>
              <w:pStyle w:val="TableEntry"/>
              <w:rPr>
                <w:rFonts w:eastAsia="Aptos"/>
                <w:lang w:eastAsia="nl-NL"/>
              </w:rPr>
            </w:pPr>
          </w:p>
        </w:tc>
        <w:tc>
          <w:tcPr>
            <w:tcW w:w="3402" w:type="dxa"/>
          </w:tcPr>
          <w:p w14:paraId="76F1724F" w14:textId="77777777" w:rsidR="00234302" w:rsidRPr="0089691F" w:rsidRDefault="00234302" w:rsidP="009C5A30">
            <w:pPr>
              <w:pStyle w:val="TableEntry"/>
              <w:rPr>
                <w:rFonts w:eastAsia="Aptos"/>
                <w:lang w:eastAsia="nl-NL"/>
              </w:rPr>
            </w:pPr>
            <w:r w:rsidRPr="0089691F">
              <w:rPr>
                <w:rFonts w:eastAsia="Aptos"/>
                <w:lang w:eastAsia="nl-NL"/>
              </w:rPr>
              <w:t>content.attachment.hash</w:t>
            </w:r>
          </w:p>
        </w:tc>
        <w:tc>
          <w:tcPr>
            <w:tcW w:w="3737" w:type="dxa"/>
          </w:tcPr>
          <w:p w14:paraId="27BB4A45" w14:textId="77777777" w:rsidR="00234302" w:rsidRPr="0089691F" w:rsidRDefault="00234302" w:rsidP="009C5A30">
            <w:pPr>
              <w:pStyle w:val="TableEntry"/>
              <w:rPr>
                <w:rFonts w:eastAsia="Aptos"/>
                <w:lang w:eastAsia="nl-NL"/>
              </w:rPr>
            </w:pPr>
            <w:r w:rsidRPr="0089691F">
              <w:rPr>
                <w:rFonts w:eastAsia="Aptos"/>
                <w:lang w:eastAsia="nl-NL"/>
              </w:rPr>
              <w:t>hash</w:t>
            </w:r>
          </w:p>
        </w:tc>
      </w:tr>
      <w:tr w:rsidR="00234302" w:rsidRPr="0089691F" w14:paraId="47515A2A" w14:textId="77777777" w:rsidTr="009C5A30">
        <w:trPr>
          <w:cantSplit/>
        </w:trPr>
        <w:tc>
          <w:tcPr>
            <w:tcW w:w="1838" w:type="dxa"/>
          </w:tcPr>
          <w:p w14:paraId="0E7FC195" w14:textId="77777777" w:rsidR="00234302" w:rsidRPr="0089691F" w:rsidRDefault="00234302" w:rsidP="009C5A30">
            <w:pPr>
              <w:pStyle w:val="TableEntry"/>
              <w:rPr>
                <w:rFonts w:eastAsia="Aptos"/>
                <w:lang w:eastAsia="nl-NL"/>
              </w:rPr>
            </w:pPr>
          </w:p>
        </w:tc>
        <w:tc>
          <w:tcPr>
            <w:tcW w:w="3402" w:type="dxa"/>
          </w:tcPr>
          <w:p w14:paraId="56322175" w14:textId="77777777" w:rsidR="00234302" w:rsidRPr="0089691F" w:rsidRDefault="00234302" w:rsidP="009C5A30">
            <w:pPr>
              <w:pStyle w:val="TableEntry"/>
              <w:rPr>
                <w:rFonts w:eastAsia="Aptos"/>
                <w:lang w:eastAsia="nl-NL"/>
              </w:rPr>
            </w:pPr>
            <w:r w:rsidRPr="0089691F">
              <w:rPr>
                <w:rFonts w:eastAsia="Aptos"/>
                <w:lang w:eastAsia="nl-NL"/>
              </w:rPr>
              <w:t>content.attachment.title</w:t>
            </w:r>
          </w:p>
        </w:tc>
        <w:tc>
          <w:tcPr>
            <w:tcW w:w="3737" w:type="dxa"/>
          </w:tcPr>
          <w:p w14:paraId="5C3A6569" w14:textId="77777777" w:rsidR="00234302" w:rsidRPr="0089691F" w:rsidRDefault="00234302" w:rsidP="009C5A30">
            <w:pPr>
              <w:pStyle w:val="TableEntry"/>
              <w:rPr>
                <w:rFonts w:eastAsia="Aptos"/>
                <w:lang w:eastAsia="nl-NL"/>
              </w:rPr>
            </w:pPr>
            <w:r w:rsidRPr="0089691F">
              <w:rPr>
                <w:rFonts w:eastAsia="Aptos"/>
                <w:lang w:eastAsia="nl-NL"/>
              </w:rPr>
              <w:t>title</w:t>
            </w:r>
          </w:p>
        </w:tc>
      </w:tr>
      <w:tr w:rsidR="00234302" w:rsidRPr="0089691F" w14:paraId="2B9604E6" w14:textId="77777777" w:rsidTr="009C5A30">
        <w:trPr>
          <w:cantSplit/>
        </w:trPr>
        <w:tc>
          <w:tcPr>
            <w:tcW w:w="1838" w:type="dxa"/>
          </w:tcPr>
          <w:p w14:paraId="16FCE21D" w14:textId="77777777" w:rsidR="00234302" w:rsidRPr="0089691F" w:rsidRDefault="00234302" w:rsidP="009C5A30">
            <w:pPr>
              <w:pStyle w:val="TableEntry"/>
              <w:rPr>
                <w:rFonts w:eastAsia="Aptos"/>
                <w:lang w:eastAsia="nl-NL"/>
              </w:rPr>
            </w:pPr>
          </w:p>
        </w:tc>
        <w:tc>
          <w:tcPr>
            <w:tcW w:w="3402" w:type="dxa"/>
          </w:tcPr>
          <w:p w14:paraId="7E7B38BD" w14:textId="77777777" w:rsidR="00234302" w:rsidRPr="0089691F" w:rsidRDefault="00234302" w:rsidP="009C5A30">
            <w:pPr>
              <w:pStyle w:val="TableEntry"/>
              <w:rPr>
                <w:rFonts w:eastAsia="Aptos"/>
                <w:lang w:eastAsia="nl-NL"/>
              </w:rPr>
            </w:pPr>
            <w:r w:rsidRPr="0089691F">
              <w:rPr>
                <w:rFonts w:eastAsia="Aptos"/>
                <w:lang w:eastAsia="nl-NL"/>
              </w:rPr>
              <w:t>context.encounter</w:t>
            </w:r>
          </w:p>
        </w:tc>
        <w:tc>
          <w:tcPr>
            <w:tcW w:w="3737" w:type="dxa"/>
          </w:tcPr>
          <w:p w14:paraId="583CB26E" w14:textId="77777777" w:rsidR="00234302" w:rsidRPr="0089691F" w:rsidRDefault="00234302" w:rsidP="009C5A30">
            <w:pPr>
              <w:pStyle w:val="TableEntry"/>
              <w:rPr>
                <w:rFonts w:eastAsia="Aptos"/>
                <w:lang w:eastAsia="nl-NL"/>
              </w:rPr>
            </w:pPr>
            <w:r w:rsidRPr="0089691F">
              <w:rPr>
                <w:rFonts w:eastAsia="Aptos"/>
                <w:lang w:eastAsia="nl-NL"/>
              </w:rPr>
              <w:t xml:space="preserve">referenceIdList </w:t>
            </w:r>
            <w:r w:rsidRPr="0089691F">
              <w:rPr>
                <w:rFonts w:eastAsia="Aptos"/>
                <w:i/>
                <w:iCs/>
                <w:lang w:eastAsia="nl-NL"/>
              </w:rPr>
              <w:t>[ihe:iti:xds:2015:encounterId]</w:t>
            </w:r>
          </w:p>
        </w:tc>
      </w:tr>
      <w:tr w:rsidR="00234302" w:rsidRPr="0089691F" w14:paraId="6A8ED527" w14:textId="77777777" w:rsidTr="009C5A30">
        <w:trPr>
          <w:cantSplit/>
        </w:trPr>
        <w:tc>
          <w:tcPr>
            <w:tcW w:w="1838" w:type="dxa"/>
          </w:tcPr>
          <w:p w14:paraId="3546A45A" w14:textId="77777777" w:rsidR="00234302" w:rsidRPr="0089691F" w:rsidRDefault="00234302" w:rsidP="009C5A30">
            <w:pPr>
              <w:pStyle w:val="TableEntry"/>
              <w:rPr>
                <w:rFonts w:eastAsia="Aptos"/>
                <w:lang w:eastAsia="nl-NL"/>
              </w:rPr>
            </w:pPr>
          </w:p>
        </w:tc>
        <w:tc>
          <w:tcPr>
            <w:tcW w:w="3402" w:type="dxa"/>
          </w:tcPr>
          <w:p w14:paraId="721BDE65" w14:textId="77777777" w:rsidR="00234302" w:rsidRPr="0089691F" w:rsidRDefault="00234302" w:rsidP="009C5A30">
            <w:pPr>
              <w:pStyle w:val="TableEntry"/>
              <w:rPr>
                <w:rFonts w:eastAsia="Aptos"/>
                <w:lang w:eastAsia="nl-NL"/>
              </w:rPr>
            </w:pPr>
            <w:r w:rsidRPr="0089691F">
              <w:rPr>
                <w:rFonts w:eastAsia="Aptos"/>
                <w:lang w:eastAsia="nl-NL"/>
              </w:rPr>
              <w:t>context.facilityType</w:t>
            </w:r>
          </w:p>
        </w:tc>
        <w:tc>
          <w:tcPr>
            <w:tcW w:w="3737" w:type="dxa"/>
          </w:tcPr>
          <w:p w14:paraId="322FB065" w14:textId="77777777" w:rsidR="00234302" w:rsidRPr="0089691F" w:rsidRDefault="00234302" w:rsidP="009C5A30">
            <w:pPr>
              <w:pStyle w:val="TableEntry"/>
              <w:rPr>
                <w:rFonts w:eastAsia="Aptos"/>
                <w:lang w:eastAsia="nl-NL"/>
              </w:rPr>
            </w:pPr>
            <w:r w:rsidRPr="0089691F">
              <w:rPr>
                <w:rFonts w:eastAsia="Aptos"/>
                <w:lang w:eastAsia="nl-NL"/>
              </w:rPr>
              <w:t>healthcareFacilityTypeCode</w:t>
            </w:r>
          </w:p>
        </w:tc>
      </w:tr>
      <w:tr w:rsidR="00234302" w:rsidRPr="0089691F" w14:paraId="2127A69B" w14:textId="77777777" w:rsidTr="009C5A30">
        <w:trPr>
          <w:cantSplit/>
        </w:trPr>
        <w:tc>
          <w:tcPr>
            <w:tcW w:w="1838" w:type="dxa"/>
          </w:tcPr>
          <w:p w14:paraId="0494176F" w14:textId="1DF2ECB4" w:rsidR="00234302" w:rsidRPr="0089691F" w:rsidRDefault="00234302" w:rsidP="009C5A30">
            <w:pPr>
              <w:pStyle w:val="TableEntry"/>
              <w:rPr>
                <w:rFonts w:eastAsia="Aptos"/>
                <w:lang w:eastAsia="nl-NL"/>
              </w:rPr>
            </w:pPr>
          </w:p>
        </w:tc>
        <w:tc>
          <w:tcPr>
            <w:tcW w:w="3402" w:type="dxa"/>
          </w:tcPr>
          <w:p w14:paraId="40539DC5" w14:textId="77777777" w:rsidR="00234302" w:rsidRPr="0089691F" w:rsidRDefault="00234302" w:rsidP="009C5A30">
            <w:pPr>
              <w:pStyle w:val="TableEntry"/>
              <w:rPr>
                <w:rFonts w:eastAsia="Aptos"/>
                <w:lang w:eastAsia="nl-NL"/>
              </w:rPr>
            </w:pPr>
            <w:r w:rsidRPr="0089691F">
              <w:rPr>
                <w:rFonts w:eastAsia="Aptos"/>
                <w:lang w:eastAsia="nl-NL"/>
              </w:rPr>
              <w:t>context.sourcePatientInfo.reference</w:t>
            </w:r>
          </w:p>
        </w:tc>
        <w:tc>
          <w:tcPr>
            <w:tcW w:w="3737" w:type="dxa"/>
          </w:tcPr>
          <w:p w14:paraId="62D85AFE" w14:textId="77777777" w:rsidR="00234302" w:rsidRPr="0089691F" w:rsidRDefault="00234302" w:rsidP="009C5A30">
            <w:pPr>
              <w:pStyle w:val="TableEntry"/>
              <w:rPr>
                <w:rFonts w:eastAsia="Aptos"/>
                <w:lang w:eastAsia="nl-NL"/>
              </w:rPr>
            </w:pPr>
            <w:r w:rsidRPr="0089691F">
              <w:rPr>
                <w:rFonts w:eastAsia="Aptos"/>
                <w:lang w:eastAsia="nl-NL"/>
              </w:rPr>
              <w:t>sourcePatientInfo</w:t>
            </w:r>
          </w:p>
        </w:tc>
      </w:tr>
      <w:tr w:rsidR="00234302" w:rsidRPr="0089691F" w14:paraId="0B903509" w14:textId="77777777" w:rsidTr="009C5A30">
        <w:trPr>
          <w:cantSplit/>
        </w:trPr>
        <w:tc>
          <w:tcPr>
            <w:tcW w:w="1838" w:type="dxa"/>
          </w:tcPr>
          <w:p w14:paraId="092F441B" w14:textId="77777777" w:rsidR="00234302" w:rsidRPr="0089691F" w:rsidRDefault="00234302" w:rsidP="009C5A30">
            <w:pPr>
              <w:pStyle w:val="TableEntry"/>
              <w:rPr>
                <w:rFonts w:eastAsia="Aptos"/>
                <w:lang w:eastAsia="nl-NL"/>
              </w:rPr>
            </w:pPr>
          </w:p>
        </w:tc>
        <w:tc>
          <w:tcPr>
            <w:tcW w:w="3402" w:type="dxa"/>
          </w:tcPr>
          <w:p w14:paraId="75547155" w14:textId="77777777" w:rsidR="00234302" w:rsidRPr="0089691F" w:rsidRDefault="00234302" w:rsidP="009C5A30">
            <w:pPr>
              <w:pStyle w:val="TableEntry"/>
              <w:rPr>
                <w:rFonts w:eastAsia="Aptos"/>
                <w:lang w:eastAsia="nl-NL"/>
              </w:rPr>
            </w:pPr>
            <w:r w:rsidRPr="0089691F">
              <w:rPr>
                <w:rFonts w:eastAsia="Aptos"/>
                <w:lang w:eastAsia="nl-NL"/>
              </w:rPr>
              <w:t>context.sourcePatientInfo.identifier</w:t>
            </w:r>
          </w:p>
        </w:tc>
        <w:tc>
          <w:tcPr>
            <w:tcW w:w="3737" w:type="dxa"/>
          </w:tcPr>
          <w:p w14:paraId="438CCC8E" w14:textId="77777777" w:rsidR="00234302" w:rsidRPr="0089691F" w:rsidRDefault="00234302" w:rsidP="009C5A30">
            <w:pPr>
              <w:pStyle w:val="TableEntry"/>
              <w:rPr>
                <w:rFonts w:eastAsia="Aptos"/>
                <w:lang w:eastAsia="nl-NL"/>
              </w:rPr>
            </w:pPr>
            <w:r w:rsidRPr="0089691F">
              <w:rPr>
                <w:rFonts w:eastAsia="Aptos"/>
                <w:lang w:eastAsia="nl-NL"/>
              </w:rPr>
              <w:t>sourcePatientId</w:t>
            </w:r>
          </w:p>
        </w:tc>
      </w:tr>
    </w:tbl>
    <w:p w14:paraId="0F6FB210" w14:textId="77777777" w:rsidR="00234302" w:rsidRPr="0089691F" w:rsidRDefault="00234302" w:rsidP="00234302">
      <w:pPr>
        <w:pStyle w:val="BodyText"/>
      </w:pPr>
    </w:p>
    <w:p w14:paraId="2E704F81" w14:textId="77777777" w:rsidR="004C29F1" w:rsidRPr="0089691F" w:rsidRDefault="004C29F1" w:rsidP="009C5A30">
      <w:pPr>
        <w:pStyle w:val="BodyText"/>
        <w:rPr>
          <w:rFonts w:eastAsia="Arial"/>
        </w:rPr>
      </w:pPr>
      <w:bookmarkStart w:id="584" w:name="_heading=h.omz7sje527s" w:colFirst="0" w:colLast="0"/>
      <w:bookmarkEnd w:id="584"/>
    </w:p>
    <w:sectPr w:rsidR="004C29F1" w:rsidRPr="0089691F" w:rsidSect="00783698">
      <w:headerReference w:type="even" r:id="rId72"/>
      <w:headerReference w:type="default" r:id="rId73"/>
      <w:footerReference w:type="even" r:id="rId74"/>
      <w:footerReference w:type="default" r:id="rId75"/>
      <w:footerReference w:type="first" r:id="rId76"/>
      <w:pgSz w:w="12240" w:h="15840"/>
      <w:pgMar w:top="1440" w:right="1080" w:bottom="1440" w:left="1800" w:header="720" w:footer="720" w:gutter="0"/>
      <w:lnNumType w:countBy="5" w:restart="continuous"/>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2" w:author="Charles Parisot-Free" w:date="2026-05-13T12:12:00Z" w:initials="CP">
    <w:p w14:paraId="48E6F8B9" w14:textId="74CC4B26" w:rsidR="00AC38BE" w:rsidRDefault="00AC38BE" w:rsidP="005A4560">
      <w:pPr>
        <w:pStyle w:val="CommentText"/>
      </w:pPr>
      <w:r>
        <w:rPr>
          <w:rStyle w:val="CommentReference"/>
        </w:rPr>
        <w:annotationRef/>
      </w:r>
      <w:r>
        <w:t>Remove the «build» with Mary when approved.</w:t>
      </w:r>
    </w:p>
  </w:comment>
  <w:comment w:id="543" w:author="Charles Parisot-Free" w:date="2026-05-13T12:12:00Z" w:initials="CP">
    <w:p w14:paraId="5FE0AC8B" w14:textId="77777777" w:rsidR="00AC38BE" w:rsidRDefault="00AC38BE" w:rsidP="005A4560">
      <w:pPr>
        <w:pStyle w:val="CommentText"/>
      </w:pPr>
      <w:r>
        <w:rPr>
          <w:rStyle w:val="CommentReference"/>
        </w:rPr>
        <w:annotationRef/>
      </w:r>
      <w:r>
        <w:t>Remove the «build» with Mary when approved.</w:t>
      </w:r>
    </w:p>
  </w:comment>
  <w:comment w:id="545" w:author="Charles Parisot-Free" w:date="2026-06-10T13:44:00Z" w:initials="CP">
    <w:p w14:paraId="6034EA98" w14:textId="77777777" w:rsidR="0061641E" w:rsidRDefault="0061641E" w:rsidP="005138D3">
      <w:pPr>
        <w:pStyle w:val="CommentText"/>
      </w:pPr>
      <w:r>
        <w:rPr>
          <w:rStyle w:val="CommentReference"/>
        </w:rPr>
        <w:annotationRef/>
      </w:r>
      <w:r>
        <w:t>Remove the «build» with Mary when approved.</w:t>
      </w:r>
    </w:p>
  </w:comment>
  <w:comment w:id="546" w:author="Charles Parisot-Free" w:date="2026-06-10T13:45:00Z" w:initials="CP">
    <w:p w14:paraId="6918A441" w14:textId="77777777" w:rsidR="0061641E" w:rsidRDefault="0061641E" w:rsidP="00ED43EA">
      <w:pPr>
        <w:pStyle w:val="CommentText"/>
      </w:pPr>
      <w:r>
        <w:rPr>
          <w:rStyle w:val="CommentReference"/>
        </w:rPr>
        <w:annotationRef/>
      </w:r>
      <w:r>
        <w:t>Remove the «build» with Mary when approved.</w:t>
      </w:r>
    </w:p>
  </w:comment>
  <w:comment w:id="549" w:author="Charles Parisot-Free" w:date="2026-06-10T13:48:00Z" w:initials="CP">
    <w:p w14:paraId="49D2844C" w14:textId="77777777" w:rsidR="00C90905" w:rsidRDefault="00C90905" w:rsidP="00E64DF9">
      <w:pPr>
        <w:pStyle w:val="CommentText"/>
      </w:pPr>
      <w:r>
        <w:rPr>
          <w:rStyle w:val="CommentReference"/>
        </w:rPr>
        <w:annotationRef/>
      </w:r>
      <w:r>
        <w:t>Remove the «build» with Mary when approved.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E6F8B9" w15:done="0"/>
  <w15:commentEx w15:paraId="5FE0AC8B" w15:done="0"/>
  <w15:commentEx w15:paraId="6034EA98" w15:done="0"/>
  <w15:commentEx w15:paraId="6918A441" w15:done="0"/>
  <w15:commentEx w15:paraId="49D284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5FC68B" w16cex:dateUtc="2026-05-13T16:12:00Z"/>
  <w16cex:commentExtensible w16cex:durableId="6E9DA7FE" w16cex:dateUtc="2026-05-13T16:12:00Z"/>
  <w16cex:commentExtensible w16cex:durableId="6106B5B1" w16cex:dateUtc="2026-06-10T11:44:00Z"/>
  <w16cex:commentExtensible w16cex:durableId="4E447828" w16cex:dateUtc="2026-06-10T11:45:00Z"/>
  <w16cex:commentExtensible w16cex:durableId="36683804" w16cex:dateUtc="2026-06-10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E6F8B9" w16cid:durableId="7A5FC68B"/>
  <w16cid:commentId w16cid:paraId="5FE0AC8B" w16cid:durableId="6E9DA7FE"/>
  <w16cid:commentId w16cid:paraId="6034EA98" w16cid:durableId="6106B5B1"/>
  <w16cid:commentId w16cid:paraId="6918A441" w16cid:durableId="4E447828"/>
  <w16cid:commentId w16cid:paraId="49D2844C" w16cid:durableId="366838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3DA28" w14:textId="77777777" w:rsidR="00C96F2B" w:rsidRDefault="00C96F2B">
      <w:pPr>
        <w:spacing w:before="0"/>
      </w:pPr>
      <w:r>
        <w:separator/>
      </w:r>
    </w:p>
  </w:endnote>
  <w:endnote w:type="continuationSeparator" w:id="0">
    <w:p w14:paraId="2A50E925" w14:textId="77777777" w:rsidR="00C96F2B" w:rsidRDefault="00C96F2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8A63A32D-C9F5-43F5-9AD5-65EABFA8BFD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C1CE2D5-4B75-468E-BF9E-2F7B297B10D4}"/>
    <w:embedBold r:id="rId3" w:fontKey="{C4A9AE6D-B670-44F4-BD6E-5BFE2FDC3E70}"/>
  </w:font>
  <w:font w:name="Tahoma">
    <w:panose1 w:val="020B0604030504040204"/>
    <w:charset w:val="00"/>
    <w:family w:val="swiss"/>
    <w:pitch w:val="variable"/>
    <w:sig w:usb0="E1002EFF" w:usb1="C000605B" w:usb2="00000029" w:usb3="00000000" w:csb0="000101FF" w:csb1="00000000"/>
    <w:embedRegular r:id="rId4" w:fontKey="{32706BF0-DCAC-4C83-BD67-4DFF4A3998A2}"/>
  </w:font>
  <w:font w:name="Bookman Old Style">
    <w:panose1 w:val="02050604050505020204"/>
    <w:charset w:val="00"/>
    <w:family w:val="roman"/>
    <w:pitch w:val="variable"/>
    <w:sig w:usb0="00000287" w:usb1="00000000" w:usb2="00000000" w:usb3="00000000" w:csb0="0000009F" w:csb1="00000000"/>
    <w:embedRegular r:id="rId5" w:fontKey="{6F956AB8-C1A5-421F-A416-C21664DEEC45}"/>
    <w:embedBold r:id="rId6" w:fontKey="{74B63B0F-687A-4564-9758-D68C48D1D07E}"/>
  </w:font>
  <w:font w:name="?l?r ??’c">
    <w:altName w:val="MS Gothic"/>
    <w:charset w:val="00"/>
    <w:family w:val="roman"/>
    <w:pitch w:val="default"/>
  </w:font>
  <w:font w:name="TimesNewRomanPSMT">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embedRegular r:id="rId7" w:fontKey="{BEF4E2BC-2B3D-41AB-B7A1-D5770DAF502C}"/>
    <w:embedBold r:id="rId8" w:fontKey="{5DD0A7D8-715C-4771-A3E0-F239663670EC}"/>
  </w:font>
  <w:font w:name="Calibri">
    <w:panose1 w:val="020F0502020204030204"/>
    <w:charset w:val="00"/>
    <w:family w:val="swiss"/>
    <w:pitch w:val="variable"/>
    <w:sig w:usb0="E4002EFF" w:usb1="C200247B" w:usb2="00000009" w:usb3="00000000" w:csb0="000001FF" w:csb1="00000000"/>
    <w:embedRegular r:id="rId9" w:fontKey="{CBCFA773-4E5E-4FF6-86C1-BFB26B889114}"/>
    <w:embedBold r:id="rId10" w:fontKey="{5247F0AC-B0F7-4A69-9B9C-D0E664C7C665}"/>
    <w:embedItalic r:id="rId11" w:fontKey="{8E118F92-86CF-4CA2-909C-98B0435706A8}"/>
  </w:font>
  <w:font w:name="Aptos">
    <w:charset w:val="00"/>
    <w:family w:val="swiss"/>
    <w:pitch w:val="variable"/>
    <w:sig w:usb0="20000287" w:usb1="00000003" w:usb2="00000000" w:usb3="00000000" w:csb0="0000019F" w:csb1="00000000"/>
    <w:embedRegular r:id="rId12" w:fontKey="{E836BF9B-0147-4FA7-8F76-B2C23451FDEC}"/>
    <w:embedBold r:id="rId13" w:fontKey="{4194A697-EA05-4D72-ACB5-BD71760FEC41}"/>
    <w:embedItalic r:id="rId14" w:fontKey="{B471017B-E23A-4E61-8AE6-62208FF1355D}"/>
  </w:font>
  <w:font w:name="Calibri Light">
    <w:panose1 w:val="020F0302020204030204"/>
    <w:charset w:val="00"/>
    <w:family w:val="swiss"/>
    <w:pitch w:val="variable"/>
    <w:sig w:usb0="E4002EFF" w:usb1="C200247B" w:usb2="00000009" w:usb3="00000000" w:csb0="000001FF" w:csb1="00000000"/>
    <w:embedRegular r:id="rId15" w:fontKey="{99A51826-21D8-457B-BD9E-0B6FD2BBA8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A7F7" w14:textId="77777777" w:rsidR="004C29F1" w:rsidRDefault="0014233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A98A92A" w14:textId="77777777" w:rsidR="004C29F1" w:rsidRDefault="004C29F1">
    <w:pPr>
      <w:pBdr>
        <w:top w:val="nil"/>
        <w:left w:val="nil"/>
        <w:bottom w:val="nil"/>
        <w:right w:val="nil"/>
        <w:between w:val="nil"/>
      </w:pBdr>
      <w:tabs>
        <w:tab w:val="center" w:pos="4320"/>
        <w:tab w:val="right" w:pos="8640"/>
      </w:tabs>
      <w:rPr>
        <w:color w:val="000000"/>
      </w:rPr>
    </w:pPr>
  </w:p>
  <w:p w14:paraId="0D9E8275" w14:textId="77777777" w:rsidR="004C29F1" w:rsidRDefault="004C29F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C3EA8" w14:textId="72E03836" w:rsidR="004C29F1" w:rsidRDefault="0014233D">
    <w:pPr>
      <w:pBdr>
        <w:top w:val="nil"/>
        <w:left w:val="nil"/>
        <w:bottom w:val="nil"/>
        <w:right w:val="nil"/>
        <w:between w:val="nil"/>
      </w:pBdr>
      <w:tabs>
        <w:tab w:val="center" w:pos="4320"/>
        <w:tab w:val="right" w:pos="8640"/>
      </w:tabs>
      <w:ind w:right="360"/>
      <w:rPr>
        <w:color w:val="000000"/>
      </w:rPr>
    </w:pPr>
    <w:r>
      <w:rPr>
        <w:color w:val="000000"/>
      </w:rPr>
      <w:t>___________________________________________________________________________</w:t>
    </w:r>
  </w:p>
  <w:p w14:paraId="245C8169" w14:textId="6CB466D9" w:rsidR="004C29F1" w:rsidRDefault="0014233D">
    <w:pPr>
      <w:pBdr>
        <w:top w:val="nil"/>
        <w:left w:val="nil"/>
        <w:bottom w:val="nil"/>
        <w:right w:val="nil"/>
        <w:between w:val="nil"/>
      </w:pBdr>
      <w:tabs>
        <w:tab w:val="center" w:pos="4320"/>
        <w:tab w:val="right" w:pos="8640"/>
      </w:tabs>
      <w:ind w:right="360"/>
      <w:rPr>
        <w:color w:val="000000"/>
        <w:sz w:val="20"/>
      </w:rPr>
    </w:pPr>
    <w:bookmarkStart w:id="585" w:name="_heading=h.408aheurplnd" w:colFirst="0" w:colLast="0"/>
    <w:bookmarkEnd w:id="585"/>
    <w:r>
      <w:rPr>
        <w:color w:val="000000"/>
        <w:sz w:val="20"/>
      </w:rPr>
      <w:t xml:space="preserve">Rev. </w:t>
    </w:r>
    <w:r w:rsidR="006D5D8C">
      <w:rPr>
        <w:color w:val="000000"/>
        <w:sz w:val="20"/>
      </w:rPr>
      <w:t>1.</w:t>
    </w:r>
    <w:ins w:id="586" w:author="Mary Jungers" w:date="2026-07-29T19:44:00Z" w16du:dateUtc="2026-07-30T00:44:00Z">
      <w:r w:rsidR="00C76FD1">
        <w:rPr>
          <w:color w:val="000000"/>
          <w:sz w:val="20"/>
        </w:rPr>
        <w:t>2</w:t>
      </w:r>
    </w:ins>
    <w:del w:id="587" w:author="Mary Jungers" w:date="2026-07-29T19:44:00Z" w16du:dateUtc="2026-07-30T00:44:00Z">
      <w:r w:rsidR="00961E66" w:rsidDel="00C76FD1">
        <w:rPr>
          <w:color w:val="000000"/>
          <w:sz w:val="20"/>
        </w:rPr>
        <w:delText>1</w:delText>
      </w:r>
    </w:del>
    <w:r>
      <w:rPr>
        <w:color w:val="000000"/>
        <w:sz w:val="20"/>
      </w:rPr>
      <w:t xml:space="preserve"> – 202</w:t>
    </w:r>
    <w:r w:rsidR="00961E66">
      <w:rPr>
        <w:color w:val="000000"/>
        <w:sz w:val="20"/>
      </w:rPr>
      <w:t>6</w:t>
    </w:r>
    <w:r>
      <w:rPr>
        <w:color w:val="000000"/>
        <w:sz w:val="20"/>
      </w:rPr>
      <w:t>-</w:t>
    </w:r>
    <w:r w:rsidR="00961E66">
      <w:rPr>
        <w:color w:val="000000"/>
        <w:sz w:val="20"/>
      </w:rPr>
      <w:t>0</w:t>
    </w:r>
    <w:ins w:id="588" w:author="Mary Jungers" w:date="2026-07-29T19:44:00Z" w16du:dateUtc="2026-07-30T00:44:00Z">
      <w:r w:rsidR="00C76FD1">
        <w:rPr>
          <w:color w:val="000000"/>
          <w:sz w:val="20"/>
        </w:rPr>
        <w:t>8-04</w:t>
      </w:r>
    </w:ins>
    <w:del w:id="589" w:author="Mary Jungers" w:date="2026-07-29T19:44:00Z" w16du:dateUtc="2026-07-30T00:44:00Z">
      <w:r w:rsidR="00B93326" w:rsidDel="00C76FD1">
        <w:rPr>
          <w:color w:val="000000"/>
          <w:sz w:val="20"/>
        </w:rPr>
        <w:delText>3</w:delText>
      </w:r>
      <w:r w:rsidR="00961E66" w:rsidDel="00C76FD1">
        <w:rPr>
          <w:color w:val="000000"/>
          <w:sz w:val="20"/>
        </w:rPr>
        <w:delText>-</w:delText>
      </w:r>
      <w:r w:rsidR="00453896" w:rsidDel="00C76FD1">
        <w:rPr>
          <w:color w:val="000000"/>
          <w:sz w:val="20"/>
        </w:rPr>
        <w:delText>16</w:delText>
      </w:r>
    </w:del>
    <w:r>
      <w:rPr>
        <w:color w:val="000000"/>
        <w:sz w:val="20"/>
      </w:rPr>
      <w:t xml:space="preserve"> </w:t>
    </w:r>
    <w:r>
      <w:rPr>
        <w:color w:val="000000"/>
        <w:sz w:val="20"/>
      </w:rPr>
      <w:tab/>
    </w:r>
    <w:r>
      <w:rPr>
        <w:color w:val="000000"/>
        <w:sz w:val="20"/>
      </w:rPr>
      <w:fldChar w:fldCharType="begin"/>
    </w:r>
    <w:r>
      <w:rPr>
        <w:color w:val="000000"/>
        <w:sz w:val="20"/>
      </w:rPr>
      <w:instrText>PAGE</w:instrText>
    </w:r>
    <w:r>
      <w:rPr>
        <w:color w:val="000000"/>
        <w:sz w:val="20"/>
      </w:rPr>
      <w:fldChar w:fldCharType="separate"/>
    </w:r>
    <w:r w:rsidR="00874CE5">
      <w:rPr>
        <w:noProof/>
        <w:color w:val="000000"/>
        <w:sz w:val="20"/>
      </w:rPr>
      <w:t>2</w:t>
    </w:r>
    <w:r>
      <w:rPr>
        <w:color w:val="000000"/>
        <w:sz w:val="20"/>
      </w:rPr>
      <w:fldChar w:fldCharType="end"/>
    </w:r>
    <w:r>
      <w:rPr>
        <w:color w:val="000000"/>
        <w:sz w:val="20"/>
      </w:rPr>
      <w:tab/>
      <w:t xml:space="preserve">                       Copyright © 202</w:t>
    </w:r>
    <w:r w:rsidR="00961E66">
      <w:rPr>
        <w:color w:val="000000"/>
        <w:sz w:val="20"/>
      </w:rPr>
      <w:t>6</w:t>
    </w:r>
    <w:r>
      <w:rPr>
        <w:color w:val="000000"/>
        <w:sz w:val="20"/>
      </w:rPr>
      <w:t>: IHE International, Inc.</w:t>
    </w:r>
  </w:p>
  <w:p w14:paraId="0BDD4C79" w14:textId="2AC58C85" w:rsidR="004C29F1" w:rsidRDefault="0014233D">
    <w:pPr>
      <w:pBdr>
        <w:top w:val="nil"/>
        <w:left w:val="nil"/>
        <w:bottom w:val="nil"/>
        <w:right w:val="nil"/>
        <w:between w:val="nil"/>
      </w:pBdr>
      <w:tabs>
        <w:tab w:val="center" w:pos="4320"/>
        <w:tab w:val="right" w:pos="8640"/>
      </w:tabs>
      <w:rPr>
        <w:color w:val="000000"/>
      </w:rPr>
    </w:pPr>
    <w:r>
      <w:rPr>
        <w:color w:val="000000"/>
        <w:sz w:val="20"/>
      </w:rPr>
      <w:t xml:space="preserve">Template Rev. 10.6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44EE" w14:textId="77ACA2F4" w:rsidR="004C29F1" w:rsidRDefault="0014233D">
    <w:pPr>
      <w:pBdr>
        <w:top w:val="nil"/>
        <w:left w:val="nil"/>
        <w:bottom w:val="nil"/>
        <w:right w:val="nil"/>
        <w:between w:val="nil"/>
      </w:pBdr>
      <w:tabs>
        <w:tab w:val="center" w:pos="4320"/>
        <w:tab w:val="right" w:pos="8640"/>
      </w:tabs>
      <w:jc w:val="center"/>
      <w:rPr>
        <w:color w:val="000000"/>
      </w:rPr>
    </w:pPr>
    <w:r>
      <w:rPr>
        <w:color w:val="000000"/>
        <w:sz w:val="20"/>
      </w:rPr>
      <w:t>Copyright © 202</w:t>
    </w:r>
    <w:r w:rsidR="00961E66">
      <w:rPr>
        <w:color w:val="000000"/>
        <w:sz w:val="20"/>
      </w:rPr>
      <w:t>6</w:t>
    </w:r>
    <w:r>
      <w:rPr>
        <w:color w:val="000000"/>
        <w:sz w:val="20"/>
      </w:rPr>
      <w:t>: IHE International,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20457" w14:textId="77777777" w:rsidR="00C96F2B" w:rsidRDefault="00C96F2B">
      <w:pPr>
        <w:spacing w:before="0"/>
      </w:pPr>
      <w:r>
        <w:separator/>
      </w:r>
    </w:p>
  </w:footnote>
  <w:footnote w:type="continuationSeparator" w:id="0">
    <w:p w14:paraId="64A2E77A" w14:textId="77777777" w:rsidR="00C96F2B" w:rsidRDefault="00C96F2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E1FE" w14:textId="77777777" w:rsidR="004C29F1" w:rsidRDefault="004C29F1">
    <w:pPr>
      <w:pBdr>
        <w:top w:val="nil"/>
        <w:left w:val="nil"/>
        <w:bottom w:val="nil"/>
        <w:right w:val="nil"/>
        <w:between w:val="nil"/>
      </w:pBdr>
      <w:tabs>
        <w:tab w:val="center" w:pos="4320"/>
        <w:tab w:val="right" w:pos="8640"/>
      </w:tabs>
      <w:rPr>
        <w:color w:val="000000"/>
      </w:rPr>
    </w:pPr>
  </w:p>
  <w:p w14:paraId="049FC5FD" w14:textId="77777777" w:rsidR="004C29F1" w:rsidRDefault="004C29F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969A" w14:textId="77777777" w:rsidR="004C29F1" w:rsidRDefault="0014233D">
    <w:pPr>
      <w:pBdr>
        <w:top w:val="nil"/>
        <w:left w:val="nil"/>
        <w:bottom w:val="nil"/>
        <w:right w:val="nil"/>
        <w:between w:val="nil"/>
      </w:pBdr>
      <w:tabs>
        <w:tab w:val="center" w:pos="4320"/>
        <w:tab w:val="right" w:pos="8640"/>
      </w:tabs>
      <w:rPr>
        <w:color w:val="000000"/>
      </w:rPr>
    </w:pPr>
    <w:r>
      <w:rPr>
        <w:color w:val="000000"/>
      </w:rPr>
      <w:t>IHE Radiology Technical Framework Supplement – Manifest-based Access to DICOM Objects (MADO)</w:t>
    </w:r>
  </w:p>
  <w:p w14:paraId="0F923AB6" w14:textId="77777777" w:rsidR="004C29F1" w:rsidRDefault="0014233D">
    <w:pPr>
      <w:pBdr>
        <w:top w:val="nil"/>
        <w:left w:val="nil"/>
        <w:bottom w:val="nil"/>
        <w:right w:val="nil"/>
        <w:between w:val="nil"/>
      </w:pBdr>
      <w:tabs>
        <w:tab w:val="center" w:pos="4320"/>
        <w:tab w:val="right" w:pos="8640"/>
      </w:tabs>
      <w:rPr>
        <w:color w:val="000000"/>
      </w:rPr>
    </w:pPr>
    <w:r>
      <w:rPr>
        <w:color w:val="000000"/>
      </w:rPr>
      <w:t>______________________________________________________________________________</w:t>
    </w:r>
  </w:p>
  <w:p w14:paraId="77E30FE6" w14:textId="77777777" w:rsidR="004C29F1" w:rsidRDefault="004C29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32B22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C64B24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034CD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31242BE"/>
    <w:lvl w:ilvl="0">
      <w:start w:val="1"/>
      <w:numFmt w:val="decimal"/>
      <w:pStyle w:val="ListNumber2"/>
      <w:lvlText w:val="%1."/>
      <w:lvlJc w:val="left"/>
      <w:pPr>
        <w:tabs>
          <w:tab w:val="num" w:pos="720"/>
        </w:tabs>
        <w:ind w:left="720" w:hanging="360"/>
      </w:pPr>
      <w:rPr>
        <w:rFonts w:hint="default"/>
      </w:rPr>
    </w:lvl>
  </w:abstractNum>
  <w:abstractNum w:abstractNumId="4" w15:restartNumberingAfterBreak="0">
    <w:nsid w:val="FFFFFF80"/>
    <w:multiLevelType w:val="singleLevel"/>
    <w:tmpl w:val="423C5FC2"/>
    <w:lvl w:ilvl="0">
      <w:start w:val="1"/>
      <w:numFmt w:val="bullet"/>
      <w:pStyle w:val="ListBullet5"/>
      <w:lvlText w:val="o"/>
      <w:lvlJc w:val="left"/>
      <w:pPr>
        <w:ind w:left="1800" w:hanging="360"/>
      </w:pPr>
      <w:rPr>
        <w:rFonts w:ascii="Courier New" w:hAnsi="Courier New" w:cs="Courier New" w:hint="default"/>
      </w:rPr>
    </w:lvl>
  </w:abstractNum>
  <w:abstractNum w:abstractNumId="5" w15:restartNumberingAfterBreak="0">
    <w:nsid w:val="FFFFFF81"/>
    <w:multiLevelType w:val="singleLevel"/>
    <w:tmpl w:val="E0CC93AC"/>
    <w:lvl w:ilvl="0">
      <w:start w:val="1"/>
      <w:numFmt w:val="bullet"/>
      <w:pStyle w:val="ListBullet4"/>
      <w:lvlText w:val=""/>
      <w:lvlJc w:val="left"/>
      <w:pPr>
        <w:ind w:left="1440" w:hanging="360"/>
      </w:pPr>
      <w:rPr>
        <w:rFonts w:ascii="Wingdings" w:hAnsi="Wingdings" w:hint="default"/>
      </w:rPr>
    </w:lvl>
  </w:abstractNum>
  <w:abstractNum w:abstractNumId="6" w15:restartNumberingAfterBreak="0">
    <w:nsid w:val="FFFFFF82"/>
    <w:multiLevelType w:val="singleLevel"/>
    <w:tmpl w:val="EB165018"/>
    <w:lvl w:ilvl="0">
      <w:start w:val="1"/>
      <w:numFmt w:val="bullet"/>
      <w:pStyle w:val="ListBullet3"/>
      <w:lvlText w:val="o"/>
      <w:lvlJc w:val="left"/>
      <w:pPr>
        <w:ind w:left="1080" w:hanging="360"/>
      </w:pPr>
      <w:rPr>
        <w:rFonts w:ascii="Courier New" w:hAnsi="Courier New" w:cs="Courier New" w:hint="default"/>
      </w:rPr>
    </w:lvl>
  </w:abstractNum>
  <w:abstractNum w:abstractNumId="7" w15:restartNumberingAfterBreak="0">
    <w:nsid w:val="FFFFFF83"/>
    <w:multiLevelType w:val="singleLevel"/>
    <w:tmpl w:val="A58EB556"/>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7E726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60ED9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727630"/>
    <w:multiLevelType w:val="multilevel"/>
    <w:tmpl w:val="DE806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2995B00"/>
    <w:multiLevelType w:val="hybridMultilevel"/>
    <w:tmpl w:val="B5D6696E"/>
    <w:lvl w:ilvl="0" w:tplc="02748844">
      <w:start w:val="1"/>
      <w:numFmt w:val="bullet"/>
      <w:lvlText w:val=""/>
      <w:lvlJc w:val="left"/>
      <w:pPr>
        <w:ind w:left="567" w:hanging="20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2E951F7"/>
    <w:multiLevelType w:val="hybridMultilevel"/>
    <w:tmpl w:val="A7B07630"/>
    <w:lvl w:ilvl="0" w:tplc="9536D414">
      <w:start w:val="3"/>
      <w:numFmt w:val="bullet"/>
      <w:lvlText w:val="-"/>
      <w:lvlJc w:val="left"/>
      <w:pPr>
        <w:ind w:left="432" w:hanging="360"/>
      </w:pPr>
      <w:rPr>
        <w:rFonts w:ascii="Times New Roman" w:eastAsia="Times New Roman" w:hAnsi="Times New Roman" w:cs="Times New Roman" w:hint="default"/>
      </w:rPr>
    </w:lvl>
    <w:lvl w:ilvl="1" w:tplc="040C0003" w:tentative="1">
      <w:start w:val="1"/>
      <w:numFmt w:val="bullet"/>
      <w:lvlText w:val="o"/>
      <w:lvlJc w:val="left"/>
      <w:pPr>
        <w:ind w:left="1152" w:hanging="360"/>
      </w:pPr>
      <w:rPr>
        <w:rFonts w:ascii="Courier New" w:hAnsi="Courier New" w:cs="Courier New" w:hint="default"/>
      </w:rPr>
    </w:lvl>
    <w:lvl w:ilvl="2" w:tplc="040C0005" w:tentative="1">
      <w:start w:val="1"/>
      <w:numFmt w:val="bullet"/>
      <w:lvlText w:val=""/>
      <w:lvlJc w:val="left"/>
      <w:pPr>
        <w:ind w:left="1872" w:hanging="360"/>
      </w:pPr>
      <w:rPr>
        <w:rFonts w:ascii="Wingdings" w:hAnsi="Wingdings" w:hint="default"/>
      </w:rPr>
    </w:lvl>
    <w:lvl w:ilvl="3" w:tplc="040C0001" w:tentative="1">
      <w:start w:val="1"/>
      <w:numFmt w:val="bullet"/>
      <w:lvlText w:val=""/>
      <w:lvlJc w:val="left"/>
      <w:pPr>
        <w:ind w:left="2592" w:hanging="360"/>
      </w:pPr>
      <w:rPr>
        <w:rFonts w:ascii="Symbol" w:hAnsi="Symbol" w:hint="default"/>
      </w:rPr>
    </w:lvl>
    <w:lvl w:ilvl="4" w:tplc="040C0003" w:tentative="1">
      <w:start w:val="1"/>
      <w:numFmt w:val="bullet"/>
      <w:lvlText w:val="o"/>
      <w:lvlJc w:val="left"/>
      <w:pPr>
        <w:ind w:left="3312" w:hanging="360"/>
      </w:pPr>
      <w:rPr>
        <w:rFonts w:ascii="Courier New" w:hAnsi="Courier New" w:cs="Courier New" w:hint="default"/>
      </w:rPr>
    </w:lvl>
    <w:lvl w:ilvl="5" w:tplc="040C0005" w:tentative="1">
      <w:start w:val="1"/>
      <w:numFmt w:val="bullet"/>
      <w:lvlText w:val=""/>
      <w:lvlJc w:val="left"/>
      <w:pPr>
        <w:ind w:left="4032" w:hanging="360"/>
      </w:pPr>
      <w:rPr>
        <w:rFonts w:ascii="Wingdings" w:hAnsi="Wingdings" w:hint="default"/>
      </w:rPr>
    </w:lvl>
    <w:lvl w:ilvl="6" w:tplc="040C0001" w:tentative="1">
      <w:start w:val="1"/>
      <w:numFmt w:val="bullet"/>
      <w:lvlText w:val=""/>
      <w:lvlJc w:val="left"/>
      <w:pPr>
        <w:ind w:left="4752" w:hanging="360"/>
      </w:pPr>
      <w:rPr>
        <w:rFonts w:ascii="Symbol" w:hAnsi="Symbol" w:hint="default"/>
      </w:rPr>
    </w:lvl>
    <w:lvl w:ilvl="7" w:tplc="040C0003" w:tentative="1">
      <w:start w:val="1"/>
      <w:numFmt w:val="bullet"/>
      <w:lvlText w:val="o"/>
      <w:lvlJc w:val="left"/>
      <w:pPr>
        <w:ind w:left="5472" w:hanging="360"/>
      </w:pPr>
      <w:rPr>
        <w:rFonts w:ascii="Courier New" w:hAnsi="Courier New" w:cs="Courier New" w:hint="default"/>
      </w:rPr>
    </w:lvl>
    <w:lvl w:ilvl="8" w:tplc="040C0005" w:tentative="1">
      <w:start w:val="1"/>
      <w:numFmt w:val="bullet"/>
      <w:lvlText w:val=""/>
      <w:lvlJc w:val="left"/>
      <w:pPr>
        <w:ind w:left="6192" w:hanging="360"/>
      </w:pPr>
      <w:rPr>
        <w:rFonts w:ascii="Wingdings" w:hAnsi="Wingdings" w:hint="default"/>
      </w:rPr>
    </w:lvl>
  </w:abstractNum>
  <w:abstractNum w:abstractNumId="13" w15:restartNumberingAfterBreak="0">
    <w:nsid w:val="04090856"/>
    <w:multiLevelType w:val="multilevel"/>
    <w:tmpl w:val="F288F4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59F5193"/>
    <w:multiLevelType w:val="multilevel"/>
    <w:tmpl w:val="6CDEFA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06133E57"/>
    <w:multiLevelType w:val="multilevel"/>
    <w:tmpl w:val="B6EC1082"/>
    <w:lvl w:ilvl="0">
      <w:start w:val="9"/>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0AD379E0"/>
    <w:multiLevelType w:val="hybridMultilevel"/>
    <w:tmpl w:val="975C43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0DF3601A"/>
    <w:multiLevelType w:val="multilevel"/>
    <w:tmpl w:val="46CA07FA"/>
    <w:lvl w:ilvl="0">
      <w:start w:val="1"/>
      <w:numFmt w:val="bullet"/>
      <w:lvlText w:val="o"/>
      <w:lvlJc w:val="left"/>
      <w:pPr>
        <w:ind w:left="1571" w:hanging="360"/>
      </w:pPr>
      <w:rPr>
        <w:rFonts w:ascii="Courier New" w:eastAsia="Courier New" w:hAnsi="Courier New" w:cs="Courier New"/>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8" w15:restartNumberingAfterBreak="0">
    <w:nsid w:val="0EA50E55"/>
    <w:multiLevelType w:val="hybridMultilevel"/>
    <w:tmpl w:val="1BAA99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0EAA4FCB"/>
    <w:multiLevelType w:val="hybridMultilevel"/>
    <w:tmpl w:val="A72E2D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0F240762"/>
    <w:multiLevelType w:val="hybridMultilevel"/>
    <w:tmpl w:val="3DF07AB6"/>
    <w:lvl w:ilvl="0" w:tplc="4E603596">
      <w:numFmt w:val="bullet"/>
      <w:lvlText w:val="•"/>
      <w:lvlJc w:val="left"/>
      <w:pPr>
        <w:ind w:left="720" w:hanging="360"/>
      </w:pPr>
      <w:rPr>
        <w:rFonts w:ascii="Arial" w:eastAsia="Times New Roman" w:hAnsi="Arial" w:cs="Arial" w:hint="default"/>
        <w:color w:val="00000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E90A39"/>
    <w:multiLevelType w:val="hybridMultilevel"/>
    <w:tmpl w:val="C2DC2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9B3D98"/>
    <w:multiLevelType w:val="multilevel"/>
    <w:tmpl w:val="740C5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18E25B0"/>
    <w:multiLevelType w:val="hybridMultilevel"/>
    <w:tmpl w:val="2B5E37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1295147A"/>
    <w:multiLevelType w:val="multilevel"/>
    <w:tmpl w:val="8E2A55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2C537D5"/>
    <w:multiLevelType w:val="multilevel"/>
    <w:tmpl w:val="703C1C4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156D1FF3"/>
    <w:multiLevelType w:val="hybridMultilevel"/>
    <w:tmpl w:val="E8B28BB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1A30587F"/>
    <w:multiLevelType w:val="multilevel"/>
    <w:tmpl w:val="9EBC2F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1A5E39A0"/>
    <w:multiLevelType w:val="multilevel"/>
    <w:tmpl w:val="D292CC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CEF3D1E"/>
    <w:multiLevelType w:val="multilevel"/>
    <w:tmpl w:val="E474D386"/>
    <w:lvl w:ilvl="0">
      <w:start w:val="1"/>
      <w:numFmt w:val="decimal"/>
      <w:lvlText w:val="%1."/>
      <w:lvlJc w:val="left"/>
      <w:pPr>
        <w:ind w:left="792" w:hanging="360"/>
      </w:p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30" w15:restartNumberingAfterBreak="0">
    <w:nsid w:val="1E140BB6"/>
    <w:multiLevelType w:val="multilevel"/>
    <w:tmpl w:val="FED0FC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202C6A7A"/>
    <w:multiLevelType w:val="hybridMultilevel"/>
    <w:tmpl w:val="54885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0A45D08"/>
    <w:multiLevelType w:val="hybridMultilevel"/>
    <w:tmpl w:val="7C4E5A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4E637C4"/>
    <w:multiLevelType w:val="multilevel"/>
    <w:tmpl w:val="57E677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25321627"/>
    <w:multiLevelType w:val="hybridMultilevel"/>
    <w:tmpl w:val="654CA8B0"/>
    <w:lvl w:ilvl="0" w:tplc="5AA832E0">
      <w:start w:val="1"/>
      <w:numFmt w:val="decimal"/>
      <w:lvlText w:val="%1."/>
      <w:lvlJc w:val="left"/>
      <w:pPr>
        <w:ind w:left="720" w:hanging="360"/>
      </w:pPr>
      <w:rPr>
        <w:rFonts w:ascii="Arial" w:hAnsi="Arial" w:hint="default"/>
        <w:b w:val="0"/>
        <w:i w:val="0"/>
        <w:sz w:val="18"/>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25444F03"/>
    <w:multiLevelType w:val="multilevel"/>
    <w:tmpl w:val="DF427A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25740746"/>
    <w:multiLevelType w:val="multilevel"/>
    <w:tmpl w:val="698EF6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25850BA5"/>
    <w:multiLevelType w:val="hybridMultilevel"/>
    <w:tmpl w:val="B302EC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60707E8"/>
    <w:multiLevelType w:val="multilevel"/>
    <w:tmpl w:val="DBA4D48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29EC75BC"/>
    <w:multiLevelType w:val="multilevel"/>
    <w:tmpl w:val="E8C8E4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29F13020"/>
    <w:multiLevelType w:val="hybridMultilevel"/>
    <w:tmpl w:val="FB0A40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2B9E7DF1"/>
    <w:multiLevelType w:val="multilevel"/>
    <w:tmpl w:val="BC5E004A"/>
    <w:lvl w:ilvl="0">
      <w:start w:val="1"/>
      <w:numFmt w:val="bullet"/>
      <w:lvlText w:val="●"/>
      <w:lvlJc w:val="left"/>
      <w:pPr>
        <w:ind w:left="782" w:hanging="360"/>
      </w:pPr>
      <w:rPr>
        <w:rFonts w:ascii="Noto Sans Symbols" w:eastAsia="Noto Sans Symbols" w:hAnsi="Noto Sans Symbols" w:cs="Noto Sans Symbols"/>
      </w:rPr>
    </w:lvl>
    <w:lvl w:ilvl="1">
      <w:start w:val="1"/>
      <w:numFmt w:val="bullet"/>
      <w:lvlText w:val="o"/>
      <w:lvlJc w:val="left"/>
      <w:pPr>
        <w:ind w:left="1502" w:hanging="360"/>
      </w:pPr>
      <w:rPr>
        <w:rFonts w:ascii="Courier New" w:eastAsia="Courier New" w:hAnsi="Courier New" w:cs="Courier New"/>
      </w:rPr>
    </w:lvl>
    <w:lvl w:ilvl="2">
      <w:start w:val="1"/>
      <w:numFmt w:val="bullet"/>
      <w:lvlText w:val="▪"/>
      <w:lvlJc w:val="left"/>
      <w:pPr>
        <w:ind w:left="2222" w:hanging="360"/>
      </w:pPr>
      <w:rPr>
        <w:rFonts w:ascii="Noto Sans Symbols" w:eastAsia="Noto Sans Symbols" w:hAnsi="Noto Sans Symbols" w:cs="Noto Sans Symbols"/>
      </w:rPr>
    </w:lvl>
    <w:lvl w:ilvl="3">
      <w:start w:val="1"/>
      <w:numFmt w:val="bullet"/>
      <w:lvlText w:val="●"/>
      <w:lvlJc w:val="left"/>
      <w:pPr>
        <w:ind w:left="2942" w:hanging="360"/>
      </w:pPr>
      <w:rPr>
        <w:rFonts w:ascii="Noto Sans Symbols" w:eastAsia="Noto Sans Symbols" w:hAnsi="Noto Sans Symbols" w:cs="Noto Sans Symbols"/>
      </w:rPr>
    </w:lvl>
    <w:lvl w:ilvl="4">
      <w:start w:val="1"/>
      <w:numFmt w:val="bullet"/>
      <w:lvlText w:val="o"/>
      <w:lvlJc w:val="left"/>
      <w:pPr>
        <w:ind w:left="3662" w:hanging="360"/>
      </w:pPr>
      <w:rPr>
        <w:rFonts w:ascii="Courier New" w:eastAsia="Courier New" w:hAnsi="Courier New" w:cs="Courier New"/>
      </w:rPr>
    </w:lvl>
    <w:lvl w:ilvl="5">
      <w:start w:val="1"/>
      <w:numFmt w:val="bullet"/>
      <w:lvlText w:val="▪"/>
      <w:lvlJc w:val="left"/>
      <w:pPr>
        <w:ind w:left="4382" w:hanging="360"/>
      </w:pPr>
      <w:rPr>
        <w:rFonts w:ascii="Noto Sans Symbols" w:eastAsia="Noto Sans Symbols" w:hAnsi="Noto Sans Symbols" w:cs="Noto Sans Symbols"/>
      </w:rPr>
    </w:lvl>
    <w:lvl w:ilvl="6">
      <w:start w:val="1"/>
      <w:numFmt w:val="bullet"/>
      <w:lvlText w:val="●"/>
      <w:lvlJc w:val="left"/>
      <w:pPr>
        <w:ind w:left="5102" w:hanging="360"/>
      </w:pPr>
      <w:rPr>
        <w:rFonts w:ascii="Noto Sans Symbols" w:eastAsia="Noto Sans Symbols" w:hAnsi="Noto Sans Symbols" w:cs="Noto Sans Symbols"/>
      </w:rPr>
    </w:lvl>
    <w:lvl w:ilvl="7">
      <w:start w:val="1"/>
      <w:numFmt w:val="bullet"/>
      <w:lvlText w:val="o"/>
      <w:lvlJc w:val="left"/>
      <w:pPr>
        <w:ind w:left="5822" w:hanging="360"/>
      </w:pPr>
      <w:rPr>
        <w:rFonts w:ascii="Courier New" w:eastAsia="Courier New" w:hAnsi="Courier New" w:cs="Courier New"/>
      </w:rPr>
    </w:lvl>
    <w:lvl w:ilvl="8">
      <w:start w:val="1"/>
      <w:numFmt w:val="bullet"/>
      <w:lvlText w:val="▪"/>
      <w:lvlJc w:val="left"/>
      <w:pPr>
        <w:ind w:left="6542" w:hanging="360"/>
      </w:pPr>
      <w:rPr>
        <w:rFonts w:ascii="Noto Sans Symbols" w:eastAsia="Noto Sans Symbols" w:hAnsi="Noto Sans Symbols" w:cs="Noto Sans Symbols"/>
      </w:rPr>
    </w:lvl>
  </w:abstractNum>
  <w:abstractNum w:abstractNumId="42" w15:restartNumberingAfterBreak="0">
    <w:nsid w:val="2BAE61BD"/>
    <w:multiLevelType w:val="hybridMultilevel"/>
    <w:tmpl w:val="9BE06BAA"/>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43" w15:restartNumberingAfterBreak="0">
    <w:nsid w:val="2D362AD1"/>
    <w:multiLevelType w:val="multilevel"/>
    <w:tmpl w:val="C16AABA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2DCA69B1"/>
    <w:multiLevelType w:val="hybridMultilevel"/>
    <w:tmpl w:val="DE02990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45" w15:restartNumberingAfterBreak="0">
    <w:nsid w:val="3089381E"/>
    <w:multiLevelType w:val="multilevel"/>
    <w:tmpl w:val="079C6E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318E4CCF"/>
    <w:multiLevelType w:val="hybridMultilevel"/>
    <w:tmpl w:val="D97645DE"/>
    <w:lvl w:ilvl="0" w:tplc="4E603596">
      <w:numFmt w:val="bullet"/>
      <w:lvlText w:val="•"/>
      <w:lvlJc w:val="left"/>
      <w:pPr>
        <w:ind w:left="540" w:hanging="360"/>
      </w:pPr>
      <w:rPr>
        <w:rFonts w:ascii="Arial" w:eastAsia="Times New Roman" w:hAnsi="Arial" w:cs="Arial" w:hint="default"/>
        <w:color w:val="000000"/>
        <w:sz w:val="18"/>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7" w15:restartNumberingAfterBreak="0">
    <w:nsid w:val="31A546F6"/>
    <w:multiLevelType w:val="multilevel"/>
    <w:tmpl w:val="43E04D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31B659A4"/>
    <w:multiLevelType w:val="multilevel"/>
    <w:tmpl w:val="75A83C8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33E76CFA"/>
    <w:multiLevelType w:val="hybridMultilevel"/>
    <w:tmpl w:val="3F2CE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86C349D"/>
    <w:multiLevelType w:val="multilevel"/>
    <w:tmpl w:val="5BBA64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3A0A3EBE"/>
    <w:multiLevelType w:val="multilevel"/>
    <w:tmpl w:val="88E08A08"/>
    <w:lvl w:ilvl="0">
      <w:start w:val="1"/>
      <w:numFmt w:val="bullet"/>
      <w:lvlText w:val="•"/>
      <w:lvlJc w:val="left"/>
      <w:pPr>
        <w:ind w:left="2160" w:hanging="360"/>
      </w:pPr>
      <w:rPr>
        <w:rFonts w:ascii="Arial" w:eastAsia="Arial" w:hAnsi="Arial" w:cs="Arial"/>
      </w:rPr>
    </w:lvl>
    <w:lvl w:ilvl="1">
      <w:start w:val="1"/>
      <w:numFmt w:val="bullet"/>
      <w:lvlText w:val="•"/>
      <w:lvlJc w:val="left"/>
      <w:pPr>
        <w:ind w:left="2880" w:hanging="360"/>
      </w:pPr>
      <w:rPr>
        <w:rFonts w:ascii="Arial" w:eastAsia="Arial" w:hAnsi="Arial" w:cs="Arial"/>
      </w:rPr>
    </w:lvl>
    <w:lvl w:ilvl="2">
      <w:start w:val="1"/>
      <w:numFmt w:val="bullet"/>
      <w:lvlText w:val="•"/>
      <w:lvlJc w:val="left"/>
      <w:pPr>
        <w:ind w:left="3600" w:hanging="360"/>
      </w:pPr>
      <w:rPr>
        <w:rFonts w:ascii="Arial" w:eastAsia="Arial" w:hAnsi="Arial" w:cs="Arial"/>
      </w:rPr>
    </w:lvl>
    <w:lvl w:ilvl="3">
      <w:start w:val="1"/>
      <w:numFmt w:val="bullet"/>
      <w:lvlText w:val="•"/>
      <w:lvlJc w:val="left"/>
      <w:pPr>
        <w:ind w:left="4320" w:hanging="360"/>
      </w:pPr>
      <w:rPr>
        <w:rFonts w:ascii="Arial" w:eastAsia="Arial" w:hAnsi="Arial" w:cs="Arial"/>
      </w:rPr>
    </w:lvl>
    <w:lvl w:ilvl="4">
      <w:start w:val="1"/>
      <w:numFmt w:val="bullet"/>
      <w:lvlText w:val="•"/>
      <w:lvlJc w:val="left"/>
      <w:pPr>
        <w:ind w:left="5040" w:hanging="360"/>
      </w:pPr>
      <w:rPr>
        <w:rFonts w:ascii="Arial" w:eastAsia="Arial" w:hAnsi="Arial" w:cs="Arial"/>
      </w:rPr>
    </w:lvl>
    <w:lvl w:ilvl="5">
      <w:start w:val="1"/>
      <w:numFmt w:val="bullet"/>
      <w:lvlText w:val="•"/>
      <w:lvlJc w:val="left"/>
      <w:pPr>
        <w:ind w:left="5760" w:hanging="360"/>
      </w:pPr>
      <w:rPr>
        <w:rFonts w:ascii="Arial" w:eastAsia="Arial" w:hAnsi="Arial" w:cs="Arial"/>
      </w:rPr>
    </w:lvl>
    <w:lvl w:ilvl="6">
      <w:start w:val="1"/>
      <w:numFmt w:val="bullet"/>
      <w:lvlText w:val="•"/>
      <w:lvlJc w:val="left"/>
      <w:pPr>
        <w:ind w:left="6480" w:hanging="360"/>
      </w:pPr>
      <w:rPr>
        <w:rFonts w:ascii="Arial" w:eastAsia="Arial" w:hAnsi="Arial" w:cs="Arial"/>
      </w:rPr>
    </w:lvl>
    <w:lvl w:ilvl="7">
      <w:start w:val="1"/>
      <w:numFmt w:val="bullet"/>
      <w:lvlText w:val="•"/>
      <w:lvlJc w:val="left"/>
      <w:pPr>
        <w:ind w:left="7200" w:hanging="360"/>
      </w:pPr>
      <w:rPr>
        <w:rFonts w:ascii="Arial" w:eastAsia="Arial" w:hAnsi="Arial" w:cs="Arial"/>
      </w:rPr>
    </w:lvl>
    <w:lvl w:ilvl="8">
      <w:start w:val="1"/>
      <w:numFmt w:val="bullet"/>
      <w:lvlText w:val="•"/>
      <w:lvlJc w:val="left"/>
      <w:pPr>
        <w:ind w:left="7920" w:hanging="360"/>
      </w:pPr>
      <w:rPr>
        <w:rFonts w:ascii="Arial" w:eastAsia="Arial" w:hAnsi="Arial" w:cs="Arial"/>
      </w:rPr>
    </w:lvl>
  </w:abstractNum>
  <w:abstractNum w:abstractNumId="52" w15:restartNumberingAfterBreak="0">
    <w:nsid w:val="3AC137A5"/>
    <w:multiLevelType w:val="multilevel"/>
    <w:tmpl w:val="EF7AA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BB253EE"/>
    <w:multiLevelType w:val="multilevel"/>
    <w:tmpl w:val="5B66C4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C29415B"/>
    <w:multiLevelType w:val="multilevel"/>
    <w:tmpl w:val="E27AE1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3D71566A"/>
    <w:multiLevelType w:val="hybridMultilevel"/>
    <w:tmpl w:val="CD329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3F4743E8"/>
    <w:multiLevelType w:val="hybridMultilevel"/>
    <w:tmpl w:val="C9BA9E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400A06E3"/>
    <w:multiLevelType w:val="hybridMultilevel"/>
    <w:tmpl w:val="B6FC6DA4"/>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58" w15:restartNumberingAfterBreak="0">
    <w:nsid w:val="40CA3532"/>
    <w:multiLevelType w:val="hybridMultilevel"/>
    <w:tmpl w:val="04C0976C"/>
    <w:lvl w:ilvl="0" w:tplc="D8EEC4B8">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42DD5233"/>
    <w:multiLevelType w:val="multilevel"/>
    <w:tmpl w:val="49F47E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45825B4C"/>
    <w:multiLevelType w:val="hybridMultilevel"/>
    <w:tmpl w:val="710C7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A8C15B0"/>
    <w:multiLevelType w:val="hybridMultilevel"/>
    <w:tmpl w:val="6FD84E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4BA1322D"/>
    <w:multiLevelType w:val="multilevel"/>
    <w:tmpl w:val="3B56DB2A"/>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 w15:restartNumberingAfterBreak="0">
    <w:nsid w:val="4DC676D3"/>
    <w:multiLevelType w:val="hybridMultilevel"/>
    <w:tmpl w:val="F36622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2037F4B"/>
    <w:multiLevelType w:val="hybridMultilevel"/>
    <w:tmpl w:val="6818D2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53023A84"/>
    <w:multiLevelType w:val="hybridMultilevel"/>
    <w:tmpl w:val="2E8E61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53411B6A"/>
    <w:multiLevelType w:val="hybridMultilevel"/>
    <w:tmpl w:val="F56AAB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4532DED"/>
    <w:multiLevelType w:val="hybridMultilevel"/>
    <w:tmpl w:val="0EECD7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8" w15:restartNumberingAfterBreak="0">
    <w:nsid w:val="545F11FC"/>
    <w:multiLevelType w:val="hybridMultilevel"/>
    <w:tmpl w:val="5D448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59F7C6F"/>
    <w:multiLevelType w:val="multilevel"/>
    <w:tmpl w:val="10586F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55BA1454"/>
    <w:multiLevelType w:val="multilevel"/>
    <w:tmpl w:val="1208335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1" w15:restartNumberingAfterBreak="0">
    <w:nsid w:val="55DD49E1"/>
    <w:multiLevelType w:val="multilevel"/>
    <w:tmpl w:val="FDF08A36"/>
    <w:lvl w:ilvl="0">
      <w:start w:val="1"/>
      <w:numFmt w:val="bullet"/>
      <w:lvlText w:val="o"/>
      <w:lvlJc w:val="left"/>
      <w:pPr>
        <w:ind w:left="1080" w:hanging="360"/>
      </w:pPr>
      <w:rPr>
        <w:rFonts w:ascii="Courier New" w:eastAsia="Courier New" w:hAnsi="Courier New" w:cs="Courier New"/>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2" w15:restartNumberingAfterBreak="0">
    <w:nsid w:val="565828D3"/>
    <w:multiLevelType w:val="multilevel"/>
    <w:tmpl w:val="06EA82C8"/>
    <w:lvl w:ilvl="0">
      <w:start w:val="1"/>
      <w:numFmt w:val="upperLetter"/>
      <w:lvlText w:val="Appendix %1 "/>
      <w:lvlJc w:val="left"/>
      <w:pPr>
        <w:ind w:left="360" w:hanging="360"/>
      </w:pPr>
      <w:rPr>
        <w:rFonts w:ascii="Times New Roman" w:hAnsi="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1"/>
      <w:lvlJc w:val="left"/>
      <w:pPr>
        <w:tabs>
          <w:tab w:val="num" w:pos="900"/>
        </w:tabs>
        <w:ind w:left="900" w:hanging="90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ppendixHeading3"/>
      <w:lvlText w:val="%1.%2.%3:  "/>
      <w:lvlJc w:val="left"/>
      <w:pPr>
        <w:tabs>
          <w:tab w:val="num" w:pos="1080"/>
        </w:tabs>
        <w:ind w:left="1080" w:hanging="10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3" w15:restartNumberingAfterBreak="0">
    <w:nsid w:val="57B22112"/>
    <w:multiLevelType w:val="multilevel"/>
    <w:tmpl w:val="F52E8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numFmt w:val="bullet"/>
      <w:lvlText w:val="-"/>
      <w:lvlJc w:val="left"/>
      <w:pPr>
        <w:ind w:left="2160" w:hanging="360"/>
      </w:pPr>
      <w:rPr>
        <w:rFonts w:ascii="Times New Roman" w:eastAsia="Times New Roman" w:hAnsi="Times New Roman" w:cs="Times New Roman"/>
        <w:color w:val="00000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57DB3A78"/>
    <w:multiLevelType w:val="hybridMultilevel"/>
    <w:tmpl w:val="8DF0D2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58BF6B8B"/>
    <w:multiLevelType w:val="hybridMultilevel"/>
    <w:tmpl w:val="EA182B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C253712"/>
    <w:multiLevelType w:val="multilevel"/>
    <w:tmpl w:val="FC88BB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7" w15:restartNumberingAfterBreak="0">
    <w:nsid w:val="5C562C10"/>
    <w:multiLevelType w:val="multilevel"/>
    <w:tmpl w:val="5BD436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8" w15:restartNumberingAfterBreak="0">
    <w:nsid w:val="5D683A6F"/>
    <w:multiLevelType w:val="multilevel"/>
    <w:tmpl w:val="FAF8C42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9" w15:restartNumberingAfterBreak="0">
    <w:nsid w:val="5F9B0D09"/>
    <w:multiLevelType w:val="hybridMultilevel"/>
    <w:tmpl w:val="A028BE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0" w15:restartNumberingAfterBreak="0">
    <w:nsid w:val="616A62BE"/>
    <w:multiLevelType w:val="multilevel"/>
    <w:tmpl w:val="7BC81314"/>
    <w:lvl w:ilvl="0">
      <w:start w:val="9"/>
      <w:numFmt w:val="decimal"/>
      <w:pStyle w:val="Heading1"/>
      <w:lvlText w:val="%1"/>
      <w:lvlJc w:val="left"/>
      <w:pPr>
        <w:ind w:left="360" w:hanging="36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1" w15:restartNumberingAfterBreak="0">
    <w:nsid w:val="617044D7"/>
    <w:multiLevelType w:val="multilevel"/>
    <w:tmpl w:val="71E27F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689150DF"/>
    <w:multiLevelType w:val="hybridMultilevel"/>
    <w:tmpl w:val="A3E8A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6A7B2F42"/>
    <w:multiLevelType w:val="multilevel"/>
    <w:tmpl w:val="8B5A7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A7F6775"/>
    <w:multiLevelType w:val="multilevel"/>
    <w:tmpl w:val="96A82D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6BF81FE2"/>
    <w:multiLevelType w:val="hybridMultilevel"/>
    <w:tmpl w:val="6C300036"/>
    <w:lvl w:ilvl="0" w:tplc="81145B52">
      <w:start w:val="1"/>
      <w:numFmt w:val="decimal"/>
      <w:lvlText w:val="%1."/>
      <w:lvlJc w:val="left"/>
      <w:pPr>
        <w:ind w:left="720" w:hanging="360"/>
      </w:pPr>
    </w:lvl>
    <w:lvl w:ilvl="1" w:tplc="E760EA54">
      <w:start w:val="1"/>
      <w:numFmt w:val="lowerLetter"/>
      <w:lvlText w:val="%2."/>
      <w:lvlJc w:val="left"/>
      <w:pPr>
        <w:ind w:left="1440" w:hanging="360"/>
      </w:pPr>
    </w:lvl>
    <w:lvl w:ilvl="2" w:tplc="334C60AA">
      <w:start w:val="1"/>
      <w:numFmt w:val="lowerRoman"/>
      <w:lvlText w:val="%3."/>
      <w:lvlJc w:val="right"/>
      <w:pPr>
        <w:ind w:left="2160" w:hanging="180"/>
      </w:pPr>
    </w:lvl>
    <w:lvl w:ilvl="3" w:tplc="B7F6FEB2">
      <w:start w:val="1"/>
      <w:numFmt w:val="decimal"/>
      <w:lvlText w:val="%4."/>
      <w:lvlJc w:val="left"/>
      <w:pPr>
        <w:ind w:left="2880" w:hanging="360"/>
      </w:pPr>
    </w:lvl>
    <w:lvl w:ilvl="4" w:tplc="BCC42356">
      <w:start w:val="1"/>
      <w:numFmt w:val="lowerLetter"/>
      <w:lvlText w:val="%5."/>
      <w:lvlJc w:val="left"/>
      <w:pPr>
        <w:ind w:left="3600" w:hanging="360"/>
      </w:pPr>
    </w:lvl>
    <w:lvl w:ilvl="5" w:tplc="1CE27BEE">
      <w:start w:val="1"/>
      <w:numFmt w:val="lowerRoman"/>
      <w:lvlText w:val="%6."/>
      <w:lvlJc w:val="right"/>
      <w:pPr>
        <w:ind w:left="4320" w:hanging="180"/>
      </w:pPr>
    </w:lvl>
    <w:lvl w:ilvl="6" w:tplc="F4AC2ED2">
      <w:start w:val="1"/>
      <w:numFmt w:val="decimal"/>
      <w:lvlText w:val="%7."/>
      <w:lvlJc w:val="left"/>
      <w:pPr>
        <w:ind w:left="5040" w:hanging="360"/>
      </w:pPr>
    </w:lvl>
    <w:lvl w:ilvl="7" w:tplc="ADCAA086">
      <w:start w:val="1"/>
      <w:numFmt w:val="lowerLetter"/>
      <w:lvlText w:val="%8."/>
      <w:lvlJc w:val="left"/>
      <w:pPr>
        <w:ind w:left="5760" w:hanging="360"/>
      </w:pPr>
    </w:lvl>
    <w:lvl w:ilvl="8" w:tplc="C504B498">
      <w:start w:val="1"/>
      <w:numFmt w:val="lowerRoman"/>
      <w:lvlText w:val="%9."/>
      <w:lvlJc w:val="right"/>
      <w:pPr>
        <w:ind w:left="6480" w:hanging="180"/>
      </w:pPr>
    </w:lvl>
  </w:abstractNum>
  <w:abstractNum w:abstractNumId="86" w15:restartNumberingAfterBreak="0">
    <w:nsid w:val="6F8E5FDD"/>
    <w:multiLevelType w:val="hybridMultilevel"/>
    <w:tmpl w:val="3A5402EA"/>
    <w:lvl w:ilvl="0" w:tplc="D90AEC5C">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FFB2DBA"/>
    <w:multiLevelType w:val="multilevel"/>
    <w:tmpl w:val="D02483BE"/>
    <w:lvl w:ilvl="0">
      <w:numFmt w:val="bullet"/>
      <w:lvlText w:val="•"/>
      <w:lvlJc w:val="left"/>
      <w:pPr>
        <w:ind w:left="540" w:hanging="360"/>
      </w:pPr>
      <w:rPr>
        <w:rFonts w:ascii="Arial" w:eastAsia="Arial" w:hAnsi="Arial" w:cs="Arial"/>
        <w:color w:val="000000"/>
        <w:sz w:val="18"/>
        <w:szCs w:val="18"/>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88" w15:restartNumberingAfterBreak="0">
    <w:nsid w:val="70041227"/>
    <w:multiLevelType w:val="multilevel"/>
    <w:tmpl w:val="11ECF8B2"/>
    <w:lvl w:ilvl="0">
      <w:start w:val="1"/>
      <w:numFmt w:val="bullet"/>
      <w:lvlText w:val="•"/>
      <w:lvlJc w:val="left"/>
      <w:pPr>
        <w:ind w:left="2160" w:hanging="360"/>
      </w:pPr>
      <w:rPr>
        <w:rFonts w:ascii="Arial" w:eastAsia="Arial" w:hAnsi="Arial" w:cs="Arial"/>
      </w:rPr>
    </w:lvl>
    <w:lvl w:ilvl="1">
      <w:start w:val="1"/>
      <w:numFmt w:val="bullet"/>
      <w:lvlText w:val="•"/>
      <w:lvlJc w:val="left"/>
      <w:pPr>
        <w:ind w:left="2880" w:hanging="360"/>
      </w:pPr>
      <w:rPr>
        <w:rFonts w:ascii="Arial" w:eastAsia="Arial" w:hAnsi="Arial" w:cs="Arial"/>
      </w:rPr>
    </w:lvl>
    <w:lvl w:ilvl="2">
      <w:start w:val="1"/>
      <w:numFmt w:val="bullet"/>
      <w:lvlText w:val="•"/>
      <w:lvlJc w:val="left"/>
      <w:pPr>
        <w:ind w:left="3600" w:hanging="360"/>
      </w:pPr>
      <w:rPr>
        <w:rFonts w:ascii="Arial" w:eastAsia="Arial" w:hAnsi="Arial" w:cs="Arial"/>
      </w:rPr>
    </w:lvl>
    <w:lvl w:ilvl="3">
      <w:start w:val="1"/>
      <w:numFmt w:val="bullet"/>
      <w:lvlText w:val="•"/>
      <w:lvlJc w:val="left"/>
      <w:pPr>
        <w:ind w:left="4320" w:hanging="360"/>
      </w:pPr>
      <w:rPr>
        <w:rFonts w:ascii="Arial" w:eastAsia="Arial" w:hAnsi="Arial" w:cs="Arial"/>
      </w:rPr>
    </w:lvl>
    <w:lvl w:ilvl="4">
      <w:start w:val="1"/>
      <w:numFmt w:val="bullet"/>
      <w:lvlText w:val="•"/>
      <w:lvlJc w:val="left"/>
      <w:pPr>
        <w:ind w:left="5040" w:hanging="360"/>
      </w:pPr>
      <w:rPr>
        <w:rFonts w:ascii="Arial" w:eastAsia="Arial" w:hAnsi="Arial" w:cs="Arial"/>
      </w:rPr>
    </w:lvl>
    <w:lvl w:ilvl="5">
      <w:start w:val="1"/>
      <w:numFmt w:val="bullet"/>
      <w:lvlText w:val="•"/>
      <w:lvlJc w:val="left"/>
      <w:pPr>
        <w:ind w:left="5760" w:hanging="360"/>
      </w:pPr>
      <w:rPr>
        <w:rFonts w:ascii="Arial" w:eastAsia="Arial" w:hAnsi="Arial" w:cs="Arial"/>
      </w:rPr>
    </w:lvl>
    <w:lvl w:ilvl="6">
      <w:start w:val="1"/>
      <w:numFmt w:val="bullet"/>
      <w:lvlText w:val="•"/>
      <w:lvlJc w:val="left"/>
      <w:pPr>
        <w:ind w:left="6480" w:hanging="360"/>
      </w:pPr>
      <w:rPr>
        <w:rFonts w:ascii="Arial" w:eastAsia="Arial" w:hAnsi="Arial" w:cs="Arial"/>
      </w:rPr>
    </w:lvl>
    <w:lvl w:ilvl="7">
      <w:start w:val="1"/>
      <w:numFmt w:val="bullet"/>
      <w:lvlText w:val="•"/>
      <w:lvlJc w:val="left"/>
      <w:pPr>
        <w:ind w:left="7200" w:hanging="360"/>
      </w:pPr>
      <w:rPr>
        <w:rFonts w:ascii="Arial" w:eastAsia="Arial" w:hAnsi="Arial" w:cs="Arial"/>
      </w:rPr>
    </w:lvl>
    <w:lvl w:ilvl="8">
      <w:start w:val="1"/>
      <w:numFmt w:val="bullet"/>
      <w:lvlText w:val="•"/>
      <w:lvlJc w:val="left"/>
      <w:pPr>
        <w:ind w:left="7920" w:hanging="360"/>
      </w:pPr>
      <w:rPr>
        <w:rFonts w:ascii="Arial" w:eastAsia="Arial" w:hAnsi="Arial" w:cs="Arial"/>
      </w:rPr>
    </w:lvl>
  </w:abstractNum>
  <w:abstractNum w:abstractNumId="89" w15:restartNumberingAfterBreak="0">
    <w:nsid w:val="75BB6928"/>
    <w:multiLevelType w:val="multilevel"/>
    <w:tmpl w:val="D6D06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77216E15"/>
    <w:multiLevelType w:val="hybridMultilevel"/>
    <w:tmpl w:val="B22256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780E10D0"/>
    <w:multiLevelType w:val="multilevel"/>
    <w:tmpl w:val="537087F8"/>
    <w:lvl w:ilvl="0">
      <w:start w:val="3"/>
      <w:numFmt w:val="bullet"/>
      <w:lvlText w:val="•"/>
      <w:lvlJc w:val="left"/>
      <w:pPr>
        <w:ind w:left="1440" w:hanging="72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2" w15:restartNumberingAfterBreak="0">
    <w:nsid w:val="780E7727"/>
    <w:multiLevelType w:val="multilevel"/>
    <w:tmpl w:val="A7B2EE66"/>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93" w15:restartNumberingAfterBreak="0">
    <w:nsid w:val="7B5407B0"/>
    <w:multiLevelType w:val="hybridMultilevel"/>
    <w:tmpl w:val="3C42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B931101"/>
    <w:multiLevelType w:val="hybridMultilevel"/>
    <w:tmpl w:val="8516315A"/>
    <w:lvl w:ilvl="0" w:tplc="7D42DFD8">
      <w:start w:val="1"/>
      <w:numFmt w:val="bullet"/>
      <w:lvlText w:val=""/>
      <w:lvlJc w:val="left"/>
      <w:pPr>
        <w:ind w:left="567" w:hanging="28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7C006240"/>
    <w:multiLevelType w:val="multilevel"/>
    <w:tmpl w:val="7B943E18"/>
    <w:styleLink w:val="Constraints"/>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96" w15:restartNumberingAfterBreak="0">
    <w:nsid w:val="7CB20CEB"/>
    <w:multiLevelType w:val="hybridMultilevel"/>
    <w:tmpl w:val="887441D0"/>
    <w:lvl w:ilvl="0" w:tplc="511889A8">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7CC90F47"/>
    <w:multiLevelType w:val="hybridMultilevel"/>
    <w:tmpl w:val="83C826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8" w15:restartNumberingAfterBreak="0">
    <w:nsid w:val="7CFF0A2F"/>
    <w:multiLevelType w:val="multilevel"/>
    <w:tmpl w:val="C11CE16E"/>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9" w15:restartNumberingAfterBreak="0">
    <w:nsid w:val="7D377928"/>
    <w:multiLevelType w:val="multilevel"/>
    <w:tmpl w:val="7FFA3A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0" w15:restartNumberingAfterBreak="0">
    <w:nsid w:val="7E472F42"/>
    <w:multiLevelType w:val="hybridMultilevel"/>
    <w:tmpl w:val="45042E6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1" w15:restartNumberingAfterBreak="0">
    <w:nsid w:val="7F873035"/>
    <w:multiLevelType w:val="hybridMultilevel"/>
    <w:tmpl w:val="548259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7FE717CF"/>
    <w:multiLevelType w:val="hybridMultilevel"/>
    <w:tmpl w:val="2C701B36"/>
    <w:lvl w:ilvl="0" w:tplc="040C0011">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103" w15:restartNumberingAfterBreak="0">
    <w:nsid w:val="7FEE274E"/>
    <w:multiLevelType w:val="multilevel"/>
    <w:tmpl w:val="3EC8F94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20120807">
    <w:abstractNumId w:val="85"/>
  </w:num>
  <w:num w:numId="2" w16cid:durableId="1127695453">
    <w:abstractNumId w:val="10"/>
  </w:num>
  <w:num w:numId="3" w16cid:durableId="980620096">
    <w:abstractNumId w:val="84"/>
  </w:num>
  <w:num w:numId="4" w16cid:durableId="355274710">
    <w:abstractNumId w:val="36"/>
  </w:num>
  <w:num w:numId="5" w16cid:durableId="1661350569">
    <w:abstractNumId w:val="69"/>
  </w:num>
  <w:num w:numId="6" w16cid:durableId="657151134">
    <w:abstractNumId w:val="52"/>
  </w:num>
  <w:num w:numId="7" w16cid:durableId="533268575">
    <w:abstractNumId w:val="83"/>
  </w:num>
  <w:num w:numId="8" w16cid:durableId="303513740">
    <w:abstractNumId w:val="77"/>
  </w:num>
  <w:num w:numId="9" w16cid:durableId="1632861956">
    <w:abstractNumId w:val="35"/>
  </w:num>
  <w:num w:numId="10" w16cid:durableId="821969106">
    <w:abstractNumId w:val="38"/>
  </w:num>
  <w:num w:numId="11" w16cid:durableId="563103371">
    <w:abstractNumId w:val="54"/>
  </w:num>
  <w:num w:numId="12" w16cid:durableId="1413430845">
    <w:abstractNumId w:val="50"/>
  </w:num>
  <w:num w:numId="13" w16cid:durableId="1382679169">
    <w:abstractNumId w:val="15"/>
  </w:num>
  <w:num w:numId="14" w16cid:durableId="1886482837">
    <w:abstractNumId w:val="27"/>
  </w:num>
  <w:num w:numId="15" w16cid:durableId="957418067">
    <w:abstractNumId w:val="76"/>
  </w:num>
  <w:num w:numId="16" w16cid:durableId="2089963617">
    <w:abstractNumId w:val="48"/>
  </w:num>
  <w:num w:numId="17" w16cid:durableId="643315163">
    <w:abstractNumId w:val="24"/>
  </w:num>
  <w:num w:numId="18" w16cid:durableId="1855412349">
    <w:abstractNumId w:val="28"/>
  </w:num>
  <w:num w:numId="19" w16cid:durableId="1596399843">
    <w:abstractNumId w:val="59"/>
  </w:num>
  <w:num w:numId="20" w16cid:durableId="523978846">
    <w:abstractNumId w:val="98"/>
  </w:num>
  <w:num w:numId="21" w16cid:durableId="996689055">
    <w:abstractNumId w:val="62"/>
  </w:num>
  <w:num w:numId="22" w16cid:durableId="128128713">
    <w:abstractNumId w:val="22"/>
  </w:num>
  <w:num w:numId="23" w16cid:durableId="1323584143">
    <w:abstractNumId w:val="29"/>
  </w:num>
  <w:num w:numId="24" w16cid:durableId="53744343">
    <w:abstractNumId w:val="87"/>
  </w:num>
  <w:num w:numId="25" w16cid:durableId="703291417">
    <w:abstractNumId w:val="30"/>
  </w:num>
  <w:num w:numId="26" w16cid:durableId="1777170925">
    <w:abstractNumId w:val="17"/>
  </w:num>
  <w:num w:numId="27" w16cid:durableId="165444827">
    <w:abstractNumId w:val="73"/>
  </w:num>
  <w:num w:numId="28" w16cid:durableId="1139227345">
    <w:abstractNumId w:val="88"/>
  </w:num>
  <w:num w:numId="29" w16cid:durableId="1648125161">
    <w:abstractNumId w:val="51"/>
  </w:num>
  <w:num w:numId="30" w16cid:durableId="1912739303">
    <w:abstractNumId w:val="92"/>
  </w:num>
  <w:num w:numId="31" w16cid:durableId="445469896">
    <w:abstractNumId w:val="47"/>
  </w:num>
  <w:num w:numId="32" w16cid:durableId="1853837436">
    <w:abstractNumId w:val="41"/>
  </w:num>
  <w:num w:numId="33" w16cid:durableId="163252790">
    <w:abstractNumId w:val="13"/>
  </w:num>
  <w:num w:numId="34" w16cid:durableId="1599631475">
    <w:abstractNumId w:val="39"/>
  </w:num>
  <w:num w:numId="35" w16cid:durableId="1985696763">
    <w:abstractNumId w:val="81"/>
  </w:num>
  <w:num w:numId="36" w16cid:durableId="1610045974">
    <w:abstractNumId w:val="33"/>
  </w:num>
  <w:num w:numId="37" w16cid:durableId="392890966">
    <w:abstractNumId w:val="45"/>
  </w:num>
  <w:num w:numId="38" w16cid:durableId="1680765744">
    <w:abstractNumId w:val="91"/>
  </w:num>
  <w:num w:numId="39" w16cid:durableId="1794473887">
    <w:abstractNumId w:val="72"/>
  </w:num>
  <w:num w:numId="40" w16cid:durableId="1044600090">
    <w:abstractNumId w:val="80"/>
  </w:num>
  <w:num w:numId="41" w16cid:durableId="540871133">
    <w:abstractNumId w:val="80"/>
  </w:num>
  <w:num w:numId="42" w16cid:durableId="539712157">
    <w:abstractNumId w:val="80"/>
  </w:num>
  <w:num w:numId="43" w16cid:durableId="277103812">
    <w:abstractNumId w:val="95"/>
  </w:num>
  <w:num w:numId="44" w16cid:durableId="1606883329">
    <w:abstractNumId w:val="9"/>
  </w:num>
  <w:num w:numId="45" w16cid:durableId="555505047">
    <w:abstractNumId w:val="9"/>
  </w:num>
  <w:num w:numId="46" w16cid:durableId="1554465137">
    <w:abstractNumId w:val="7"/>
  </w:num>
  <w:num w:numId="47" w16cid:durableId="1069957363">
    <w:abstractNumId w:val="6"/>
  </w:num>
  <w:num w:numId="48" w16cid:durableId="1689522838">
    <w:abstractNumId w:val="5"/>
  </w:num>
  <w:num w:numId="49" w16cid:durableId="1106654243">
    <w:abstractNumId w:val="4"/>
  </w:num>
  <w:num w:numId="50" w16cid:durableId="1429429563">
    <w:abstractNumId w:val="8"/>
  </w:num>
  <w:num w:numId="51" w16cid:durableId="1971667673">
    <w:abstractNumId w:val="8"/>
  </w:num>
  <w:num w:numId="52" w16cid:durableId="810251746">
    <w:abstractNumId w:val="3"/>
  </w:num>
  <w:num w:numId="53" w16cid:durableId="1045255051">
    <w:abstractNumId w:val="2"/>
  </w:num>
  <w:num w:numId="54" w16cid:durableId="1070611725">
    <w:abstractNumId w:val="1"/>
  </w:num>
  <w:num w:numId="55" w16cid:durableId="1851219990">
    <w:abstractNumId w:val="0"/>
  </w:num>
  <w:num w:numId="56" w16cid:durableId="253787389">
    <w:abstractNumId w:val="72"/>
  </w:num>
  <w:num w:numId="57" w16cid:durableId="1189761332">
    <w:abstractNumId w:val="80"/>
  </w:num>
  <w:num w:numId="58" w16cid:durableId="247622563">
    <w:abstractNumId w:val="80"/>
  </w:num>
  <w:num w:numId="59" w16cid:durableId="400371076">
    <w:abstractNumId w:val="80"/>
  </w:num>
  <w:num w:numId="60" w16cid:durableId="1487549791">
    <w:abstractNumId w:val="95"/>
  </w:num>
  <w:num w:numId="61" w16cid:durableId="1239169756">
    <w:abstractNumId w:val="9"/>
  </w:num>
  <w:num w:numId="62" w16cid:durableId="1171992139">
    <w:abstractNumId w:val="9"/>
  </w:num>
  <w:num w:numId="63" w16cid:durableId="638152942">
    <w:abstractNumId w:val="7"/>
  </w:num>
  <w:num w:numId="64" w16cid:durableId="478692971">
    <w:abstractNumId w:val="6"/>
  </w:num>
  <w:num w:numId="65" w16cid:durableId="1216545352">
    <w:abstractNumId w:val="5"/>
  </w:num>
  <w:num w:numId="66" w16cid:durableId="600643116">
    <w:abstractNumId w:val="4"/>
  </w:num>
  <w:num w:numId="67" w16cid:durableId="1268809195">
    <w:abstractNumId w:val="8"/>
  </w:num>
  <w:num w:numId="68" w16cid:durableId="2048868252">
    <w:abstractNumId w:val="8"/>
  </w:num>
  <w:num w:numId="69" w16cid:durableId="165219440">
    <w:abstractNumId w:val="3"/>
  </w:num>
  <w:num w:numId="70" w16cid:durableId="1291353223">
    <w:abstractNumId w:val="2"/>
  </w:num>
  <w:num w:numId="71" w16cid:durableId="582446868">
    <w:abstractNumId w:val="1"/>
  </w:num>
  <w:num w:numId="72" w16cid:durableId="885488972">
    <w:abstractNumId w:val="0"/>
  </w:num>
  <w:num w:numId="73" w16cid:durableId="818110930">
    <w:abstractNumId w:val="8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69253447">
    <w:abstractNumId w:val="3"/>
    <w:lvlOverride w:ilvl="0">
      <w:startOverride w:val="1"/>
    </w:lvlOverride>
  </w:num>
  <w:num w:numId="75" w16cid:durableId="1089280154">
    <w:abstractNumId w:val="3"/>
    <w:lvlOverride w:ilvl="0">
      <w:startOverride w:val="1"/>
    </w:lvlOverride>
  </w:num>
  <w:num w:numId="76" w16cid:durableId="616647791">
    <w:abstractNumId w:val="3"/>
    <w:lvlOverride w:ilvl="0">
      <w:startOverride w:val="1"/>
    </w:lvlOverride>
  </w:num>
  <w:num w:numId="77" w16cid:durableId="1742873568">
    <w:abstractNumId w:val="101"/>
  </w:num>
  <w:num w:numId="78" w16cid:durableId="61368691">
    <w:abstractNumId w:val="49"/>
  </w:num>
  <w:num w:numId="79" w16cid:durableId="3409147">
    <w:abstractNumId w:val="66"/>
  </w:num>
  <w:num w:numId="80" w16cid:durableId="857307818">
    <w:abstractNumId w:val="42"/>
  </w:num>
  <w:num w:numId="81" w16cid:durableId="152063124">
    <w:abstractNumId w:val="80"/>
  </w:num>
  <w:num w:numId="82" w16cid:durableId="1160652940">
    <w:abstractNumId w:val="3"/>
    <w:lvlOverride w:ilvl="0">
      <w:startOverride w:val="1"/>
    </w:lvlOverride>
  </w:num>
  <w:num w:numId="83" w16cid:durableId="793868044">
    <w:abstractNumId w:val="82"/>
  </w:num>
  <w:num w:numId="84" w16cid:durableId="105201755">
    <w:abstractNumId w:val="37"/>
  </w:num>
  <w:num w:numId="85" w16cid:durableId="2002268296">
    <w:abstractNumId w:val="3"/>
    <w:lvlOverride w:ilvl="0">
      <w:startOverride w:val="1"/>
    </w:lvlOverride>
  </w:num>
  <w:num w:numId="86" w16cid:durableId="1952859405">
    <w:abstractNumId w:val="3"/>
    <w:lvlOverride w:ilvl="0">
      <w:startOverride w:val="1"/>
    </w:lvlOverride>
  </w:num>
  <w:num w:numId="87" w16cid:durableId="629824688">
    <w:abstractNumId w:val="3"/>
  </w:num>
  <w:num w:numId="88" w16cid:durableId="671682815">
    <w:abstractNumId w:val="3"/>
    <w:lvlOverride w:ilvl="0">
      <w:startOverride w:val="1"/>
    </w:lvlOverride>
  </w:num>
  <w:num w:numId="89" w16cid:durableId="1402631436">
    <w:abstractNumId w:val="23"/>
  </w:num>
  <w:num w:numId="90" w16cid:durableId="1848129460">
    <w:abstractNumId w:val="34"/>
  </w:num>
  <w:num w:numId="91" w16cid:durableId="1133794459">
    <w:abstractNumId w:val="16"/>
  </w:num>
  <w:num w:numId="92" w16cid:durableId="1301810665">
    <w:abstractNumId w:val="61"/>
  </w:num>
  <w:num w:numId="93" w16cid:durableId="695037699">
    <w:abstractNumId w:val="26"/>
  </w:num>
  <w:num w:numId="94" w16cid:durableId="1995065031">
    <w:abstractNumId w:val="90"/>
  </w:num>
  <w:num w:numId="95" w16cid:durableId="705905302">
    <w:abstractNumId w:val="44"/>
  </w:num>
  <w:num w:numId="96" w16cid:durableId="369257741">
    <w:abstractNumId w:val="63"/>
  </w:num>
  <w:num w:numId="97" w16cid:durableId="461311235">
    <w:abstractNumId w:val="74"/>
  </w:num>
  <w:num w:numId="98" w16cid:durableId="312414334">
    <w:abstractNumId w:val="64"/>
  </w:num>
  <w:num w:numId="99" w16cid:durableId="66811134">
    <w:abstractNumId w:val="14"/>
  </w:num>
  <w:num w:numId="100" w16cid:durableId="1310941562">
    <w:abstractNumId w:val="43"/>
  </w:num>
  <w:num w:numId="101" w16cid:durableId="1858545394">
    <w:abstractNumId w:val="103"/>
  </w:num>
  <w:num w:numId="102" w16cid:durableId="82922126">
    <w:abstractNumId w:val="89"/>
  </w:num>
  <w:num w:numId="103" w16cid:durableId="390806803">
    <w:abstractNumId w:val="99"/>
  </w:num>
  <w:num w:numId="104" w16cid:durableId="1410151913">
    <w:abstractNumId w:val="71"/>
  </w:num>
  <w:num w:numId="105" w16cid:durableId="2003586107">
    <w:abstractNumId w:val="70"/>
  </w:num>
  <w:num w:numId="106" w16cid:durableId="1243493020">
    <w:abstractNumId w:val="25"/>
  </w:num>
  <w:num w:numId="107" w16cid:durableId="1057314819">
    <w:abstractNumId w:val="78"/>
  </w:num>
  <w:num w:numId="108" w16cid:durableId="1421489436">
    <w:abstractNumId w:val="32"/>
  </w:num>
  <w:num w:numId="109" w16cid:durableId="2077242263">
    <w:abstractNumId w:val="75"/>
  </w:num>
  <w:num w:numId="110" w16cid:durableId="1821801294">
    <w:abstractNumId w:val="40"/>
  </w:num>
  <w:num w:numId="111" w16cid:durableId="87388692">
    <w:abstractNumId w:val="96"/>
  </w:num>
  <w:num w:numId="112" w16cid:durableId="309947608">
    <w:abstractNumId w:val="86"/>
  </w:num>
  <w:num w:numId="113" w16cid:durableId="460153593">
    <w:abstractNumId w:val="55"/>
  </w:num>
  <w:num w:numId="114" w16cid:durableId="137691378">
    <w:abstractNumId w:val="102"/>
  </w:num>
  <w:num w:numId="115" w16cid:durableId="84813886">
    <w:abstractNumId w:val="97"/>
  </w:num>
  <w:num w:numId="116" w16cid:durableId="1604341104">
    <w:abstractNumId w:val="18"/>
  </w:num>
  <w:num w:numId="117" w16cid:durableId="1763141301">
    <w:abstractNumId w:val="100"/>
  </w:num>
  <w:num w:numId="118" w16cid:durableId="2081828893">
    <w:abstractNumId w:val="19"/>
  </w:num>
  <w:num w:numId="119" w16cid:durableId="664167025">
    <w:abstractNumId w:val="79"/>
  </w:num>
  <w:num w:numId="120" w16cid:durableId="1767652975">
    <w:abstractNumId w:val="11"/>
  </w:num>
  <w:num w:numId="121" w16cid:durableId="89356430">
    <w:abstractNumId w:val="94"/>
  </w:num>
  <w:num w:numId="122" w16cid:durableId="168179633">
    <w:abstractNumId w:val="65"/>
  </w:num>
  <w:num w:numId="123" w16cid:durableId="1931815573">
    <w:abstractNumId w:val="56"/>
  </w:num>
  <w:num w:numId="124" w16cid:durableId="1575507658">
    <w:abstractNumId w:val="67"/>
  </w:num>
  <w:num w:numId="125" w16cid:durableId="725686962">
    <w:abstractNumId w:val="60"/>
  </w:num>
  <w:num w:numId="126" w16cid:durableId="527185716">
    <w:abstractNumId w:val="93"/>
  </w:num>
  <w:num w:numId="127" w16cid:durableId="1488669234">
    <w:abstractNumId w:val="20"/>
  </w:num>
  <w:num w:numId="128" w16cid:durableId="2079474256">
    <w:abstractNumId w:val="46"/>
  </w:num>
  <w:num w:numId="129" w16cid:durableId="1552570355">
    <w:abstractNumId w:val="53"/>
  </w:num>
  <w:num w:numId="130" w16cid:durableId="921640082">
    <w:abstractNumId w:val="12"/>
  </w:num>
  <w:num w:numId="131" w16cid:durableId="295337016">
    <w:abstractNumId w:val="3"/>
  </w:num>
  <w:num w:numId="132" w16cid:durableId="1496190541">
    <w:abstractNumId w:val="3"/>
  </w:num>
  <w:num w:numId="133" w16cid:durableId="814953431">
    <w:abstractNumId w:val="3"/>
    <w:lvlOverride w:ilvl="0">
      <w:startOverride w:val="1"/>
    </w:lvlOverride>
  </w:num>
  <w:num w:numId="134" w16cid:durableId="2087527540">
    <w:abstractNumId w:val="80"/>
  </w:num>
  <w:num w:numId="135" w16cid:durableId="655963230">
    <w:abstractNumId w:val="58"/>
  </w:num>
  <w:num w:numId="136" w16cid:durableId="248928037">
    <w:abstractNumId w:val="3"/>
    <w:lvlOverride w:ilvl="0">
      <w:startOverride w:val="1"/>
    </w:lvlOverride>
  </w:num>
  <w:num w:numId="137" w16cid:durableId="761149027">
    <w:abstractNumId w:val="80"/>
  </w:num>
  <w:num w:numId="138" w16cid:durableId="253100307">
    <w:abstractNumId w:val="3"/>
    <w:lvlOverride w:ilvl="0">
      <w:startOverride w:val="1"/>
    </w:lvlOverride>
  </w:num>
  <w:num w:numId="139" w16cid:durableId="1673802348">
    <w:abstractNumId w:val="3"/>
    <w:lvlOverride w:ilvl="0">
      <w:startOverride w:val="1"/>
    </w:lvlOverride>
  </w:num>
  <w:num w:numId="140" w16cid:durableId="1386560068">
    <w:abstractNumId w:val="21"/>
  </w:num>
  <w:num w:numId="141" w16cid:durableId="924729740">
    <w:abstractNumId w:val="68"/>
  </w:num>
  <w:num w:numId="142" w16cid:durableId="442458290">
    <w:abstractNumId w:val="3"/>
    <w:lvlOverride w:ilvl="0">
      <w:startOverride w:val="1"/>
    </w:lvlOverride>
  </w:num>
  <w:num w:numId="143" w16cid:durableId="1340236427">
    <w:abstractNumId w:val="57"/>
  </w:num>
  <w:num w:numId="144" w16cid:durableId="2086956763">
    <w:abstractNumId w:val="3"/>
    <w:lvlOverride w:ilvl="0">
      <w:startOverride w:val="1"/>
    </w:lvlOverride>
  </w:num>
  <w:num w:numId="145" w16cid:durableId="1434013771">
    <w:abstractNumId w:val="31"/>
  </w:num>
  <w:num w:numId="146" w16cid:durableId="539977639">
    <w:abstractNumId w:val="3"/>
    <w:lvlOverride w:ilvl="0">
      <w:startOverride w:val="1"/>
    </w:lvlOverride>
  </w:num>
  <w:num w:numId="147" w16cid:durableId="549608636">
    <w:abstractNumId w:val="3"/>
    <w:lvlOverride w:ilvl="0">
      <w:startOverride w:val="1"/>
    </w:lvlOverride>
  </w:num>
  <w:numIdMacAtCleanup w:val="1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y Jungers">
    <w15:presenceInfo w15:providerId="Windows Live" w15:userId="fa5bc65c546c9c69"/>
  </w15:person>
  <w15:person w15:author="Charles Parisot-Free">
    <w15:presenceInfo w15:providerId="Windows Live" w15:userId="ecf9e5ea971ad9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9F1"/>
    <w:rsid w:val="000030F6"/>
    <w:rsid w:val="00004779"/>
    <w:rsid w:val="000049A7"/>
    <w:rsid w:val="000059B3"/>
    <w:rsid w:val="00010269"/>
    <w:rsid w:val="00015143"/>
    <w:rsid w:val="0001535B"/>
    <w:rsid w:val="000157C0"/>
    <w:rsid w:val="00015CD7"/>
    <w:rsid w:val="0002079C"/>
    <w:rsid w:val="00021418"/>
    <w:rsid w:val="000216D9"/>
    <w:rsid w:val="00021EEE"/>
    <w:rsid w:val="00021FF4"/>
    <w:rsid w:val="00022BE8"/>
    <w:rsid w:val="00023810"/>
    <w:rsid w:val="000239E0"/>
    <w:rsid w:val="00026B62"/>
    <w:rsid w:val="0003118A"/>
    <w:rsid w:val="000313DD"/>
    <w:rsid w:val="00031D17"/>
    <w:rsid w:val="000325BE"/>
    <w:rsid w:val="0003264C"/>
    <w:rsid w:val="00033405"/>
    <w:rsid w:val="000357DA"/>
    <w:rsid w:val="00035C4B"/>
    <w:rsid w:val="0003794B"/>
    <w:rsid w:val="00044757"/>
    <w:rsid w:val="00044863"/>
    <w:rsid w:val="00045F42"/>
    <w:rsid w:val="0004626B"/>
    <w:rsid w:val="000473DE"/>
    <w:rsid w:val="00050037"/>
    <w:rsid w:val="00050216"/>
    <w:rsid w:val="00050924"/>
    <w:rsid w:val="000523A0"/>
    <w:rsid w:val="0005695E"/>
    <w:rsid w:val="00061DDA"/>
    <w:rsid w:val="00063667"/>
    <w:rsid w:val="000642E1"/>
    <w:rsid w:val="0006447E"/>
    <w:rsid w:val="0006578B"/>
    <w:rsid w:val="00071AE1"/>
    <w:rsid w:val="00074F57"/>
    <w:rsid w:val="0007723F"/>
    <w:rsid w:val="000774A4"/>
    <w:rsid w:val="00081630"/>
    <w:rsid w:val="00082DF2"/>
    <w:rsid w:val="00084726"/>
    <w:rsid w:val="00090E5B"/>
    <w:rsid w:val="00095691"/>
    <w:rsid w:val="000969B3"/>
    <w:rsid w:val="00096D3E"/>
    <w:rsid w:val="000971A0"/>
    <w:rsid w:val="0009755C"/>
    <w:rsid w:val="000A172F"/>
    <w:rsid w:val="000A4E19"/>
    <w:rsid w:val="000B4292"/>
    <w:rsid w:val="000C04BB"/>
    <w:rsid w:val="000C27BB"/>
    <w:rsid w:val="000C3BD0"/>
    <w:rsid w:val="000C59E9"/>
    <w:rsid w:val="000C66E9"/>
    <w:rsid w:val="000C68CD"/>
    <w:rsid w:val="000C6975"/>
    <w:rsid w:val="000D10AF"/>
    <w:rsid w:val="000E0039"/>
    <w:rsid w:val="000E126B"/>
    <w:rsid w:val="000E1C3E"/>
    <w:rsid w:val="000E3887"/>
    <w:rsid w:val="000E3D8C"/>
    <w:rsid w:val="000E41A0"/>
    <w:rsid w:val="000E5232"/>
    <w:rsid w:val="000E54D5"/>
    <w:rsid w:val="000E65F2"/>
    <w:rsid w:val="000E7F08"/>
    <w:rsid w:val="000E7F4D"/>
    <w:rsid w:val="000F11E9"/>
    <w:rsid w:val="000F3A84"/>
    <w:rsid w:val="000F75E5"/>
    <w:rsid w:val="001011D9"/>
    <w:rsid w:val="00102BB7"/>
    <w:rsid w:val="001032FE"/>
    <w:rsid w:val="00106A7F"/>
    <w:rsid w:val="00106CA1"/>
    <w:rsid w:val="0010749E"/>
    <w:rsid w:val="001105D5"/>
    <w:rsid w:val="00110E8B"/>
    <w:rsid w:val="00111269"/>
    <w:rsid w:val="001134B5"/>
    <w:rsid w:val="00114B2C"/>
    <w:rsid w:val="00116173"/>
    <w:rsid w:val="001175D0"/>
    <w:rsid w:val="001178AF"/>
    <w:rsid w:val="0012312E"/>
    <w:rsid w:val="00123343"/>
    <w:rsid w:val="001245AA"/>
    <w:rsid w:val="00124E04"/>
    <w:rsid w:val="00126E1F"/>
    <w:rsid w:val="00126E7A"/>
    <w:rsid w:val="0013086C"/>
    <w:rsid w:val="00130D7F"/>
    <w:rsid w:val="00132601"/>
    <w:rsid w:val="00132F0E"/>
    <w:rsid w:val="00134147"/>
    <w:rsid w:val="001347F1"/>
    <w:rsid w:val="00137562"/>
    <w:rsid w:val="00141BF0"/>
    <w:rsid w:val="0014233D"/>
    <w:rsid w:val="00142C4D"/>
    <w:rsid w:val="001453D1"/>
    <w:rsid w:val="00145B0F"/>
    <w:rsid w:val="0015058D"/>
    <w:rsid w:val="00150FD7"/>
    <w:rsid w:val="0015113B"/>
    <w:rsid w:val="001556D1"/>
    <w:rsid w:val="001570B8"/>
    <w:rsid w:val="00160C21"/>
    <w:rsid w:val="00161157"/>
    <w:rsid w:val="0016146F"/>
    <w:rsid w:val="00164517"/>
    <w:rsid w:val="00165F72"/>
    <w:rsid w:val="00166366"/>
    <w:rsid w:val="001667C0"/>
    <w:rsid w:val="001672FF"/>
    <w:rsid w:val="0017059E"/>
    <w:rsid w:val="0017147C"/>
    <w:rsid w:val="00173647"/>
    <w:rsid w:val="00175AFA"/>
    <w:rsid w:val="0018024A"/>
    <w:rsid w:val="00182333"/>
    <w:rsid w:val="00182B23"/>
    <w:rsid w:val="00183310"/>
    <w:rsid w:val="001833CD"/>
    <w:rsid w:val="00183405"/>
    <w:rsid w:val="001837EE"/>
    <w:rsid w:val="00187721"/>
    <w:rsid w:val="00195274"/>
    <w:rsid w:val="001967F1"/>
    <w:rsid w:val="00196DD7"/>
    <w:rsid w:val="00197B41"/>
    <w:rsid w:val="001A01EA"/>
    <w:rsid w:val="001A0766"/>
    <w:rsid w:val="001A2B52"/>
    <w:rsid w:val="001A39D6"/>
    <w:rsid w:val="001A3FC4"/>
    <w:rsid w:val="001A6755"/>
    <w:rsid w:val="001A7783"/>
    <w:rsid w:val="001A7BD5"/>
    <w:rsid w:val="001B128C"/>
    <w:rsid w:val="001B39EA"/>
    <w:rsid w:val="001B4C33"/>
    <w:rsid w:val="001B517C"/>
    <w:rsid w:val="001B5B07"/>
    <w:rsid w:val="001B5F3C"/>
    <w:rsid w:val="001C0DC0"/>
    <w:rsid w:val="001C17C0"/>
    <w:rsid w:val="001C2D96"/>
    <w:rsid w:val="001C7E18"/>
    <w:rsid w:val="001D01F5"/>
    <w:rsid w:val="001D2AC3"/>
    <w:rsid w:val="001D54DA"/>
    <w:rsid w:val="001D5F0A"/>
    <w:rsid w:val="001D6DC9"/>
    <w:rsid w:val="001D7920"/>
    <w:rsid w:val="001D7F19"/>
    <w:rsid w:val="001E03D4"/>
    <w:rsid w:val="001E1175"/>
    <w:rsid w:val="001E4EDB"/>
    <w:rsid w:val="001E56A9"/>
    <w:rsid w:val="001F122E"/>
    <w:rsid w:val="001F29D5"/>
    <w:rsid w:val="001F353C"/>
    <w:rsid w:val="001F4CBB"/>
    <w:rsid w:val="001F6499"/>
    <w:rsid w:val="001F74E0"/>
    <w:rsid w:val="001F79EF"/>
    <w:rsid w:val="00200D28"/>
    <w:rsid w:val="00201C09"/>
    <w:rsid w:val="00203291"/>
    <w:rsid w:val="00204B0E"/>
    <w:rsid w:val="00205332"/>
    <w:rsid w:val="0020549B"/>
    <w:rsid w:val="00206D2F"/>
    <w:rsid w:val="00207372"/>
    <w:rsid w:val="00207A5B"/>
    <w:rsid w:val="00212713"/>
    <w:rsid w:val="00213FA6"/>
    <w:rsid w:val="00215302"/>
    <w:rsid w:val="002156D3"/>
    <w:rsid w:val="0021663C"/>
    <w:rsid w:val="00216F21"/>
    <w:rsid w:val="002178AD"/>
    <w:rsid w:val="00217BAF"/>
    <w:rsid w:val="00222168"/>
    <w:rsid w:val="00222342"/>
    <w:rsid w:val="00222CE2"/>
    <w:rsid w:val="002238DF"/>
    <w:rsid w:val="00224DF4"/>
    <w:rsid w:val="0022569A"/>
    <w:rsid w:val="002262A3"/>
    <w:rsid w:val="00226DD0"/>
    <w:rsid w:val="0023045E"/>
    <w:rsid w:val="00230BBE"/>
    <w:rsid w:val="0023104F"/>
    <w:rsid w:val="00231CB5"/>
    <w:rsid w:val="00234302"/>
    <w:rsid w:val="002348F1"/>
    <w:rsid w:val="00237A80"/>
    <w:rsid w:val="00242382"/>
    <w:rsid w:val="0024312C"/>
    <w:rsid w:val="00244001"/>
    <w:rsid w:val="00245DDB"/>
    <w:rsid w:val="00246D4D"/>
    <w:rsid w:val="002518CA"/>
    <w:rsid w:val="00251F45"/>
    <w:rsid w:val="002560F5"/>
    <w:rsid w:val="00262C26"/>
    <w:rsid w:val="0026403C"/>
    <w:rsid w:val="00265214"/>
    <w:rsid w:val="00265BA7"/>
    <w:rsid w:val="00266E29"/>
    <w:rsid w:val="002672AD"/>
    <w:rsid w:val="002715EE"/>
    <w:rsid w:val="00272765"/>
    <w:rsid w:val="00272A31"/>
    <w:rsid w:val="00272D1F"/>
    <w:rsid w:val="0027792D"/>
    <w:rsid w:val="002800BF"/>
    <w:rsid w:val="002805A9"/>
    <w:rsid w:val="00281E09"/>
    <w:rsid w:val="00283008"/>
    <w:rsid w:val="002836CB"/>
    <w:rsid w:val="0028649C"/>
    <w:rsid w:val="0028791D"/>
    <w:rsid w:val="00287EC4"/>
    <w:rsid w:val="00290D38"/>
    <w:rsid w:val="0029208D"/>
    <w:rsid w:val="00292948"/>
    <w:rsid w:val="00293318"/>
    <w:rsid w:val="00293672"/>
    <w:rsid w:val="0029693A"/>
    <w:rsid w:val="00296DD4"/>
    <w:rsid w:val="002A13DC"/>
    <w:rsid w:val="002A5433"/>
    <w:rsid w:val="002A6913"/>
    <w:rsid w:val="002B16FE"/>
    <w:rsid w:val="002B2A49"/>
    <w:rsid w:val="002C0860"/>
    <w:rsid w:val="002C17FE"/>
    <w:rsid w:val="002C5148"/>
    <w:rsid w:val="002C7431"/>
    <w:rsid w:val="002D2F12"/>
    <w:rsid w:val="002D4FE5"/>
    <w:rsid w:val="002E1FD6"/>
    <w:rsid w:val="002E218D"/>
    <w:rsid w:val="002E2221"/>
    <w:rsid w:val="002E2670"/>
    <w:rsid w:val="002E26DE"/>
    <w:rsid w:val="002E2BEC"/>
    <w:rsid w:val="002E311E"/>
    <w:rsid w:val="002E4BAC"/>
    <w:rsid w:val="002E69DF"/>
    <w:rsid w:val="002E7E33"/>
    <w:rsid w:val="002F1197"/>
    <w:rsid w:val="002F3500"/>
    <w:rsid w:val="002F41F5"/>
    <w:rsid w:val="002F67E3"/>
    <w:rsid w:val="002F7D7F"/>
    <w:rsid w:val="002F7E4F"/>
    <w:rsid w:val="00300259"/>
    <w:rsid w:val="003012A0"/>
    <w:rsid w:val="00301AA0"/>
    <w:rsid w:val="00302AE5"/>
    <w:rsid w:val="00303E55"/>
    <w:rsid w:val="00304507"/>
    <w:rsid w:val="0030473C"/>
    <w:rsid w:val="00304D36"/>
    <w:rsid w:val="003057C4"/>
    <w:rsid w:val="00311BE4"/>
    <w:rsid w:val="00313026"/>
    <w:rsid w:val="00314A7B"/>
    <w:rsid w:val="00314AD7"/>
    <w:rsid w:val="00315041"/>
    <w:rsid w:val="00315EAC"/>
    <w:rsid w:val="0031632E"/>
    <w:rsid w:val="00320126"/>
    <w:rsid w:val="00324461"/>
    <w:rsid w:val="003256E4"/>
    <w:rsid w:val="00326247"/>
    <w:rsid w:val="00326545"/>
    <w:rsid w:val="00327C5F"/>
    <w:rsid w:val="00330C0F"/>
    <w:rsid w:val="00331179"/>
    <w:rsid w:val="00331869"/>
    <w:rsid w:val="0033456A"/>
    <w:rsid w:val="0034011D"/>
    <w:rsid w:val="003401C8"/>
    <w:rsid w:val="00340766"/>
    <w:rsid w:val="003411F7"/>
    <w:rsid w:val="00341A68"/>
    <w:rsid w:val="00342704"/>
    <w:rsid w:val="00343D85"/>
    <w:rsid w:val="00343DF7"/>
    <w:rsid w:val="00345EC7"/>
    <w:rsid w:val="00346571"/>
    <w:rsid w:val="00351E95"/>
    <w:rsid w:val="0035636A"/>
    <w:rsid w:val="00357E8E"/>
    <w:rsid w:val="0036059C"/>
    <w:rsid w:val="003607A6"/>
    <w:rsid w:val="00361116"/>
    <w:rsid w:val="00361D9F"/>
    <w:rsid w:val="003621F7"/>
    <w:rsid w:val="00363127"/>
    <w:rsid w:val="0036355A"/>
    <w:rsid w:val="00363F2C"/>
    <w:rsid w:val="0036404B"/>
    <w:rsid w:val="00365A49"/>
    <w:rsid w:val="00370705"/>
    <w:rsid w:val="00370B5E"/>
    <w:rsid w:val="00370CA8"/>
    <w:rsid w:val="00371D33"/>
    <w:rsid w:val="00372338"/>
    <w:rsid w:val="0037308D"/>
    <w:rsid w:val="003730EF"/>
    <w:rsid w:val="00375D3C"/>
    <w:rsid w:val="00376099"/>
    <w:rsid w:val="00377843"/>
    <w:rsid w:val="003857B4"/>
    <w:rsid w:val="00387F97"/>
    <w:rsid w:val="0039007C"/>
    <w:rsid w:val="003912D1"/>
    <w:rsid w:val="00391843"/>
    <w:rsid w:val="00393DDB"/>
    <w:rsid w:val="00394DD4"/>
    <w:rsid w:val="00394E73"/>
    <w:rsid w:val="003972BA"/>
    <w:rsid w:val="003A187F"/>
    <w:rsid w:val="003A1B18"/>
    <w:rsid w:val="003A6015"/>
    <w:rsid w:val="003A773D"/>
    <w:rsid w:val="003A7DF7"/>
    <w:rsid w:val="003B1E97"/>
    <w:rsid w:val="003B5ABE"/>
    <w:rsid w:val="003B5F9D"/>
    <w:rsid w:val="003B6497"/>
    <w:rsid w:val="003B6BC4"/>
    <w:rsid w:val="003B6CDA"/>
    <w:rsid w:val="003B777C"/>
    <w:rsid w:val="003B7E7B"/>
    <w:rsid w:val="003C1576"/>
    <w:rsid w:val="003C1CA5"/>
    <w:rsid w:val="003C3A61"/>
    <w:rsid w:val="003C4DB8"/>
    <w:rsid w:val="003C4FF7"/>
    <w:rsid w:val="003C5505"/>
    <w:rsid w:val="003C64B8"/>
    <w:rsid w:val="003C672A"/>
    <w:rsid w:val="003C7BAD"/>
    <w:rsid w:val="003D0E20"/>
    <w:rsid w:val="003D1A65"/>
    <w:rsid w:val="003D30D0"/>
    <w:rsid w:val="003D6C96"/>
    <w:rsid w:val="003D6D59"/>
    <w:rsid w:val="003E04FE"/>
    <w:rsid w:val="003E22B4"/>
    <w:rsid w:val="003E3289"/>
    <w:rsid w:val="003E3865"/>
    <w:rsid w:val="003E3F7A"/>
    <w:rsid w:val="003E45CD"/>
    <w:rsid w:val="003E57C3"/>
    <w:rsid w:val="003F1E0A"/>
    <w:rsid w:val="003F1F1C"/>
    <w:rsid w:val="003F2520"/>
    <w:rsid w:val="003F49E9"/>
    <w:rsid w:val="003F5C5F"/>
    <w:rsid w:val="003F627E"/>
    <w:rsid w:val="003F6DFA"/>
    <w:rsid w:val="004008A9"/>
    <w:rsid w:val="00400AA8"/>
    <w:rsid w:val="00401C0A"/>
    <w:rsid w:val="00403A84"/>
    <w:rsid w:val="00404AB2"/>
    <w:rsid w:val="00405BE1"/>
    <w:rsid w:val="00406F27"/>
    <w:rsid w:val="00410B66"/>
    <w:rsid w:val="004118FB"/>
    <w:rsid w:val="00411900"/>
    <w:rsid w:val="00411EBF"/>
    <w:rsid w:val="00416B7B"/>
    <w:rsid w:val="004173D6"/>
    <w:rsid w:val="00422273"/>
    <w:rsid w:val="004225F8"/>
    <w:rsid w:val="00426D80"/>
    <w:rsid w:val="0043061B"/>
    <w:rsid w:val="00433698"/>
    <w:rsid w:val="00435CD9"/>
    <w:rsid w:val="00435EBE"/>
    <w:rsid w:val="0044116C"/>
    <w:rsid w:val="00444AFE"/>
    <w:rsid w:val="004450CE"/>
    <w:rsid w:val="004467C5"/>
    <w:rsid w:val="00447833"/>
    <w:rsid w:val="00453896"/>
    <w:rsid w:val="00455076"/>
    <w:rsid w:val="004615D2"/>
    <w:rsid w:val="00463C85"/>
    <w:rsid w:val="00465564"/>
    <w:rsid w:val="00467830"/>
    <w:rsid w:val="00470794"/>
    <w:rsid w:val="00470E22"/>
    <w:rsid w:val="00470F11"/>
    <w:rsid w:val="00471A87"/>
    <w:rsid w:val="00471CB7"/>
    <w:rsid w:val="00474239"/>
    <w:rsid w:val="00474280"/>
    <w:rsid w:val="0047489A"/>
    <w:rsid w:val="00474A17"/>
    <w:rsid w:val="00475743"/>
    <w:rsid w:val="00475BB2"/>
    <w:rsid w:val="00477DC6"/>
    <w:rsid w:val="00481A6F"/>
    <w:rsid w:val="00482295"/>
    <w:rsid w:val="00484D7F"/>
    <w:rsid w:val="004900F6"/>
    <w:rsid w:val="004923E0"/>
    <w:rsid w:val="004938CB"/>
    <w:rsid w:val="00496EBA"/>
    <w:rsid w:val="004A0144"/>
    <w:rsid w:val="004A052F"/>
    <w:rsid w:val="004A1022"/>
    <w:rsid w:val="004A159D"/>
    <w:rsid w:val="004A4825"/>
    <w:rsid w:val="004A5BE6"/>
    <w:rsid w:val="004A5C01"/>
    <w:rsid w:val="004B1819"/>
    <w:rsid w:val="004B38CC"/>
    <w:rsid w:val="004B3F7F"/>
    <w:rsid w:val="004B4D30"/>
    <w:rsid w:val="004B66C9"/>
    <w:rsid w:val="004B69E1"/>
    <w:rsid w:val="004C0429"/>
    <w:rsid w:val="004C29F1"/>
    <w:rsid w:val="004C419F"/>
    <w:rsid w:val="004C6521"/>
    <w:rsid w:val="004D3905"/>
    <w:rsid w:val="004D5420"/>
    <w:rsid w:val="004D58D5"/>
    <w:rsid w:val="004D7226"/>
    <w:rsid w:val="004D735B"/>
    <w:rsid w:val="004D7A67"/>
    <w:rsid w:val="004D7DB7"/>
    <w:rsid w:val="004D7F1E"/>
    <w:rsid w:val="004E192E"/>
    <w:rsid w:val="004E1F06"/>
    <w:rsid w:val="004E2AFE"/>
    <w:rsid w:val="004E36FC"/>
    <w:rsid w:val="004E3945"/>
    <w:rsid w:val="004E4892"/>
    <w:rsid w:val="004F03FF"/>
    <w:rsid w:val="004F04CB"/>
    <w:rsid w:val="004F0725"/>
    <w:rsid w:val="004F20E7"/>
    <w:rsid w:val="004F62C7"/>
    <w:rsid w:val="00500481"/>
    <w:rsid w:val="005004B1"/>
    <w:rsid w:val="00500AD9"/>
    <w:rsid w:val="00501122"/>
    <w:rsid w:val="00505DB5"/>
    <w:rsid w:val="0051239B"/>
    <w:rsid w:val="00513E41"/>
    <w:rsid w:val="00514C45"/>
    <w:rsid w:val="00515A9B"/>
    <w:rsid w:val="0051606C"/>
    <w:rsid w:val="00516158"/>
    <w:rsid w:val="005163E9"/>
    <w:rsid w:val="0052062D"/>
    <w:rsid w:val="00524E8E"/>
    <w:rsid w:val="00527D37"/>
    <w:rsid w:val="005316F7"/>
    <w:rsid w:val="005330BE"/>
    <w:rsid w:val="005336C0"/>
    <w:rsid w:val="00534825"/>
    <w:rsid w:val="005352B7"/>
    <w:rsid w:val="0053574C"/>
    <w:rsid w:val="0053621A"/>
    <w:rsid w:val="00537700"/>
    <w:rsid w:val="00540CBD"/>
    <w:rsid w:val="00542899"/>
    <w:rsid w:val="00544868"/>
    <w:rsid w:val="00544CF2"/>
    <w:rsid w:val="0054632E"/>
    <w:rsid w:val="0055000A"/>
    <w:rsid w:val="0055171D"/>
    <w:rsid w:val="00551E25"/>
    <w:rsid w:val="00553482"/>
    <w:rsid w:val="00554453"/>
    <w:rsid w:val="00555492"/>
    <w:rsid w:val="00557DDA"/>
    <w:rsid w:val="00561D8B"/>
    <w:rsid w:val="00570D43"/>
    <w:rsid w:val="0057179A"/>
    <w:rsid w:val="00572627"/>
    <w:rsid w:val="00572753"/>
    <w:rsid w:val="00572A80"/>
    <w:rsid w:val="0057300D"/>
    <w:rsid w:val="0057387E"/>
    <w:rsid w:val="00573B8A"/>
    <w:rsid w:val="00577D0D"/>
    <w:rsid w:val="00587FEE"/>
    <w:rsid w:val="00593658"/>
    <w:rsid w:val="00594ADB"/>
    <w:rsid w:val="005A7B2F"/>
    <w:rsid w:val="005A7E69"/>
    <w:rsid w:val="005B05F6"/>
    <w:rsid w:val="005B078D"/>
    <w:rsid w:val="005B2519"/>
    <w:rsid w:val="005B3F5F"/>
    <w:rsid w:val="005B49C0"/>
    <w:rsid w:val="005B7E29"/>
    <w:rsid w:val="005C75B0"/>
    <w:rsid w:val="005C76D9"/>
    <w:rsid w:val="005C79D2"/>
    <w:rsid w:val="005D38CF"/>
    <w:rsid w:val="005D3E7C"/>
    <w:rsid w:val="005D4CB3"/>
    <w:rsid w:val="005D6035"/>
    <w:rsid w:val="005D66F8"/>
    <w:rsid w:val="005D735F"/>
    <w:rsid w:val="005E1281"/>
    <w:rsid w:val="005E17B9"/>
    <w:rsid w:val="005E1D34"/>
    <w:rsid w:val="005E2CDE"/>
    <w:rsid w:val="005E532E"/>
    <w:rsid w:val="005F0499"/>
    <w:rsid w:val="005F0A65"/>
    <w:rsid w:val="005F3609"/>
    <w:rsid w:val="005F47AE"/>
    <w:rsid w:val="005F5D74"/>
    <w:rsid w:val="005F6DAD"/>
    <w:rsid w:val="006007FA"/>
    <w:rsid w:val="006022FA"/>
    <w:rsid w:val="0060437E"/>
    <w:rsid w:val="00605357"/>
    <w:rsid w:val="00606787"/>
    <w:rsid w:val="00606B89"/>
    <w:rsid w:val="00607827"/>
    <w:rsid w:val="00607A8C"/>
    <w:rsid w:val="00607CFC"/>
    <w:rsid w:val="006102ED"/>
    <w:rsid w:val="00612FB7"/>
    <w:rsid w:val="00614D15"/>
    <w:rsid w:val="006154D6"/>
    <w:rsid w:val="0061641E"/>
    <w:rsid w:val="00617341"/>
    <w:rsid w:val="006207D8"/>
    <w:rsid w:val="00621503"/>
    <w:rsid w:val="00622FAA"/>
    <w:rsid w:val="0062323A"/>
    <w:rsid w:val="006239D1"/>
    <w:rsid w:val="00624DC0"/>
    <w:rsid w:val="00625543"/>
    <w:rsid w:val="00626D22"/>
    <w:rsid w:val="006364C3"/>
    <w:rsid w:val="00636581"/>
    <w:rsid w:val="006372CD"/>
    <w:rsid w:val="00637917"/>
    <w:rsid w:val="006421AB"/>
    <w:rsid w:val="0064325E"/>
    <w:rsid w:val="006435FD"/>
    <w:rsid w:val="00644325"/>
    <w:rsid w:val="00650A27"/>
    <w:rsid w:val="006514AE"/>
    <w:rsid w:val="0065338A"/>
    <w:rsid w:val="00653849"/>
    <w:rsid w:val="00655083"/>
    <w:rsid w:val="00660D25"/>
    <w:rsid w:val="0066194D"/>
    <w:rsid w:val="00663087"/>
    <w:rsid w:val="00663848"/>
    <w:rsid w:val="00665AD5"/>
    <w:rsid w:val="00670FE9"/>
    <w:rsid w:val="00672CC3"/>
    <w:rsid w:val="00672CC7"/>
    <w:rsid w:val="00673372"/>
    <w:rsid w:val="00673438"/>
    <w:rsid w:val="006734C9"/>
    <w:rsid w:val="00674D87"/>
    <w:rsid w:val="0067773D"/>
    <w:rsid w:val="0068654D"/>
    <w:rsid w:val="006905E2"/>
    <w:rsid w:val="0069276D"/>
    <w:rsid w:val="00692AB8"/>
    <w:rsid w:val="00694760"/>
    <w:rsid w:val="006949C9"/>
    <w:rsid w:val="00694A8B"/>
    <w:rsid w:val="006968AA"/>
    <w:rsid w:val="006970D5"/>
    <w:rsid w:val="006A079D"/>
    <w:rsid w:val="006A1E29"/>
    <w:rsid w:val="006A2FD6"/>
    <w:rsid w:val="006A47D3"/>
    <w:rsid w:val="006A5C27"/>
    <w:rsid w:val="006A67FA"/>
    <w:rsid w:val="006A6A09"/>
    <w:rsid w:val="006A6B78"/>
    <w:rsid w:val="006A6DB3"/>
    <w:rsid w:val="006B3A2A"/>
    <w:rsid w:val="006B42BF"/>
    <w:rsid w:val="006B5C42"/>
    <w:rsid w:val="006C0426"/>
    <w:rsid w:val="006C1E0D"/>
    <w:rsid w:val="006C3424"/>
    <w:rsid w:val="006C42C1"/>
    <w:rsid w:val="006C6BC8"/>
    <w:rsid w:val="006C7651"/>
    <w:rsid w:val="006C7BCF"/>
    <w:rsid w:val="006D180A"/>
    <w:rsid w:val="006D18E2"/>
    <w:rsid w:val="006D1ACD"/>
    <w:rsid w:val="006D373D"/>
    <w:rsid w:val="006D3F30"/>
    <w:rsid w:val="006D57A5"/>
    <w:rsid w:val="006D5D8C"/>
    <w:rsid w:val="006D6770"/>
    <w:rsid w:val="006D7BE8"/>
    <w:rsid w:val="006D7FC5"/>
    <w:rsid w:val="006E223D"/>
    <w:rsid w:val="006E241E"/>
    <w:rsid w:val="006E2C56"/>
    <w:rsid w:val="006E53E0"/>
    <w:rsid w:val="006E5533"/>
    <w:rsid w:val="006E66CD"/>
    <w:rsid w:val="006E696A"/>
    <w:rsid w:val="006E7C90"/>
    <w:rsid w:val="006F1C0B"/>
    <w:rsid w:val="006F3CAD"/>
    <w:rsid w:val="006F3CCC"/>
    <w:rsid w:val="00700631"/>
    <w:rsid w:val="007015A6"/>
    <w:rsid w:val="00702EA4"/>
    <w:rsid w:val="0070318D"/>
    <w:rsid w:val="00704E61"/>
    <w:rsid w:val="00705288"/>
    <w:rsid w:val="00705DC0"/>
    <w:rsid w:val="007062AE"/>
    <w:rsid w:val="00707801"/>
    <w:rsid w:val="00712D83"/>
    <w:rsid w:val="007152B4"/>
    <w:rsid w:val="00716778"/>
    <w:rsid w:val="007169E9"/>
    <w:rsid w:val="0072110C"/>
    <w:rsid w:val="00721F6E"/>
    <w:rsid w:val="007232A4"/>
    <w:rsid w:val="007253FC"/>
    <w:rsid w:val="00725960"/>
    <w:rsid w:val="00726112"/>
    <w:rsid w:val="0072790C"/>
    <w:rsid w:val="00730440"/>
    <w:rsid w:val="007306B8"/>
    <w:rsid w:val="007318FA"/>
    <w:rsid w:val="00733EC7"/>
    <w:rsid w:val="00735798"/>
    <w:rsid w:val="007365B9"/>
    <w:rsid w:val="00740948"/>
    <w:rsid w:val="007510EF"/>
    <w:rsid w:val="00752D0E"/>
    <w:rsid w:val="00753850"/>
    <w:rsid w:val="0075403E"/>
    <w:rsid w:val="00754B20"/>
    <w:rsid w:val="00756CAA"/>
    <w:rsid w:val="00757193"/>
    <w:rsid w:val="00757AC5"/>
    <w:rsid w:val="0076276B"/>
    <w:rsid w:val="007637BF"/>
    <w:rsid w:val="00763BCA"/>
    <w:rsid w:val="00763CD7"/>
    <w:rsid w:val="007649AA"/>
    <w:rsid w:val="00764CD8"/>
    <w:rsid w:val="00765FA9"/>
    <w:rsid w:val="0076697B"/>
    <w:rsid w:val="007672CA"/>
    <w:rsid w:val="00767C38"/>
    <w:rsid w:val="007722B6"/>
    <w:rsid w:val="0077251F"/>
    <w:rsid w:val="007729FC"/>
    <w:rsid w:val="00772CFB"/>
    <w:rsid w:val="00777DE7"/>
    <w:rsid w:val="00780B4A"/>
    <w:rsid w:val="00783698"/>
    <w:rsid w:val="007846C0"/>
    <w:rsid w:val="00786060"/>
    <w:rsid w:val="00786B2B"/>
    <w:rsid w:val="007904F3"/>
    <w:rsid w:val="00790A45"/>
    <w:rsid w:val="00791392"/>
    <w:rsid w:val="00795AFE"/>
    <w:rsid w:val="0079685D"/>
    <w:rsid w:val="007969AD"/>
    <w:rsid w:val="00797895"/>
    <w:rsid w:val="00797EB9"/>
    <w:rsid w:val="007A1546"/>
    <w:rsid w:val="007A2500"/>
    <w:rsid w:val="007A3CC6"/>
    <w:rsid w:val="007A52D3"/>
    <w:rsid w:val="007A6F4F"/>
    <w:rsid w:val="007B0144"/>
    <w:rsid w:val="007B23B0"/>
    <w:rsid w:val="007B3397"/>
    <w:rsid w:val="007B4594"/>
    <w:rsid w:val="007B4C6E"/>
    <w:rsid w:val="007C076B"/>
    <w:rsid w:val="007C0EAF"/>
    <w:rsid w:val="007C167B"/>
    <w:rsid w:val="007C2B6D"/>
    <w:rsid w:val="007C4047"/>
    <w:rsid w:val="007C4AF6"/>
    <w:rsid w:val="007C5C57"/>
    <w:rsid w:val="007C6461"/>
    <w:rsid w:val="007C69F6"/>
    <w:rsid w:val="007C7233"/>
    <w:rsid w:val="007C7BC5"/>
    <w:rsid w:val="007C7E1D"/>
    <w:rsid w:val="007D32C9"/>
    <w:rsid w:val="007D38E9"/>
    <w:rsid w:val="007D47D2"/>
    <w:rsid w:val="007D50DA"/>
    <w:rsid w:val="007D595F"/>
    <w:rsid w:val="007D7A94"/>
    <w:rsid w:val="007E0CBE"/>
    <w:rsid w:val="007E2125"/>
    <w:rsid w:val="007E3EA6"/>
    <w:rsid w:val="007E6326"/>
    <w:rsid w:val="007E65B9"/>
    <w:rsid w:val="007E6ED7"/>
    <w:rsid w:val="007F0E3B"/>
    <w:rsid w:val="007F1C48"/>
    <w:rsid w:val="007F27D0"/>
    <w:rsid w:val="007F59EB"/>
    <w:rsid w:val="007F61B4"/>
    <w:rsid w:val="007F6BF9"/>
    <w:rsid w:val="007F7BE4"/>
    <w:rsid w:val="00800054"/>
    <w:rsid w:val="00800862"/>
    <w:rsid w:val="0080123E"/>
    <w:rsid w:val="00801436"/>
    <w:rsid w:val="008016D8"/>
    <w:rsid w:val="00801AED"/>
    <w:rsid w:val="008027A3"/>
    <w:rsid w:val="00802CBC"/>
    <w:rsid w:val="00802FFC"/>
    <w:rsid w:val="00804552"/>
    <w:rsid w:val="00806B79"/>
    <w:rsid w:val="008070C7"/>
    <w:rsid w:val="00810A2D"/>
    <w:rsid w:val="0081110E"/>
    <w:rsid w:val="0081181D"/>
    <w:rsid w:val="00814DEB"/>
    <w:rsid w:val="00816300"/>
    <w:rsid w:val="00816BD8"/>
    <w:rsid w:val="00817751"/>
    <w:rsid w:val="00820FC6"/>
    <w:rsid w:val="00821060"/>
    <w:rsid w:val="008220C5"/>
    <w:rsid w:val="0082228C"/>
    <w:rsid w:val="00822C25"/>
    <w:rsid w:val="00823C26"/>
    <w:rsid w:val="0082445B"/>
    <w:rsid w:val="00824891"/>
    <w:rsid w:val="00826139"/>
    <w:rsid w:val="00827193"/>
    <w:rsid w:val="008337B3"/>
    <w:rsid w:val="00833D70"/>
    <w:rsid w:val="00834051"/>
    <w:rsid w:val="0083407F"/>
    <w:rsid w:val="00836BD1"/>
    <w:rsid w:val="00836CE6"/>
    <w:rsid w:val="0083752B"/>
    <w:rsid w:val="008407B8"/>
    <w:rsid w:val="00841950"/>
    <w:rsid w:val="00842586"/>
    <w:rsid w:val="008432D9"/>
    <w:rsid w:val="008436FD"/>
    <w:rsid w:val="008442C5"/>
    <w:rsid w:val="008448BC"/>
    <w:rsid w:val="008476A1"/>
    <w:rsid w:val="00847F1E"/>
    <w:rsid w:val="00852730"/>
    <w:rsid w:val="0085339E"/>
    <w:rsid w:val="00854D5C"/>
    <w:rsid w:val="008565F8"/>
    <w:rsid w:val="008572CE"/>
    <w:rsid w:val="00857337"/>
    <w:rsid w:val="00860BD2"/>
    <w:rsid w:val="008610B2"/>
    <w:rsid w:val="00861107"/>
    <w:rsid w:val="0086172F"/>
    <w:rsid w:val="0086203D"/>
    <w:rsid w:val="008635BC"/>
    <w:rsid w:val="00863674"/>
    <w:rsid w:val="00864DF1"/>
    <w:rsid w:val="00866DE3"/>
    <w:rsid w:val="00870659"/>
    <w:rsid w:val="008739DE"/>
    <w:rsid w:val="00873B7A"/>
    <w:rsid w:val="008742F1"/>
    <w:rsid w:val="00874CE5"/>
    <w:rsid w:val="008753A5"/>
    <w:rsid w:val="008758F7"/>
    <w:rsid w:val="00875D24"/>
    <w:rsid w:val="00876100"/>
    <w:rsid w:val="00877D91"/>
    <w:rsid w:val="00880B79"/>
    <w:rsid w:val="00880C8C"/>
    <w:rsid w:val="008818C8"/>
    <w:rsid w:val="00883BDC"/>
    <w:rsid w:val="00885F8C"/>
    <w:rsid w:val="0088626B"/>
    <w:rsid w:val="00886D5C"/>
    <w:rsid w:val="0088710C"/>
    <w:rsid w:val="00891539"/>
    <w:rsid w:val="0089158B"/>
    <w:rsid w:val="008919A1"/>
    <w:rsid w:val="00893A8C"/>
    <w:rsid w:val="00895096"/>
    <w:rsid w:val="00895624"/>
    <w:rsid w:val="0089691F"/>
    <w:rsid w:val="008973CA"/>
    <w:rsid w:val="008A05EA"/>
    <w:rsid w:val="008A1647"/>
    <w:rsid w:val="008A1B1F"/>
    <w:rsid w:val="008A2360"/>
    <w:rsid w:val="008A2699"/>
    <w:rsid w:val="008A3E66"/>
    <w:rsid w:val="008A550B"/>
    <w:rsid w:val="008A58C0"/>
    <w:rsid w:val="008B0961"/>
    <w:rsid w:val="008B176C"/>
    <w:rsid w:val="008B18B1"/>
    <w:rsid w:val="008B19D2"/>
    <w:rsid w:val="008B27EE"/>
    <w:rsid w:val="008C0CBE"/>
    <w:rsid w:val="008C0E3E"/>
    <w:rsid w:val="008C1EE8"/>
    <w:rsid w:val="008C2F78"/>
    <w:rsid w:val="008C53C9"/>
    <w:rsid w:val="008C60EE"/>
    <w:rsid w:val="008C6585"/>
    <w:rsid w:val="008C65C5"/>
    <w:rsid w:val="008C68DE"/>
    <w:rsid w:val="008D4934"/>
    <w:rsid w:val="008D4DEA"/>
    <w:rsid w:val="008D6576"/>
    <w:rsid w:val="008D6E4A"/>
    <w:rsid w:val="008D6E7B"/>
    <w:rsid w:val="008E2E5B"/>
    <w:rsid w:val="008E36D8"/>
    <w:rsid w:val="008E4BE5"/>
    <w:rsid w:val="008E4CB2"/>
    <w:rsid w:val="008E7886"/>
    <w:rsid w:val="008E7DFC"/>
    <w:rsid w:val="008F27A2"/>
    <w:rsid w:val="008F5746"/>
    <w:rsid w:val="008F5CA3"/>
    <w:rsid w:val="008F6BAE"/>
    <w:rsid w:val="008F7ED2"/>
    <w:rsid w:val="008F7F58"/>
    <w:rsid w:val="00902259"/>
    <w:rsid w:val="00902B7A"/>
    <w:rsid w:val="00902D52"/>
    <w:rsid w:val="00902EC9"/>
    <w:rsid w:val="00903749"/>
    <w:rsid w:val="0090468D"/>
    <w:rsid w:val="009046B5"/>
    <w:rsid w:val="00905924"/>
    <w:rsid w:val="00905A59"/>
    <w:rsid w:val="009064CC"/>
    <w:rsid w:val="009102A5"/>
    <w:rsid w:val="00910C1D"/>
    <w:rsid w:val="00912569"/>
    <w:rsid w:val="009142C8"/>
    <w:rsid w:val="009201C9"/>
    <w:rsid w:val="009272F2"/>
    <w:rsid w:val="0092734A"/>
    <w:rsid w:val="00932020"/>
    <w:rsid w:val="00933211"/>
    <w:rsid w:val="00934F85"/>
    <w:rsid w:val="00935496"/>
    <w:rsid w:val="00942C5B"/>
    <w:rsid w:val="00943443"/>
    <w:rsid w:val="00945799"/>
    <w:rsid w:val="0094793C"/>
    <w:rsid w:val="00950ACC"/>
    <w:rsid w:val="0095105F"/>
    <w:rsid w:val="009539B7"/>
    <w:rsid w:val="0095434C"/>
    <w:rsid w:val="009549FB"/>
    <w:rsid w:val="009560B9"/>
    <w:rsid w:val="00956371"/>
    <w:rsid w:val="00956421"/>
    <w:rsid w:val="00956559"/>
    <w:rsid w:val="009571AE"/>
    <w:rsid w:val="009600BF"/>
    <w:rsid w:val="00960F2E"/>
    <w:rsid w:val="00961E66"/>
    <w:rsid w:val="00962F01"/>
    <w:rsid w:val="0096313E"/>
    <w:rsid w:val="00964222"/>
    <w:rsid w:val="00964255"/>
    <w:rsid w:val="00965731"/>
    <w:rsid w:val="009672C6"/>
    <w:rsid w:val="00970F67"/>
    <w:rsid w:val="009716B7"/>
    <w:rsid w:val="00972900"/>
    <w:rsid w:val="009732ED"/>
    <w:rsid w:val="00973C88"/>
    <w:rsid w:val="00975830"/>
    <w:rsid w:val="00975A86"/>
    <w:rsid w:val="00976678"/>
    <w:rsid w:val="00980C25"/>
    <w:rsid w:val="00982890"/>
    <w:rsid w:val="00984447"/>
    <w:rsid w:val="00985AE2"/>
    <w:rsid w:val="00985CB7"/>
    <w:rsid w:val="00986138"/>
    <w:rsid w:val="00986B0C"/>
    <w:rsid w:val="00987272"/>
    <w:rsid w:val="009876A1"/>
    <w:rsid w:val="00991655"/>
    <w:rsid w:val="00991709"/>
    <w:rsid w:val="00992524"/>
    <w:rsid w:val="009927EC"/>
    <w:rsid w:val="00996093"/>
    <w:rsid w:val="0099779F"/>
    <w:rsid w:val="00997C46"/>
    <w:rsid w:val="00997C79"/>
    <w:rsid w:val="009A1708"/>
    <w:rsid w:val="009A4726"/>
    <w:rsid w:val="009A6A59"/>
    <w:rsid w:val="009B06B1"/>
    <w:rsid w:val="009B2856"/>
    <w:rsid w:val="009B567B"/>
    <w:rsid w:val="009B6216"/>
    <w:rsid w:val="009C02F4"/>
    <w:rsid w:val="009C1A83"/>
    <w:rsid w:val="009C1AA3"/>
    <w:rsid w:val="009C4796"/>
    <w:rsid w:val="009C5A30"/>
    <w:rsid w:val="009C7E1D"/>
    <w:rsid w:val="009D2849"/>
    <w:rsid w:val="009D372F"/>
    <w:rsid w:val="009D381C"/>
    <w:rsid w:val="009D4CEE"/>
    <w:rsid w:val="009D6021"/>
    <w:rsid w:val="009D73CF"/>
    <w:rsid w:val="009E0531"/>
    <w:rsid w:val="009E12A2"/>
    <w:rsid w:val="009E2F55"/>
    <w:rsid w:val="009E3431"/>
    <w:rsid w:val="009E6786"/>
    <w:rsid w:val="009F1043"/>
    <w:rsid w:val="009F2BB4"/>
    <w:rsid w:val="009F31C7"/>
    <w:rsid w:val="009F382E"/>
    <w:rsid w:val="009F44CC"/>
    <w:rsid w:val="009F56B0"/>
    <w:rsid w:val="009F5F51"/>
    <w:rsid w:val="009F60AE"/>
    <w:rsid w:val="00A00013"/>
    <w:rsid w:val="00A011CB"/>
    <w:rsid w:val="00A01CC8"/>
    <w:rsid w:val="00A033AD"/>
    <w:rsid w:val="00A03D33"/>
    <w:rsid w:val="00A062D5"/>
    <w:rsid w:val="00A10020"/>
    <w:rsid w:val="00A10461"/>
    <w:rsid w:val="00A12C06"/>
    <w:rsid w:val="00A16752"/>
    <w:rsid w:val="00A16F58"/>
    <w:rsid w:val="00A208CC"/>
    <w:rsid w:val="00A21543"/>
    <w:rsid w:val="00A25CB1"/>
    <w:rsid w:val="00A26A1C"/>
    <w:rsid w:val="00A27701"/>
    <w:rsid w:val="00A30576"/>
    <w:rsid w:val="00A30EC8"/>
    <w:rsid w:val="00A314D8"/>
    <w:rsid w:val="00A325BD"/>
    <w:rsid w:val="00A3330A"/>
    <w:rsid w:val="00A33598"/>
    <w:rsid w:val="00A353D8"/>
    <w:rsid w:val="00A36B18"/>
    <w:rsid w:val="00A37275"/>
    <w:rsid w:val="00A4073D"/>
    <w:rsid w:val="00A446A2"/>
    <w:rsid w:val="00A44935"/>
    <w:rsid w:val="00A44BB3"/>
    <w:rsid w:val="00A458C8"/>
    <w:rsid w:val="00A50048"/>
    <w:rsid w:val="00A525DB"/>
    <w:rsid w:val="00A543C0"/>
    <w:rsid w:val="00A551B4"/>
    <w:rsid w:val="00A60518"/>
    <w:rsid w:val="00A60BA2"/>
    <w:rsid w:val="00A60C64"/>
    <w:rsid w:val="00A646C1"/>
    <w:rsid w:val="00A64F57"/>
    <w:rsid w:val="00A66D49"/>
    <w:rsid w:val="00A7018A"/>
    <w:rsid w:val="00A71893"/>
    <w:rsid w:val="00A725FD"/>
    <w:rsid w:val="00A72911"/>
    <w:rsid w:val="00A73ED2"/>
    <w:rsid w:val="00A73F3E"/>
    <w:rsid w:val="00A75237"/>
    <w:rsid w:val="00A75A35"/>
    <w:rsid w:val="00A75A71"/>
    <w:rsid w:val="00A76FBA"/>
    <w:rsid w:val="00A77679"/>
    <w:rsid w:val="00A806C4"/>
    <w:rsid w:val="00A80D86"/>
    <w:rsid w:val="00A82155"/>
    <w:rsid w:val="00A84891"/>
    <w:rsid w:val="00A85E7D"/>
    <w:rsid w:val="00A924E6"/>
    <w:rsid w:val="00A92597"/>
    <w:rsid w:val="00A92745"/>
    <w:rsid w:val="00A93EC1"/>
    <w:rsid w:val="00AA2075"/>
    <w:rsid w:val="00AA601F"/>
    <w:rsid w:val="00AB06F6"/>
    <w:rsid w:val="00AB3C0E"/>
    <w:rsid w:val="00AB4125"/>
    <w:rsid w:val="00AB592B"/>
    <w:rsid w:val="00AC1CF3"/>
    <w:rsid w:val="00AC1F2E"/>
    <w:rsid w:val="00AC38BE"/>
    <w:rsid w:val="00AC4776"/>
    <w:rsid w:val="00AC4DDC"/>
    <w:rsid w:val="00AC65B1"/>
    <w:rsid w:val="00AD102F"/>
    <w:rsid w:val="00AD45EF"/>
    <w:rsid w:val="00AD5348"/>
    <w:rsid w:val="00AD57A1"/>
    <w:rsid w:val="00AD659A"/>
    <w:rsid w:val="00AE0DD7"/>
    <w:rsid w:val="00AE4474"/>
    <w:rsid w:val="00AE47B1"/>
    <w:rsid w:val="00AE483B"/>
    <w:rsid w:val="00AE6EC0"/>
    <w:rsid w:val="00AE7770"/>
    <w:rsid w:val="00AE7783"/>
    <w:rsid w:val="00AF19CB"/>
    <w:rsid w:val="00AF2E5F"/>
    <w:rsid w:val="00AF455B"/>
    <w:rsid w:val="00AF5BCC"/>
    <w:rsid w:val="00B01E75"/>
    <w:rsid w:val="00B0754D"/>
    <w:rsid w:val="00B0764A"/>
    <w:rsid w:val="00B115E2"/>
    <w:rsid w:val="00B13018"/>
    <w:rsid w:val="00B1351F"/>
    <w:rsid w:val="00B13AE8"/>
    <w:rsid w:val="00B150D8"/>
    <w:rsid w:val="00B16B0B"/>
    <w:rsid w:val="00B21024"/>
    <w:rsid w:val="00B23160"/>
    <w:rsid w:val="00B233B3"/>
    <w:rsid w:val="00B23758"/>
    <w:rsid w:val="00B24368"/>
    <w:rsid w:val="00B2455A"/>
    <w:rsid w:val="00B25A27"/>
    <w:rsid w:val="00B30B44"/>
    <w:rsid w:val="00B310CB"/>
    <w:rsid w:val="00B312C7"/>
    <w:rsid w:val="00B31F42"/>
    <w:rsid w:val="00B34884"/>
    <w:rsid w:val="00B351BF"/>
    <w:rsid w:val="00B40449"/>
    <w:rsid w:val="00B412D3"/>
    <w:rsid w:val="00B44297"/>
    <w:rsid w:val="00B4453C"/>
    <w:rsid w:val="00B4486C"/>
    <w:rsid w:val="00B4491E"/>
    <w:rsid w:val="00B44B3F"/>
    <w:rsid w:val="00B46791"/>
    <w:rsid w:val="00B47333"/>
    <w:rsid w:val="00B50E50"/>
    <w:rsid w:val="00B51ADF"/>
    <w:rsid w:val="00B520CA"/>
    <w:rsid w:val="00B532D9"/>
    <w:rsid w:val="00B54258"/>
    <w:rsid w:val="00B57E35"/>
    <w:rsid w:val="00B625DB"/>
    <w:rsid w:val="00B63F46"/>
    <w:rsid w:val="00B7202C"/>
    <w:rsid w:val="00B72139"/>
    <w:rsid w:val="00B72A88"/>
    <w:rsid w:val="00B774E0"/>
    <w:rsid w:val="00B81660"/>
    <w:rsid w:val="00B830EE"/>
    <w:rsid w:val="00B84C3C"/>
    <w:rsid w:val="00B87008"/>
    <w:rsid w:val="00B87DE8"/>
    <w:rsid w:val="00B87F05"/>
    <w:rsid w:val="00B902ED"/>
    <w:rsid w:val="00B9050C"/>
    <w:rsid w:val="00B90BE2"/>
    <w:rsid w:val="00B91491"/>
    <w:rsid w:val="00B91603"/>
    <w:rsid w:val="00B93326"/>
    <w:rsid w:val="00B94F5A"/>
    <w:rsid w:val="00B964DB"/>
    <w:rsid w:val="00B967DF"/>
    <w:rsid w:val="00B97DC3"/>
    <w:rsid w:val="00BA1848"/>
    <w:rsid w:val="00BA1E36"/>
    <w:rsid w:val="00BA25D0"/>
    <w:rsid w:val="00BB0CDC"/>
    <w:rsid w:val="00BB2B01"/>
    <w:rsid w:val="00BB4EC4"/>
    <w:rsid w:val="00BB6EE5"/>
    <w:rsid w:val="00BB7723"/>
    <w:rsid w:val="00BC10B1"/>
    <w:rsid w:val="00BC2277"/>
    <w:rsid w:val="00BC2397"/>
    <w:rsid w:val="00BC2414"/>
    <w:rsid w:val="00BC4AF2"/>
    <w:rsid w:val="00BC51CC"/>
    <w:rsid w:val="00BC5CEE"/>
    <w:rsid w:val="00BD188C"/>
    <w:rsid w:val="00BD266D"/>
    <w:rsid w:val="00BD428B"/>
    <w:rsid w:val="00BD4D5A"/>
    <w:rsid w:val="00BD4DFD"/>
    <w:rsid w:val="00BD54A0"/>
    <w:rsid w:val="00BD6183"/>
    <w:rsid w:val="00BD61A4"/>
    <w:rsid w:val="00BD6F78"/>
    <w:rsid w:val="00BD6FAF"/>
    <w:rsid w:val="00BD7AFB"/>
    <w:rsid w:val="00BE0ECF"/>
    <w:rsid w:val="00BE27A4"/>
    <w:rsid w:val="00BE29D0"/>
    <w:rsid w:val="00BE4BF4"/>
    <w:rsid w:val="00BE6020"/>
    <w:rsid w:val="00BF132F"/>
    <w:rsid w:val="00BF2212"/>
    <w:rsid w:val="00BF6390"/>
    <w:rsid w:val="00C03AD0"/>
    <w:rsid w:val="00C05342"/>
    <w:rsid w:val="00C128CC"/>
    <w:rsid w:val="00C14D01"/>
    <w:rsid w:val="00C154A4"/>
    <w:rsid w:val="00C16009"/>
    <w:rsid w:val="00C21869"/>
    <w:rsid w:val="00C21E90"/>
    <w:rsid w:val="00C2292D"/>
    <w:rsid w:val="00C25649"/>
    <w:rsid w:val="00C32197"/>
    <w:rsid w:val="00C321F2"/>
    <w:rsid w:val="00C32E38"/>
    <w:rsid w:val="00C32EC1"/>
    <w:rsid w:val="00C330F8"/>
    <w:rsid w:val="00C340E8"/>
    <w:rsid w:val="00C34299"/>
    <w:rsid w:val="00C348B0"/>
    <w:rsid w:val="00C3768B"/>
    <w:rsid w:val="00C409F6"/>
    <w:rsid w:val="00C4524A"/>
    <w:rsid w:val="00C501D2"/>
    <w:rsid w:val="00C50CB7"/>
    <w:rsid w:val="00C50D66"/>
    <w:rsid w:val="00C51C0A"/>
    <w:rsid w:val="00C52B0E"/>
    <w:rsid w:val="00C55159"/>
    <w:rsid w:val="00C55A12"/>
    <w:rsid w:val="00C57D86"/>
    <w:rsid w:val="00C605A3"/>
    <w:rsid w:val="00C60DE3"/>
    <w:rsid w:val="00C63324"/>
    <w:rsid w:val="00C6348E"/>
    <w:rsid w:val="00C650FC"/>
    <w:rsid w:val="00C66059"/>
    <w:rsid w:val="00C661D6"/>
    <w:rsid w:val="00C66BAE"/>
    <w:rsid w:val="00C67F96"/>
    <w:rsid w:val="00C71B0E"/>
    <w:rsid w:val="00C7239E"/>
    <w:rsid w:val="00C76FD1"/>
    <w:rsid w:val="00C770B6"/>
    <w:rsid w:val="00C77680"/>
    <w:rsid w:val="00C80E0A"/>
    <w:rsid w:val="00C81E2C"/>
    <w:rsid w:val="00C8457A"/>
    <w:rsid w:val="00C84A21"/>
    <w:rsid w:val="00C853AF"/>
    <w:rsid w:val="00C855AC"/>
    <w:rsid w:val="00C85E46"/>
    <w:rsid w:val="00C87C9D"/>
    <w:rsid w:val="00C90687"/>
    <w:rsid w:val="00C90905"/>
    <w:rsid w:val="00C9136C"/>
    <w:rsid w:val="00C924E8"/>
    <w:rsid w:val="00C927BF"/>
    <w:rsid w:val="00C962DF"/>
    <w:rsid w:val="00C96F2B"/>
    <w:rsid w:val="00CA0E31"/>
    <w:rsid w:val="00CA141D"/>
    <w:rsid w:val="00CA143A"/>
    <w:rsid w:val="00CA14F8"/>
    <w:rsid w:val="00CA501B"/>
    <w:rsid w:val="00CA600E"/>
    <w:rsid w:val="00CA68BD"/>
    <w:rsid w:val="00CA6E9B"/>
    <w:rsid w:val="00CA75D8"/>
    <w:rsid w:val="00CB10E1"/>
    <w:rsid w:val="00CB4CAC"/>
    <w:rsid w:val="00CB4DEC"/>
    <w:rsid w:val="00CB58A0"/>
    <w:rsid w:val="00CB6570"/>
    <w:rsid w:val="00CC0304"/>
    <w:rsid w:val="00CC0BA4"/>
    <w:rsid w:val="00CC0DA6"/>
    <w:rsid w:val="00CC230B"/>
    <w:rsid w:val="00CC2D6E"/>
    <w:rsid w:val="00CC2F64"/>
    <w:rsid w:val="00CC2F6D"/>
    <w:rsid w:val="00CC7052"/>
    <w:rsid w:val="00CC749A"/>
    <w:rsid w:val="00CC7EDB"/>
    <w:rsid w:val="00CD0301"/>
    <w:rsid w:val="00CD0D68"/>
    <w:rsid w:val="00CD1842"/>
    <w:rsid w:val="00CD4D5C"/>
    <w:rsid w:val="00CD505C"/>
    <w:rsid w:val="00CD50BF"/>
    <w:rsid w:val="00CD538D"/>
    <w:rsid w:val="00CD717F"/>
    <w:rsid w:val="00CD721E"/>
    <w:rsid w:val="00CE371B"/>
    <w:rsid w:val="00CE3F87"/>
    <w:rsid w:val="00CE483A"/>
    <w:rsid w:val="00CE49B2"/>
    <w:rsid w:val="00CE5529"/>
    <w:rsid w:val="00CE64C0"/>
    <w:rsid w:val="00CE662C"/>
    <w:rsid w:val="00CE716A"/>
    <w:rsid w:val="00CF00C7"/>
    <w:rsid w:val="00CF0806"/>
    <w:rsid w:val="00CF0946"/>
    <w:rsid w:val="00CF1AA5"/>
    <w:rsid w:val="00CF2EB3"/>
    <w:rsid w:val="00CF497C"/>
    <w:rsid w:val="00CF51B0"/>
    <w:rsid w:val="00CF543C"/>
    <w:rsid w:val="00CF5EE9"/>
    <w:rsid w:val="00CF5F02"/>
    <w:rsid w:val="00CF7CFB"/>
    <w:rsid w:val="00D00D0A"/>
    <w:rsid w:val="00D00EBC"/>
    <w:rsid w:val="00D02C81"/>
    <w:rsid w:val="00D0321C"/>
    <w:rsid w:val="00D05CB2"/>
    <w:rsid w:val="00D0662F"/>
    <w:rsid w:val="00D10391"/>
    <w:rsid w:val="00D10432"/>
    <w:rsid w:val="00D109C4"/>
    <w:rsid w:val="00D115B2"/>
    <w:rsid w:val="00D12364"/>
    <w:rsid w:val="00D12BAF"/>
    <w:rsid w:val="00D14908"/>
    <w:rsid w:val="00D15923"/>
    <w:rsid w:val="00D15B5B"/>
    <w:rsid w:val="00D16A46"/>
    <w:rsid w:val="00D170AF"/>
    <w:rsid w:val="00D170B6"/>
    <w:rsid w:val="00D17A93"/>
    <w:rsid w:val="00D2056B"/>
    <w:rsid w:val="00D20BB5"/>
    <w:rsid w:val="00D223F6"/>
    <w:rsid w:val="00D23783"/>
    <w:rsid w:val="00D23C54"/>
    <w:rsid w:val="00D25902"/>
    <w:rsid w:val="00D27831"/>
    <w:rsid w:val="00D27FE3"/>
    <w:rsid w:val="00D31E5A"/>
    <w:rsid w:val="00D31FB7"/>
    <w:rsid w:val="00D32C67"/>
    <w:rsid w:val="00D32C95"/>
    <w:rsid w:val="00D36037"/>
    <w:rsid w:val="00D377AA"/>
    <w:rsid w:val="00D37B94"/>
    <w:rsid w:val="00D40166"/>
    <w:rsid w:val="00D52EE0"/>
    <w:rsid w:val="00D538AB"/>
    <w:rsid w:val="00D53EF4"/>
    <w:rsid w:val="00D54167"/>
    <w:rsid w:val="00D54771"/>
    <w:rsid w:val="00D55BEC"/>
    <w:rsid w:val="00D6052E"/>
    <w:rsid w:val="00D610DF"/>
    <w:rsid w:val="00D625F0"/>
    <w:rsid w:val="00D63A3D"/>
    <w:rsid w:val="00D6569C"/>
    <w:rsid w:val="00D66642"/>
    <w:rsid w:val="00D66BD3"/>
    <w:rsid w:val="00D70841"/>
    <w:rsid w:val="00D72AFD"/>
    <w:rsid w:val="00D73259"/>
    <w:rsid w:val="00D738F5"/>
    <w:rsid w:val="00D745FB"/>
    <w:rsid w:val="00D778E3"/>
    <w:rsid w:val="00D82AEA"/>
    <w:rsid w:val="00D837FF"/>
    <w:rsid w:val="00D850A1"/>
    <w:rsid w:val="00D85E04"/>
    <w:rsid w:val="00D878D9"/>
    <w:rsid w:val="00D90DA6"/>
    <w:rsid w:val="00D921BC"/>
    <w:rsid w:val="00D92380"/>
    <w:rsid w:val="00D92C45"/>
    <w:rsid w:val="00D9308F"/>
    <w:rsid w:val="00D9410B"/>
    <w:rsid w:val="00D94278"/>
    <w:rsid w:val="00D9772F"/>
    <w:rsid w:val="00DA0A1D"/>
    <w:rsid w:val="00DA4D97"/>
    <w:rsid w:val="00DB07BB"/>
    <w:rsid w:val="00DB0B03"/>
    <w:rsid w:val="00DB100A"/>
    <w:rsid w:val="00DB1B6A"/>
    <w:rsid w:val="00DB1F0D"/>
    <w:rsid w:val="00DB3C17"/>
    <w:rsid w:val="00DB4155"/>
    <w:rsid w:val="00DC1428"/>
    <w:rsid w:val="00DC1497"/>
    <w:rsid w:val="00DC2A37"/>
    <w:rsid w:val="00DC32BD"/>
    <w:rsid w:val="00DC4D84"/>
    <w:rsid w:val="00DC524C"/>
    <w:rsid w:val="00DC72BB"/>
    <w:rsid w:val="00DD009F"/>
    <w:rsid w:val="00DD0D95"/>
    <w:rsid w:val="00DD33A4"/>
    <w:rsid w:val="00DD33DE"/>
    <w:rsid w:val="00DD3DAD"/>
    <w:rsid w:val="00DD6279"/>
    <w:rsid w:val="00DD67FE"/>
    <w:rsid w:val="00DD6E72"/>
    <w:rsid w:val="00DE193F"/>
    <w:rsid w:val="00DE27FA"/>
    <w:rsid w:val="00DE2AA4"/>
    <w:rsid w:val="00DE386B"/>
    <w:rsid w:val="00DE74F0"/>
    <w:rsid w:val="00DF13BB"/>
    <w:rsid w:val="00DF2E7E"/>
    <w:rsid w:val="00DF3C93"/>
    <w:rsid w:val="00DF3DF6"/>
    <w:rsid w:val="00DF4AA2"/>
    <w:rsid w:val="00E008C7"/>
    <w:rsid w:val="00E01050"/>
    <w:rsid w:val="00E02F70"/>
    <w:rsid w:val="00E0306D"/>
    <w:rsid w:val="00E031E8"/>
    <w:rsid w:val="00E04A29"/>
    <w:rsid w:val="00E058CF"/>
    <w:rsid w:val="00E0617D"/>
    <w:rsid w:val="00E064DF"/>
    <w:rsid w:val="00E074A3"/>
    <w:rsid w:val="00E10CAC"/>
    <w:rsid w:val="00E130EC"/>
    <w:rsid w:val="00E14C30"/>
    <w:rsid w:val="00E1634D"/>
    <w:rsid w:val="00E22B6F"/>
    <w:rsid w:val="00E23E47"/>
    <w:rsid w:val="00E244AE"/>
    <w:rsid w:val="00E2682E"/>
    <w:rsid w:val="00E27F07"/>
    <w:rsid w:val="00E31654"/>
    <w:rsid w:val="00E3171A"/>
    <w:rsid w:val="00E3177D"/>
    <w:rsid w:val="00E343EE"/>
    <w:rsid w:val="00E3469A"/>
    <w:rsid w:val="00E34965"/>
    <w:rsid w:val="00E34BA5"/>
    <w:rsid w:val="00E47FDE"/>
    <w:rsid w:val="00E50BCD"/>
    <w:rsid w:val="00E50F6D"/>
    <w:rsid w:val="00E51532"/>
    <w:rsid w:val="00E51B02"/>
    <w:rsid w:val="00E54175"/>
    <w:rsid w:val="00E55AC6"/>
    <w:rsid w:val="00E5676D"/>
    <w:rsid w:val="00E60655"/>
    <w:rsid w:val="00E60D9F"/>
    <w:rsid w:val="00E60FA5"/>
    <w:rsid w:val="00E669F9"/>
    <w:rsid w:val="00E707D8"/>
    <w:rsid w:val="00E714E5"/>
    <w:rsid w:val="00E75C28"/>
    <w:rsid w:val="00E80739"/>
    <w:rsid w:val="00E8333E"/>
    <w:rsid w:val="00E8490B"/>
    <w:rsid w:val="00E85AAC"/>
    <w:rsid w:val="00E9235A"/>
    <w:rsid w:val="00E932E9"/>
    <w:rsid w:val="00E93BA6"/>
    <w:rsid w:val="00E9430D"/>
    <w:rsid w:val="00E9508C"/>
    <w:rsid w:val="00E9618E"/>
    <w:rsid w:val="00E97344"/>
    <w:rsid w:val="00EA1803"/>
    <w:rsid w:val="00EA34CB"/>
    <w:rsid w:val="00EA351F"/>
    <w:rsid w:val="00EA6E14"/>
    <w:rsid w:val="00EB0BEC"/>
    <w:rsid w:val="00EB0EA0"/>
    <w:rsid w:val="00EB107D"/>
    <w:rsid w:val="00EB26B3"/>
    <w:rsid w:val="00EB2D2C"/>
    <w:rsid w:val="00EB3580"/>
    <w:rsid w:val="00EB3E88"/>
    <w:rsid w:val="00EB6AE2"/>
    <w:rsid w:val="00EC1A6A"/>
    <w:rsid w:val="00EC4C54"/>
    <w:rsid w:val="00EC5695"/>
    <w:rsid w:val="00EC5979"/>
    <w:rsid w:val="00EC7B5B"/>
    <w:rsid w:val="00ED07B4"/>
    <w:rsid w:val="00ED1499"/>
    <w:rsid w:val="00ED1F23"/>
    <w:rsid w:val="00ED3286"/>
    <w:rsid w:val="00ED3F43"/>
    <w:rsid w:val="00ED4050"/>
    <w:rsid w:val="00ED4369"/>
    <w:rsid w:val="00ED4E3A"/>
    <w:rsid w:val="00ED513E"/>
    <w:rsid w:val="00ED65E4"/>
    <w:rsid w:val="00ED6ED0"/>
    <w:rsid w:val="00ED79BE"/>
    <w:rsid w:val="00EE2982"/>
    <w:rsid w:val="00EE3B55"/>
    <w:rsid w:val="00EE74FF"/>
    <w:rsid w:val="00EE7E48"/>
    <w:rsid w:val="00EF41F1"/>
    <w:rsid w:val="00EF46C3"/>
    <w:rsid w:val="00EF4CD2"/>
    <w:rsid w:val="00EF736F"/>
    <w:rsid w:val="00EF75AB"/>
    <w:rsid w:val="00EF75EF"/>
    <w:rsid w:val="00EF7F92"/>
    <w:rsid w:val="00F0177B"/>
    <w:rsid w:val="00F039ED"/>
    <w:rsid w:val="00F06283"/>
    <w:rsid w:val="00F07D05"/>
    <w:rsid w:val="00F105A3"/>
    <w:rsid w:val="00F1101A"/>
    <w:rsid w:val="00F11F52"/>
    <w:rsid w:val="00F120F9"/>
    <w:rsid w:val="00F12D34"/>
    <w:rsid w:val="00F13C4F"/>
    <w:rsid w:val="00F1745C"/>
    <w:rsid w:val="00F17846"/>
    <w:rsid w:val="00F22CBA"/>
    <w:rsid w:val="00F231BC"/>
    <w:rsid w:val="00F23A87"/>
    <w:rsid w:val="00F23C42"/>
    <w:rsid w:val="00F24968"/>
    <w:rsid w:val="00F25E65"/>
    <w:rsid w:val="00F32032"/>
    <w:rsid w:val="00F33FF8"/>
    <w:rsid w:val="00F350BD"/>
    <w:rsid w:val="00F365BA"/>
    <w:rsid w:val="00F36A6C"/>
    <w:rsid w:val="00F36B92"/>
    <w:rsid w:val="00F372BE"/>
    <w:rsid w:val="00F42C8D"/>
    <w:rsid w:val="00F43B01"/>
    <w:rsid w:val="00F43EA6"/>
    <w:rsid w:val="00F461AC"/>
    <w:rsid w:val="00F472EB"/>
    <w:rsid w:val="00F51328"/>
    <w:rsid w:val="00F53169"/>
    <w:rsid w:val="00F53B22"/>
    <w:rsid w:val="00F54D32"/>
    <w:rsid w:val="00F57598"/>
    <w:rsid w:val="00F61C53"/>
    <w:rsid w:val="00F620A7"/>
    <w:rsid w:val="00F62BF2"/>
    <w:rsid w:val="00F62DFC"/>
    <w:rsid w:val="00F63B5A"/>
    <w:rsid w:val="00F65A84"/>
    <w:rsid w:val="00F66F7B"/>
    <w:rsid w:val="00F71622"/>
    <w:rsid w:val="00F73808"/>
    <w:rsid w:val="00F73F2C"/>
    <w:rsid w:val="00F747D9"/>
    <w:rsid w:val="00F81CA9"/>
    <w:rsid w:val="00F8237D"/>
    <w:rsid w:val="00F82E3D"/>
    <w:rsid w:val="00F83F59"/>
    <w:rsid w:val="00F85079"/>
    <w:rsid w:val="00F8770B"/>
    <w:rsid w:val="00F906E8"/>
    <w:rsid w:val="00F93FE3"/>
    <w:rsid w:val="00F940B1"/>
    <w:rsid w:val="00F95960"/>
    <w:rsid w:val="00F977C4"/>
    <w:rsid w:val="00FA0BE5"/>
    <w:rsid w:val="00FA23E0"/>
    <w:rsid w:val="00FA2F18"/>
    <w:rsid w:val="00FA6558"/>
    <w:rsid w:val="00FA7B58"/>
    <w:rsid w:val="00FA7C36"/>
    <w:rsid w:val="00FB1573"/>
    <w:rsid w:val="00FB199C"/>
    <w:rsid w:val="00FB3751"/>
    <w:rsid w:val="00FB3864"/>
    <w:rsid w:val="00FB3E45"/>
    <w:rsid w:val="00FB4364"/>
    <w:rsid w:val="00FB4DCE"/>
    <w:rsid w:val="00FB6EE1"/>
    <w:rsid w:val="00FC05B2"/>
    <w:rsid w:val="00FC2AFE"/>
    <w:rsid w:val="00FC37A4"/>
    <w:rsid w:val="00FC3899"/>
    <w:rsid w:val="00FC574C"/>
    <w:rsid w:val="00FC7DE2"/>
    <w:rsid w:val="00FD022E"/>
    <w:rsid w:val="00FD0B67"/>
    <w:rsid w:val="00FD2D30"/>
    <w:rsid w:val="00FD3C2D"/>
    <w:rsid w:val="00FD4839"/>
    <w:rsid w:val="00FD79A5"/>
    <w:rsid w:val="00FD7BC1"/>
    <w:rsid w:val="00FE37A5"/>
    <w:rsid w:val="00FE396C"/>
    <w:rsid w:val="00FE5403"/>
    <w:rsid w:val="00FE59C1"/>
    <w:rsid w:val="00FE5C32"/>
    <w:rsid w:val="00FE6BD9"/>
    <w:rsid w:val="00FE7007"/>
    <w:rsid w:val="00FF076E"/>
    <w:rsid w:val="00FF28B1"/>
    <w:rsid w:val="00FF2917"/>
    <w:rsid w:val="00FF2AC5"/>
    <w:rsid w:val="00FF46B8"/>
    <w:rsid w:val="00FF7943"/>
    <w:rsid w:val="061A4A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20AEA"/>
  <w15:docId w15:val="{1AADB4FD-697B-2B43-86DC-DA2C183C2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8C8"/>
    <w:rPr>
      <w:szCs w:val="20"/>
      <w:lang w:val="en-US"/>
    </w:rPr>
  </w:style>
  <w:style w:type="paragraph" w:styleId="Heading1">
    <w:name w:val="heading 1"/>
    <w:next w:val="BodyText"/>
    <w:link w:val="Heading1Char"/>
    <w:qFormat/>
    <w:rsid w:val="00A458C8"/>
    <w:pPr>
      <w:keepNext/>
      <w:pageBreakBefore/>
      <w:numPr>
        <w:numId w:val="59"/>
      </w:numPr>
      <w:spacing w:before="240" w:after="60"/>
      <w:outlineLvl w:val="0"/>
    </w:pPr>
    <w:rPr>
      <w:rFonts w:ascii="Arial" w:hAnsi="Arial"/>
      <w:b/>
      <w:noProof/>
      <w:kern w:val="28"/>
      <w:sz w:val="28"/>
      <w:szCs w:val="20"/>
      <w:lang w:val="en-US"/>
    </w:rPr>
  </w:style>
  <w:style w:type="paragraph" w:styleId="Heading2">
    <w:name w:val="heading 2"/>
    <w:basedOn w:val="Heading1"/>
    <w:next w:val="BodyText"/>
    <w:link w:val="Heading2Char"/>
    <w:qFormat/>
    <w:rsid w:val="00A458C8"/>
    <w:pPr>
      <w:pageBreakBefore w:val="0"/>
      <w:numPr>
        <w:ilvl w:val="1"/>
      </w:numPr>
      <w:outlineLvl w:val="1"/>
    </w:pPr>
  </w:style>
  <w:style w:type="paragraph" w:styleId="Heading3">
    <w:name w:val="heading 3"/>
    <w:basedOn w:val="Heading2"/>
    <w:next w:val="BodyText"/>
    <w:link w:val="Heading3Char"/>
    <w:qFormat/>
    <w:rsid w:val="00A458C8"/>
    <w:pPr>
      <w:numPr>
        <w:ilvl w:val="2"/>
      </w:numPr>
      <w:outlineLvl w:val="2"/>
    </w:pPr>
    <w:rPr>
      <w:sz w:val="24"/>
    </w:rPr>
  </w:style>
  <w:style w:type="paragraph" w:styleId="Heading4">
    <w:name w:val="heading 4"/>
    <w:basedOn w:val="Heading3"/>
    <w:next w:val="BodyText"/>
    <w:link w:val="Heading4Char"/>
    <w:qFormat/>
    <w:rsid w:val="00A458C8"/>
    <w:pPr>
      <w:numPr>
        <w:ilvl w:val="3"/>
        <w:numId w:val="0"/>
      </w:numPr>
      <w:outlineLvl w:val="3"/>
    </w:pPr>
  </w:style>
  <w:style w:type="paragraph" w:styleId="Heading5">
    <w:name w:val="heading 5"/>
    <w:basedOn w:val="Heading4"/>
    <w:next w:val="BodyText"/>
    <w:link w:val="Heading5Char"/>
    <w:qFormat/>
    <w:rsid w:val="00A458C8"/>
    <w:pPr>
      <w:numPr>
        <w:ilvl w:val="4"/>
      </w:numPr>
      <w:outlineLvl w:val="4"/>
    </w:pPr>
  </w:style>
  <w:style w:type="paragraph" w:styleId="Heading6">
    <w:name w:val="heading 6"/>
    <w:basedOn w:val="Heading5"/>
    <w:next w:val="BodyText"/>
    <w:qFormat/>
    <w:rsid w:val="00A458C8"/>
    <w:pPr>
      <w:numPr>
        <w:ilvl w:val="5"/>
      </w:numPr>
      <w:outlineLvl w:val="5"/>
    </w:pPr>
  </w:style>
  <w:style w:type="paragraph" w:styleId="Heading7">
    <w:name w:val="heading 7"/>
    <w:basedOn w:val="Heading6"/>
    <w:next w:val="BodyText"/>
    <w:link w:val="Heading7Char"/>
    <w:qFormat/>
    <w:rsid w:val="00A458C8"/>
    <w:pPr>
      <w:numPr>
        <w:ilvl w:val="6"/>
      </w:numPr>
      <w:outlineLvl w:val="6"/>
    </w:pPr>
  </w:style>
  <w:style w:type="paragraph" w:styleId="Heading8">
    <w:name w:val="heading 8"/>
    <w:basedOn w:val="Heading7"/>
    <w:next w:val="BodyText"/>
    <w:qFormat/>
    <w:rsid w:val="00A458C8"/>
    <w:pPr>
      <w:numPr>
        <w:ilvl w:val="7"/>
      </w:numPr>
      <w:outlineLvl w:val="7"/>
    </w:pPr>
  </w:style>
  <w:style w:type="paragraph" w:styleId="Heading9">
    <w:name w:val="heading 9"/>
    <w:basedOn w:val="Heading8"/>
    <w:next w:val="BodyText"/>
    <w:qFormat/>
    <w:rsid w:val="00A458C8"/>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458C8"/>
    <w:pPr>
      <w:pBdr>
        <w:bottom w:val="single" w:sz="8" w:space="4" w:color="4F81BD"/>
      </w:pBdr>
      <w:spacing w:before="0" w:after="300"/>
      <w:contextualSpacing/>
    </w:pPr>
    <w:rPr>
      <w:rFonts w:ascii="Cambria" w:hAnsi="Cambria"/>
      <w:color w:val="17365D"/>
      <w:spacing w:val="5"/>
      <w:kern w:val="28"/>
      <w:sz w:val="52"/>
      <w:szCs w:val="52"/>
    </w:rPr>
  </w:style>
  <w:style w:type="table" w:customStyle="1" w:styleId="TableNormal00">
    <w:name w:val="TableNormal0"/>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customStyle="1" w:styleId="TableNormal2">
    <w:name w:val="TableNormal2"/>
    <w:tblPr>
      <w:tblCellMar>
        <w:top w:w="100" w:type="dxa"/>
        <w:left w:w="100" w:type="dxa"/>
        <w:bottom w:w="100" w:type="dxa"/>
        <w:right w:w="100" w:type="dxa"/>
      </w:tblCellMar>
    </w:tblPr>
  </w:style>
  <w:style w:type="table" w:customStyle="1" w:styleId="TableNormal3">
    <w:name w:val="TableNormal3"/>
    <w:tblPr>
      <w:tblCellMar>
        <w:top w:w="100" w:type="dxa"/>
        <w:left w:w="100" w:type="dxa"/>
        <w:bottom w:w="100" w:type="dxa"/>
        <w:right w:w="100" w:type="dxa"/>
      </w:tblCellMar>
    </w:tblPr>
  </w:style>
  <w:style w:type="table" w:customStyle="1" w:styleId="TableNormal4">
    <w:name w:val="TableNormal4"/>
    <w:tblPr>
      <w:tblCellMar>
        <w:top w:w="100" w:type="dxa"/>
        <w:left w:w="100" w:type="dxa"/>
        <w:bottom w:w="100" w:type="dxa"/>
        <w:right w:w="100" w:type="dxa"/>
      </w:tblCellMar>
    </w:tblPr>
  </w:style>
  <w:style w:type="table" w:customStyle="1" w:styleId="TableNormal20">
    <w:name w:val="TableNormal20"/>
    <w:tblPr>
      <w:tblCellMar>
        <w:top w:w="100" w:type="dxa"/>
        <w:left w:w="100" w:type="dxa"/>
        <w:bottom w:w="100" w:type="dxa"/>
        <w:right w:w="100" w:type="dxa"/>
      </w:tblCellMar>
    </w:tblPr>
  </w:style>
  <w:style w:type="table" w:customStyle="1" w:styleId="TableNormal10">
    <w:name w:val="TableNormal10"/>
    <w:tblPr>
      <w:tblCellMar>
        <w:top w:w="100" w:type="dxa"/>
        <w:left w:w="100" w:type="dxa"/>
        <w:bottom w:w="100" w:type="dxa"/>
        <w:right w:w="100" w:type="dxa"/>
      </w:tblCellMar>
    </w:tblPr>
  </w:style>
  <w:style w:type="paragraph" w:styleId="BodyText">
    <w:name w:val="Body Text"/>
    <w:link w:val="BodyTextChar"/>
    <w:qFormat/>
    <w:rsid w:val="006F1C0B"/>
    <w:pPr>
      <w:widowControl w:val="0"/>
    </w:pPr>
    <w:rPr>
      <w:szCs w:val="20"/>
      <w:lang w:val="en-US"/>
    </w:rPr>
  </w:style>
  <w:style w:type="character" w:customStyle="1" w:styleId="BodyTextChar">
    <w:name w:val="Body Text Char"/>
    <w:link w:val="BodyText"/>
    <w:rsid w:val="006F1C0B"/>
    <w:rPr>
      <w:szCs w:val="20"/>
      <w:lang w:val="en-US"/>
    </w:rPr>
  </w:style>
  <w:style w:type="character" w:customStyle="1" w:styleId="Titre2Car">
    <w:name w:val="Titre 2 Car"/>
    <w:rsid w:val="004B576F"/>
    <w:rPr>
      <w:rFonts w:ascii="Arial" w:hAnsi="Arial"/>
      <w:b/>
      <w:noProof/>
      <w:kern w:val="28"/>
      <w:sz w:val="28"/>
    </w:rPr>
  </w:style>
  <w:style w:type="paragraph" w:customStyle="1" w:styleId="AppendixHeading4">
    <w:name w:val="Appendix Heading 4"/>
    <w:basedOn w:val="Heading4"/>
    <w:link w:val="AppendixHeading4Char"/>
    <w:qFormat/>
    <w:rsid w:val="00A458C8"/>
    <w:pPr>
      <w:numPr>
        <w:ilvl w:val="0"/>
      </w:numPr>
    </w:pPr>
  </w:style>
  <w:style w:type="paragraph" w:styleId="List">
    <w:name w:val="List"/>
    <w:basedOn w:val="BodyText"/>
    <w:link w:val="ListChar"/>
    <w:rsid w:val="00A458C8"/>
    <w:pPr>
      <w:ind w:left="1080" w:hanging="720"/>
    </w:pPr>
  </w:style>
  <w:style w:type="paragraph" w:styleId="ListBullet">
    <w:name w:val="List Bullet"/>
    <w:basedOn w:val="Normal"/>
    <w:link w:val="ListBulletChar"/>
    <w:unhideWhenUsed/>
    <w:rsid w:val="00A458C8"/>
    <w:pPr>
      <w:numPr>
        <w:numId w:val="62"/>
      </w:numPr>
    </w:pPr>
  </w:style>
  <w:style w:type="paragraph" w:styleId="Bibliography">
    <w:name w:val="Bibliography"/>
    <w:basedOn w:val="Normal"/>
    <w:next w:val="Normal"/>
    <w:uiPriority w:val="37"/>
    <w:unhideWhenUsed/>
    <w:rsid w:val="00A458C8"/>
  </w:style>
  <w:style w:type="paragraph" w:styleId="BlockText">
    <w:name w:val="Block Text"/>
    <w:basedOn w:val="Normal"/>
    <w:rsid w:val="00A458C8"/>
    <w:pPr>
      <w:spacing w:after="120"/>
      <w:ind w:left="1440" w:right="1440"/>
    </w:pPr>
  </w:style>
  <w:style w:type="paragraph" w:styleId="List2">
    <w:name w:val="List 2"/>
    <w:basedOn w:val="List"/>
    <w:link w:val="List2Char"/>
    <w:rsid w:val="00A458C8"/>
    <w:pPr>
      <w:ind w:left="1440"/>
    </w:pPr>
  </w:style>
  <w:style w:type="paragraph" w:styleId="TOC1">
    <w:name w:val="toc 1"/>
    <w:next w:val="Normal"/>
    <w:uiPriority w:val="39"/>
    <w:rsid w:val="00A458C8"/>
    <w:pPr>
      <w:tabs>
        <w:tab w:val="right" w:leader="dot" w:pos="9346"/>
      </w:tabs>
      <w:spacing w:before="0"/>
      <w:ind w:left="288" w:hanging="288"/>
    </w:pPr>
    <w:rPr>
      <w:lang w:val="en-US"/>
    </w:rPr>
  </w:style>
  <w:style w:type="paragraph" w:styleId="TOC2">
    <w:name w:val="toc 2"/>
    <w:basedOn w:val="TOC1"/>
    <w:next w:val="Normal"/>
    <w:uiPriority w:val="39"/>
    <w:rsid w:val="00A458C8"/>
    <w:pPr>
      <w:tabs>
        <w:tab w:val="clear" w:pos="9346"/>
        <w:tab w:val="right" w:leader="dot" w:pos="9350"/>
      </w:tabs>
      <w:ind w:left="720" w:hanging="432"/>
    </w:pPr>
  </w:style>
  <w:style w:type="paragraph" w:styleId="TOC3">
    <w:name w:val="toc 3"/>
    <w:basedOn w:val="TOC2"/>
    <w:next w:val="Normal"/>
    <w:uiPriority w:val="39"/>
    <w:rsid w:val="00A458C8"/>
    <w:pPr>
      <w:ind w:left="1152" w:hanging="576"/>
    </w:pPr>
  </w:style>
  <w:style w:type="paragraph" w:styleId="TOC4">
    <w:name w:val="toc 4"/>
    <w:basedOn w:val="TOC3"/>
    <w:next w:val="Normal"/>
    <w:uiPriority w:val="39"/>
    <w:rsid w:val="00A458C8"/>
    <w:pPr>
      <w:ind w:left="1584" w:hanging="720"/>
    </w:pPr>
  </w:style>
  <w:style w:type="paragraph" w:styleId="TOC5">
    <w:name w:val="toc 5"/>
    <w:basedOn w:val="TOC4"/>
    <w:next w:val="Normal"/>
    <w:uiPriority w:val="39"/>
    <w:rsid w:val="00A458C8"/>
    <w:pPr>
      <w:ind w:left="2160" w:hanging="1008"/>
    </w:pPr>
  </w:style>
  <w:style w:type="paragraph" w:styleId="TOC6">
    <w:name w:val="toc 6"/>
    <w:basedOn w:val="TOC5"/>
    <w:next w:val="Normal"/>
    <w:uiPriority w:val="39"/>
    <w:rsid w:val="00A458C8"/>
    <w:pPr>
      <w:ind w:left="2592" w:hanging="1152"/>
    </w:pPr>
  </w:style>
  <w:style w:type="paragraph" w:styleId="TOC7">
    <w:name w:val="toc 7"/>
    <w:basedOn w:val="TOC6"/>
    <w:next w:val="Normal"/>
    <w:uiPriority w:val="39"/>
    <w:rsid w:val="00A458C8"/>
    <w:pPr>
      <w:ind w:left="3024" w:hanging="1296"/>
    </w:pPr>
  </w:style>
  <w:style w:type="paragraph" w:styleId="TOC8">
    <w:name w:val="toc 8"/>
    <w:basedOn w:val="TOC7"/>
    <w:next w:val="Normal"/>
    <w:uiPriority w:val="39"/>
    <w:rsid w:val="00A458C8"/>
    <w:pPr>
      <w:ind w:left="3456" w:hanging="1440"/>
    </w:pPr>
  </w:style>
  <w:style w:type="paragraph" w:styleId="TOC9">
    <w:name w:val="toc 9"/>
    <w:basedOn w:val="TOC8"/>
    <w:next w:val="Normal"/>
    <w:uiPriority w:val="39"/>
    <w:rsid w:val="00A458C8"/>
    <w:pPr>
      <w:ind w:left="4032" w:hanging="1728"/>
    </w:pPr>
  </w:style>
  <w:style w:type="paragraph" w:customStyle="1" w:styleId="TableEntry">
    <w:name w:val="Table Entry"/>
    <w:basedOn w:val="BodyText"/>
    <w:link w:val="TableEntryChar"/>
    <w:qFormat/>
    <w:rsid w:val="00A458C8"/>
    <w:pPr>
      <w:spacing w:before="40" w:after="40"/>
      <w:ind w:left="72" w:right="72"/>
    </w:pPr>
    <w:rPr>
      <w:sz w:val="18"/>
    </w:rPr>
  </w:style>
  <w:style w:type="paragraph" w:customStyle="1" w:styleId="TableEntryHeader">
    <w:name w:val="Table Entry Header"/>
    <w:basedOn w:val="TableEntry"/>
    <w:link w:val="TableEntryHeaderChar"/>
    <w:qFormat/>
    <w:rsid w:val="00A458C8"/>
    <w:pPr>
      <w:keepNext/>
      <w:jc w:val="center"/>
    </w:pPr>
    <w:rPr>
      <w:rFonts w:ascii="Arial" w:hAnsi="Arial"/>
      <w:b/>
      <w:sz w:val="20"/>
    </w:rPr>
  </w:style>
  <w:style w:type="paragraph" w:customStyle="1" w:styleId="TableTitle">
    <w:name w:val="Table Title"/>
    <w:basedOn w:val="BodyText"/>
    <w:link w:val="TableTitleChar1"/>
    <w:qFormat/>
    <w:rsid w:val="00A458C8"/>
    <w:pPr>
      <w:keepNext/>
      <w:spacing w:before="300" w:after="60"/>
      <w:jc w:val="center"/>
    </w:pPr>
    <w:rPr>
      <w:rFonts w:ascii="Arial" w:hAnsi="Arial"/>
      <w:b/>
      <w:sz w:val="22"/>
    </w:rPr>
  </w:style>
  <w:style w:type="paragraph" w:customStyle="1" w:styleId="FigureTitle">
    <w:name w:val="Figure Title"/>
    <w:basedOn w:val="TableTitle"/>
    <w:link w:val="FigureTitleChar"/>
    <w:qFormat/>
    <w:rsid w:val="00CB4CAC"/>
    <w:pPr>
      <w:keepNext w:val="0"/>
      <w:keepLines/>
      <w:spacing w:before="60" w:after="300"/>
    </w:pPr>
  </w:style>
  <w:style w:type="paragraph" w:customStyle="1" w:styleId="XMLExample">
    <w:name w:val="XML Example"/>
    <w:basedOn w:val="BodyText"/>
    <w:rsid w:val="00A458C8"/>
    <w:pPr>
      <w:spacing w:before="0"/>
    </w:pPr>
    <w:rPr>
      <w:rFonts w:ascii="Courier New" w:hAnsi="Courier New" w:cs="Courier New"/>
      <w:sz w:val="20"/>
    </w:rPr>
  </w:style>
  <w:style w:type="paragraph" w:styleId="List3">
    <w:name w:val="List 3"/>
    <w:basedOn w:val="Normal"/>
    <w:link w:val="List3Char"/>
    <w:rsid w:val="00A458C8"/>
    <w:pPr>
      <w:ind w:left="1800" w:hanging="720"/>
    </w:pPr>
  </w:style>
  <w:style w:type="paragraph" w:styleId="ListContinue">
    <w:name w:val="List Continue"/>
    <w:basedOn w:val="Normal"/>
    <w:link w:val="ListContinueChar"/>
    <w:uiPriority w:val="99"/>
    <w:unhideWhenUsed/>
    <w:rsid w:val="00A458C8"/>
    <w:pPr>
      <w:ind w:left="360"/>
      <w:contextualSpacing/>
    </w:pPr>
  </w:style>
  <w:style w:type="paragraph" w:styleId="ListContinue2">
    <w:name w:val="List Continue 2"/>
    <w:basedOn w:val="Normal"/>
    <w:uiPriority w:val="99"/>
    <w:unhideWhenUsed/>
    <w:rsid w:val="00A458C8"/>
    <w:pPr>
      <w:ind w:left="720"/>
      <w:contextualSpacing/>
    </w:pPr>
  </w:style>
  <w:style w:type="paragraph" w:customStyle="1" w:styleId="ParagraphHeading">
    <w:name w:val="Paragraph Heading"/>
    <w:basedOn w:val="Caption"/>
    <w:next w:val="BodyText"/>
    <w:rsid w:val="00A458C8"/>
    <w:pPr>
      <w:spacing w:before="180"/>
    </w:pPr>
  </w:style>
  <w:style w:type="paragraph" w:customStyle="1" w:styleId="ListNumberContinue">
    <w:name w:val="List Number Continue"/>
    <w:basedOn w:val="Normal"/>
    <w:rsid w:val="00A458C8"/>
    <w:pPr>
      <w:spacing w:before="60"/>
      <w:ind w:left="900"/>
    </w:pPr>
  </w:style>
  <w:style w:type="paragraph" w:styleId="BodyText3">
    <w:name w:val="Body Text 3"/>
    <w:basedOn w:val="Normal"/>
    <w:link w:val="BodyText3Char"/>
    <w:rsid w:val="00A458C8"/>
    <w:pPr>
      <w:spacing w:after="120"/>
    </w:pPr>
    <w:rPr>
      <w:sz w:val="16"/>
      <w:szCs w:val="16"/>
    </w:rPr>
  </w:style>
  <w:style w:type="character" w:customStyle="1" w:styleId="BodyText3Char">
    <w:name w:val="Body Text 3 Char"/>
    <w:link w:val="BodyText3"/>
    <w:rsid w:val="00A458C8"/>
    <w:rPr>
      <w:sz w:val="16"/>
      <w:szCs w:val="16"/>
      <w:lang w:val="en-US"/>
    </w:rPr>
  </w:style>
  <w:style w:type="character" w:customStyle="1" w:styleId="ListBulletChar">
    <w:name w:val="List Bullet Char"/>
    <w:link w:val="ListBullet"/>
    <w:rsid w:val="00A458C8"/>
    <w:rPr>
      <w:szCs w:val="20"/>
      <w:lang w:val="en-US"/>
    </w:rPr>
  </w:style>
  <w:style w:type="paragraph" w:customStyle="1" w:styleId="List3Continue">
    <w:name w:val="List 3 Continue"/>
    <w:basedOn w:val="List3"/>
    <w:rsid w:val="00A458C8"/>
    <w:pPr>
      <w:ind w:firstLine="0"/>
    </w:pPr>
  </w:style>
  <w:style w:type="paragraph" w:customStyle="1" w:styleId="AppendixHeading2">
    <w:name w:val="Appendix Heading 2"/>
    <w:basedOn w:val="AppendixHeading1"/>
    <w:next w:val="BodyText"/>
    <w:rsid w:val="00A458C8"/>
    <w:pPr>
      <w:outlineLvl w:val="1"/>
    </w:pPr>
  </w:style>
  <w:style w:type="paragraph" w:customStyle="1" w:styleId="AppendixHeading1">
    <w:name w:val="Appendix Heading 1"/>
    <w:next w:val="BodyText"/>
    <w:rsid w:val="00A458C8"/>
    <w:pPr>
      <w:tabs>
        <w:tab w:val="left" w:pos="900"/>
      </w:tabs>
      <w:spacing w:before="240" w:after="60"/>
      <w:outlineLvl w:val="0"/>
    </w:pPr>
    <w:rPr>
      <w:rFonts w:ascii="Arial" w:hAnsi="Arial"/>
      <w:b/>
      <w:noProof/>
      <w:kern w:val="28"/>
      <w:sz w:val="28"/>
      <w:szCs w:val="20"/>
      <w:lang w:val="en-US"/>
    </w:rPr>
  </w:style>
  <w:style w:type="paragraph" w:customStyle="1" w:styleId="AppendixHeading3">
    <w:name w:val="Appendix Heading 3"/>
    <w:basedOn w:val="AppendixHeading2"/>
    <w:next w:val="BodyText"/>
    <w:rsid w:val="00A458C8"/>
    <w:pPr>
      <w:numPr>
        <w:ilvl w:val="2"/>
        <w:numId w:val="56"/>
      </w:numPr>
      <w:outlineLvl w:val="2"/>
    </w:pPr>
    <w:rPr>
      <w:sz w:val="24"/>
    </w:rPr>
  </w:style>
  <w:style w:type="character" w:styleId="FootnoteReference">
    <w:name w:val="footnote reference"/>
    <w:uiPriority w:val="99"/>
    <w:semiHidden/>
    <w:rsid w:val="00A458C8"/>
    <w:rPr>
      <w:vertAlign w:val="superscript"/>
    </w:rPr>
  </w:style>
  <w:style w:type="paragraph" w:styleId="Header">
    <w:name w:val="header"/>
    <w:basedOn w:val="Normal"/>
    <w:link w:val="HeaderChar"/>
    <w:uiPriority w:val="99"/>
    <w:rsid w:val="00A458C8"/>
    <w:pPr>
      <w:tabs>
        <w:tab w:val="center" w:pos="4320"/>
        <w:tab w:val="right" w:pos="8640"/>
      </w:tabs>
    </w:pPr>
  </w:style>
  <w:style w:type="paragraph" w:styleId="FootnoteText">
    <w:name w:val="footnote text"/>
    <w:basedOn w:val="Normal"/>
    <w:link w:val="FootnoteTextChar"/>
    <w:uiPriority w:val="99"/>
    <w:semiHidden/>
    <w:rsid w:val="00A458C8"/>
    <w:rPr>
      <w:sz w:val="20"/>
    </w:rPr>
  </w:style>
  <w:style w:type="character" w:styleId="PageNumber">
    <w:name w:val="page number"/>
    <w:rsid w:val="00A458C8"/>
  </w:style>
  <w:style w:type="paragraph" w:styleId="Footer">
    <w:name w:val="footer"/>
    <w:basedOn w:val="Normal"/>
    <w:link w:val="FooterChar"/>
    <w:uiPriority w:val="99"/>
    <w:rsid w:val="00A458C8"/>
    <w:pPr>
      <w:tabs>
        <w:tab w:val="center" w:pos="4320"/>
        <w:tab w:val="right" w:pos="8640"/>
      </w:tabs>
    </w:pPr>
  </w:style>
  <w:style w:type="character" w:styleId="FollowedHyperlink">
    <w:name w:val="FollowedHyperlink"/>
    <w:uiPriority w:val="99"/>
    <w:rsid w:val="00A458C8"/>
    <w:rPr>
      <w:color w:val="800080"/>
      <w:u w:val="single"/>
    </w:rPr>
  </w:style>
  <w:style w:type="paragraph" w:customStyle="1" w:styleId="Glossary">
    <w:name w:val="Glossary"/>
    <w:basedOn w:val="Heading1"/>
    <w:rsid w:val="00A458C8"/>
    <w:pPr>
      <w:numPr>
        <w:numId w:val="0"/>
      </w:numPr>
    </w:pPr>
  </w:style>
  <w:style w:type="character" w:styleId="Hyperlink">
    <w:name w:val="Hyperlink"/>
    <w:uiPriority w:val="99"/>
    <w:rsid w:val="00A458C8"/>
    <w:rPr>
      <w:color w:val="0000FF"/>
      <w:u w:val="single"/>
    </w:rPr>
  </w:style>
  <w:style w:type="paragraph" w:styleId="DocumentMap">
    <w:name w:val="Document Map"/>
    <w:basedOn w:val="Normal"/>
    <w:semiHidden/>
    <w:rsid w:val="00A458C8"/>
    <w:pPr>
      <w:shd w:val="clear" w:color="auto" w:fill="000080"/>
    </w:pPr>
    <w:rPr>
      <w:rFonts w:ascii="Tahoma" w:hAnsi="Tahoma" w:cs="Tahoma"/>
    </w:rPr>
  </w:style>
  <w:style w:type="paragraph" w:styleId="CommentText">
    <w:name w:val="annotation text"/>
    <w:basedOn w:val="Normal"/>
    <w:link w:val="CommentTextChar"/>
    <w:uiPriority w:val="99"/>
    <w:rsid w:val="00A458C8"/>
    <w:rPr>
      <w:sz w:val="20"/>
    </w:rPr>
  </w:style>
  <w:style w:type="character" w:customStyle="1" w:styleId="CommentTextChar">
    <w:name w:val="Comment Text Char"/>
    <w:link w:val="CommentText"/>
    <w:uiPriority w:val="99"/>
    <w:rsid w:val="00A458C8"/>
    <w:rPr>
      <w:sz w:val="20"/>
      <w:szCs w:val="20"/>
      <w:lang w:val="en-US"/>
    </w:rPr>
  </w:style>
  <w:style w:type="paragraph" w:styleId="ListContinue3">
    <w:name w:val="List Continue 3"/>
    <w:basedOn w:val="Normal"/>
    <w:uiPriority w:val="99"/>
    <w:unhideWhenUsed/>
    <w:rsid w:val="00A458C8"/>
    <w:pPr>
      <w:ind w:left="1080"/>
      <w:contextualSpacing/>
    </w:pPr>
  </w:style>
  <w:style w:type="paragraph" w:styleId="ListContinue4">
    <w:name w:val="List Continue 4"/>
    <w:basedOn w:val="Normal"/>
    <w:uiPriority w:val="99"/>
    <w:unhideWhenUsed/>
    <w:rsid w:val="00A458C8"/>
    <w:pPr>
      <w:ind w:left="1440"/>
      <w:contextualSpacing/>
    </w:pPr>
  </w:style>
  <w:style w:type="paragraph" w:styleId="ListContinue5">
    <w:name w:val="List Continue 5"/>
    <w:basedOn w:val="Normal"/>
    <w:uiPriority w:val="99"/>
    <w:unhideWhenUsed/>
    <w:rsid w:val="00A458C8"/>
    <w:pPr>
      <w:ind w:left="1800"/>
      <w:contextualSpacing/>
    </w:pPr>
  </w:style>
  <w:style w:type="paragraph" w:styleId="ListNumber2">
    <w:name w:val="List Number 2"/>
    <w:basedOn w:val="Normal"/>
    <w:link w:val="ListNumber2Char"/>
    <w:rsid w:val="00A458C8"/>
    <w:pPr>
      <w:numPr>
        <w:numId w:val="87"/>
      </w:numPr>
    </w:pPr>
  </w:style>
  <w:style w:type="paragraph" w:styleId="ListNumber3">
    <w:name w:val="List Number 3"/>
    <w:basedOn w:val="Normal"/>
    <w:rsid w:val="00A458C8"/>
    <w:pPr>
      <w:numPr>
        <w:numId w:val="70"/>
      </w:numPr>
    </w:pPr>
  </w:style>
  <w:style w:type="paragraph" w:styleId="ListNumber4">
    <w:name w:val="List Number 4"/>
    <w:basedOn w:val="Normal"/>
    <w:rsid w:val="00A458C8"/>
    <w:pPr>
      <w:numPr>
        <w:numId w:val="71"/>
      </w:numPr>
    </w:pPr>
  </w:style>
  <w:style w:type="paragraph" w:styleId="ListNumber5">
    <w:name w:val="List Number 5"/>
    <w:basedOn w:val="Normal"/>
    <w:uiPriority w:val="99"/>
    <w:unhideWhenUsed/>
    <w:rsid w:val="00A458C8"/>
    <w:pPr>
      <w:numPr>
        <w:numId w:val="72"/>
      </w:numPr>
    </w:pPr>
  </w:style>
  <w:style w:type="paragraph" w:styleId="PlainText">
    <w:name w:val="Plain Text"/>
    <w:basedOn w:val="Normal"/>
    <w:rsid w:val="00A458C8"/>
    <w:rPr>
      <w:rFonts w:ascii="Courier New" w:hAnsi="Courier New" w:cs="Courier New"/>
      <w:sz w:val="20"/>
    </w:rPr>
  </w:style>
  <w:style w:type="character" w:customStyle="1" w:styleId="BodyTextChar3">
    <w:name w:val="Body Text Char3"/>
    <w:aliases w:val="Body Text Char Char Char Char"/>
    <w:rsid w:val="00A458C8"/>
    <w:rPr>
      <w:noProof/>
      <w:sz w:val="24"/>
      <w:lang w:val="en-US" w:eastAsia="en-US" w:bidi="ar-SA"/>
    </w:rPr>
  </w:style>
  <w:style w:type="paragraph" w:styleId="TableofFigures">
    <w:name w:val="table of figures"/>
    <w:basedOn w:val="Normal"/>
    <w:next w:val="Normal"/>
    <w:semiHidden/>
    <w:rsid w:val="00A458C8"/>
    <w:pPr>
      <w:ind w:left="480" w:hanging="480"/>
    </w:pPr>
  </w:style>
  <w:style w:type="paragraph" w:customStyle="1" w:styleId="Note">
    <w:name w:val="Note"/>
    <w:basedOn w:val="Normal"/>
    <w:link w:val="NoteChar"/>
    <w:qFormat/>
    <w:rsid w:val="00A458C8"/>
    <w:pPr>
      <w:tabs>
        <w:tab w:val="left" w:pos="720"/>
        <w:tab w:val="left" w:pos="1216"/>
        <w:tab w:val="left" w:pos="1936"/>
        <w:tab w:val="left" w:pos="2536"/>
        <w:tab w:val="left" w:pos="3616"/>
        <w:tab w:val="left" w:pos="5056"/>
        <w:tab w:val="right" w:leader="dot" w:pos="8644"/>
      </w:tabs>
      <w:suppressAutoHyphens/>
      <w:spacing w:after="60"/>
      <w:ind w:left="734" w:hanging="547"/>
    </w:pPr>
    <w:rPr>
      <w:sz w:val="18"/>
    </w:rPr>
  </w:style>
  <w:style w:type="character" w:styleId="CommentReference">
    <w:name w:val="annotation reference"/>
    <w:uiPriority w:val="99"/>
    <w:rsid w:val="00A458C8"/>
    <w:rPr>
      <w:sz w:val="16"/>
      <w:szCs w:val="16"/>
    </w:rPr>
  </w:style>
  <w:style w:type="paragraph" w:styleId="TableofAuthorities">
    <w:name w:val="table of authorities"/>
    <w:basedOn w:val="Normal"/>
    <w:next w:val="Normal"/>
    <w:rsid w:val="00A458C8"/>
    <w:pPr>
      <w:ind w:left="240" w:hanging="240"/>
    </w:pPr>
  </w:style>
  <w:style w:type="paragraph" w:styleId="BodyTextIndent2">
    <w:name w:val="Body Text Indent 2"/>
    <w:basedOn w:val="Normal"/>
    <w:rsid w:val="00A458C8"/>
    <w:pPr>
      <w:ind w:left="1620" w:hanging="360"/>
    </w:pPr>
  </w:style>
  <w:style w:type="paragraph" w:styleId="BodyTextFirstIndent">
    <w:name w:val="Body Text First Indent"/>
    <w:basedOn w:val="BodyText"/>
    <w:link w:val="BodyTextFirstIndentChar"/>
    <w:rsid w:val="00A458C8"/>
    <w:pPr>
      <w:spacing w:after="120"/>
      <w:ind w:firstLine="210"/>
    </w:pPr>
  </w:style>
  <w:style w:type="paragraph" w:customStyle="1" w:styleId="EditorInstructions">
    <w:name w:val="Editor Instructions"/>
    <w:basedOn w:val="BodyText"/>
    <w:rsid w:val="00A458C8"/>
    <w:pPr>
      <w:pBdr>
        <w:top w:val="single" w:sz="4" w:space="1" w:color="auto"/>
        <w:left w:val="single" w:sz="4" w:space="4" w:color="auto"/>
        <w:bottom w:val="single" w:sz="4" w:space="1" w:color="auto"/>
        <w:right w:val="single" w:sz="4" w:space="4" w:color="auto"/>
      </w:pBdr>
    </w:pPr>
    <w:rPr>
      <w:i/>
      <w:iCs/>
    </w:rPr>
  </w:style>
  <w:style w:type="character" w:customStyle="1" w:styleId="DeleteText">
    <w:name w:val="Delete Text"/>
    <w:rsid w:val="00A458C8"/>
    <w:rPr>
      <w:b/>
      <w:strike/>
      <w:dstrike w:val="0"/>
      <w:vertAlign w:val="baseline"/>
    </w:rPr>
  </w:style>
  <w:style w:type="character" w:customStyle="1" w:styleId="keyword">
    <w:name w:val="keyword"/>
    <w:rsid w:val="00A458C8"/>
    <w:rPr>
      <w:rFonts w:ascii="Bookman Old Style" w:hAnsi="Bookman Old Style"/>
      <w:b/>
      <w:caps/>
      <w:sz w:val="16"/>
    </w:rPr>
  </w:style>
  <w:style w:type="paragraph" w:styleId="BalloonText">
    <w:name w:val="Balloon Text"/>
    <w:basedOn w:val="Normal"/>
    <w:link w:val="BalloonTextChar"/>
    <w:uiPriority w:val="99"/>
    <w:semiHidden/>
    <w:unhideWhenUsed/>
    <w:rsid w:val="00A458C8"/>
    <w:pPr>
      <w:spacing w:before="0"/>
    </w:pPr>
    <w:rPr>
      <w:rFonts w:ascii="Tahoma" w:hAnsi="Tahoma" w:cs="Tahoma"/>
      <w:sz w:val="16"/>
      <w:szCs w:val="16"/>
    </w:rPr>
  </w:style>
  <w:style w:type="paragraph" w:customStyle="1" w:styleId="PartTitle">
    <w:name w:val="Part Title"/>
    <w:basedOn w:val="Title"/>
    <w:next w:val="BodyText"/>
    <w:qFormat/>
    <w:rsid w:val="00A458C8"/>
    <w:pPr>
      <w:keepNext/>
      <w:pageBreakBefore/>
      <w:pBdr>
        <w:bottom w:val="none" w:sz="0" w:space="0" w:color="auto"/>
      </w:pBdr>
      <w:spacing w:before="240" w:after="60"/>
      <w:contextualSpacing w:val="0"/>
      <w:jc w:val="center"/>
      <w:outlineLvl w:val="0"/>
    </w:pPr>
    <w:rPr>
      <w:rFonts w:ascii="Arial" w:hAnsi="Arial" w:cs="Arial"/>
      <w:b/>
      <w:bCs/>
      <w:color w:val="auto"/>
      <w:spacing w:val="0"/>
      <w:sz w:val="44"/>
      <w:szCs w:val="32"/>
    </w:rPr>
  </w:style>
  <w:style w:type="character" w:customStyle="1" w:styleId="InsertText">
    <w:name w:val="Insert Text"/>
    <w:rsid w:val="00A458C8"/>
    <w:rPr>
      <w:b/>
      <w:dstrike w:val="0"/>
      <w:u w:val="single"/>
      <w:vertAlign w:val="baseline"/>
    </w:rPr>
  </w:style>
  <w:style w:type="paragraph" w:customStyle="1" w:styleId="XMLFragment">
    <w:name w:val="XML Fragment"/>
    <w:basedOn w:val="PlainText"/>
    <w:rsid w:val="00A458C8"/>
    <w:pPr>
      <w:keepNext/>
      <w:keepLines/>
      <w:pBdr>
        <w:top w:val="single" w:sz="4" w:space="1" w:color="auto"/>
        <w:left w:val="single" w:sz="4" w:space="4" w:color="auto"/>
        <w:bottom w:val="single" w:sz="4" w:space="1" w:color="auto"/>
        <w:right w:val="single" w:sz="4" w:space="4" w:color="auto"/>
      </w:pBdr>
      <w:tabs>
        <w:tab w:val="left" w:pos="187"/>
      </w:tabs>
      <w:spacing w:before="0"/>
    </w:pPr>
    <w:rPr>
      <w:noProof/>
    </w:rPr>
  </w:style>
  <w:style w:type="paragraph" w:styleId="CommentSubject">
    <w:name w:val="annotation subject"/>
    <w:basedOn w:val="CommentText"/>
    <w:next w:val="CommentText"/>
    <w:link w:val="CommentSubjectChar"/>
    <w:uiPriority w:val="99"/>
    <w:rsid w:val="00A458C8"/>
    <w:rPr>
      <w:b/>
      <w:bCs/>
    </w:rPr>
  </w:style>
  <w:style w:type="character" w:customStyle="1" w:styleId="CommentSubjectChar">
    <w:name w:val="Comment Subject Char"/>
    <w:link w:val="CommentSubject"/>
    <w:uiPriority w:val="99"/>
    <w:rsid w:val="00A458C8"/>
    <w:rPr>
      <w:b/>
      <w:bCs/>
      <w:sz w:val="20"/>
      <w:szCs w:val="20"/>
      <w:lang w:val="en-US"/>
    </w:rPr>
  </w:style>
  <w:style w:type="paragraph" w:styleId="Revision">
    <w:name w:val="Revision"/>
    <w:hidden/>
    <w:uiPriority w:val="99"/>
    <w:semiHidden/>
    <w:rsid w:val="00147F29"/>
  </w:style>
  <w:style w:type="table" w:styleId="TableGrid">
    <w:name w:val="Table Grid"/>
    <w:basedOn w:val="TableNormal"/>
    <w:rsid w:val="00A458C8"/>
    <w:pPr>
      <w:spacing w:before="0"/>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rsid w:val="00477C87"/>
    <w:rPr>
      <w:rFonts w:ascii="Arial" w:hAnsi="Arial"/>
      <w:b/>
      <w:noProof/>
      <w:kern w:val="28"/>
      <w:sz w:val="24"/>
    </w:rPr>
  </w:style>
  <w:style w:type="character" w:customStyle="1" w:styleId="Titre4Car">
    <w:name w:val="Titre 4 Car"/>
    <w:basedOn w:val="Titre3Car"/>
    <w:rsid w:val="00477C87"/>
    <w:rPr>
      <w:rFonts w:ascii="Arial" w:hAnsi="Arial"/>
      <w:b/>
      <w:noProof/>
      <w:kern w:val="28"/>
      <w:sz w:val="24"/>
    </w:rPr>
  </w:style>
  <w:style w:type="paragraph" w:styleId="BodyTextFirstIndent2">
    <w:name w:val="Body Text First Indent 2"/>
    <w:basedOn w:val="Normal"/>
    <w:link w:val="BodyTextFirstIndent2Char"/>
    <w:rsid w:val="00A458C8"/>
    <w:pPr>
      <w:ind w:left="360" w:firstLine="210"/>
    </w:pPr>
  </w:style>
  <w:style w:type="character" w:customStyle="1" w:styleId="BodyTextFirstIndent2Char">
    <w:name w:val="Body Text First Indent 2 Char"/>
    <w:link w:val="BodyTextFirstIndent2"/>
    <w:rsid w:val="00A458C8"/>
    <w:rPr>
      <w:szCs w:val="20"/>
      <w:lang w:val="en-US"/>
    </w:rPr>
  </w:style>
  <w:style w:type="paragraph" w:styleId="BodyTextIndent3">
    <w:name w:val="Body Text Indent 3"/>
    <w:basedOn w:val="Normal"/>
    <w:link w:val="BodyTextIndent3Char"/>
    <w:rsid w:val="00A458C8"/>
    <w:pPr>
      <w:spacing w:after="120"/>
      <w:ind w:left="360"/>
    </w:pPr>
    <w:rPr>
      <w:sz w:val="16"/>
      <w:szCs w:val="16"/>
    </w:rPr>
  </w:style>
  <w:style w:type="character" w:customStyle="1" w:styleId="BodyTextIndent3Char">
    <w:name w:val="Body Text Indent 3 Char"/>
    <w:link w:val="BodyTextIndent3"/>
    <w:rsid w:val="00A458C8"/>
    <w:rPr>
      <w:sz w:val="16"/>
      <w:szCs w:val="16"/>
      <w:lang w:val="en-US"/>
    </w:rPr>
  </w:style>
  <w:style w:type="character" w:styleId="BookTitle">
    <w:name w:val="Book Title"/>
    <w:uiPriority w:val="33"/>
    <w:qFormat/>
    <w:rsid w:val="00A458C8"/>
    <w:rPr>
      <w:b/>
      <w:bCs/>
      <w:smallCaps/>
      <w:spacing w:val="5"/>
    </w:rPr>
  </w:style>
  <w:style w:type="paragraph" w:styleId="Closing">
    <w:name w:val="Closing"/>
    <w:basedOn w:val="Normal"/>
    <w:link w:val="ClosingChar"/>
    <w:rsid w:val="00A458C8"/>
    <w:pPr>
      <w:ind w:left="4320"/>
    </w:pPr>
  </w:style>
  <w:style w:type="character" w:customStyle="1" w:styleId="ClosingChar">
    <w:name w:val="Closing Char"/>
    <w:link w:val="Closing"/>
    <w:rsid w:val="00A458C8"/>
    <w:rPr>
      <w:szCs w:val="20"/>
      <w:lang w:val="en-US"/>
    </w:rPr>
  </w:style>
  <w:style w:type="paragraph" w:styleId="Date">
    <w:name w:val="Date"/>
    <w:basedOn w:val="Normal"/>
    <w:next w:val="Normal"/>
    <w:link w:val="DateChar"/>
    <w:rsid w:val="00A458C8"/>
  </w:style>
  <w:style w:type="character" w:customStyle="1" w:styleId="DateChar">
    <w:name w:val="Date Char"/>
    <w:link w:val="Date"/>
    <w:rsid w:val="00A458C8"/>
    <w:rPr>
      <w:szCs w:val="20"/>
      <w:lang w:val="en-US"/>
    </w:rPr>
  </w:style>
  <w:style w:type="numbering" w:customStyle="1" w:styleId="Constraints">
    <w:name w:val="Constraints"/>
    <w:rsid w:val="00A458C8"/>
    <w:pPr>
      <w:numPr>
        <w:numId w:val="43"/>
      </w:numPr>
    </w:pPr>
  </w:style>
  <w:style w:type="paragraph" w:styleId="BodyText2">
    <w:name w:val="Body Text 2"/>
    <w:basedOn w:val="Normal"/>
    <w:link w:val="BodyText2Char"/>
    <w:rsid w:val="00A458C8"/>
    <w:pPr>
      <w:spacing w:before="0"/>
    </w:pPr>
    <w:rPr>
      <w:i/>
    </w:rPr>
  </w:style>
  <w:style w:type="character" w:customStyle="1" w:styleId="BodyText2Char">
    <w:name w:val="Body Text 2 Char"/>
    <w:basedOn w:val="DefaultParagraphFont"/>
    <w:link w:val="BodyText2"/>
    <w:rsid w:val="00A458C8"/>
    <w:rPr>
      <w:i/>
      <w:szCs w:val="20"/>
      <w:lang w:val="en-US"/>
    </w:rPr>
  </w:style>
  <w:style w:type="paragraph" w:customStyle="1" w:styleId="BodyText0">
    <w:name w:val="BodyText"/>
    <w:link w:val="BodyTextChar0"/>
    <w:qFormat/>
    <w:rsid w:val="00A458C8"/>
    <w:pPr>
      <w:tabs>
        <w:tab w:val="left" w:pos="1080"/>
        <w:tab w:val="left" w:pos="1440"/>
      </w:tabs>
      <w:spacing w:before="0" w:after="120" w:line="260" w:lineRule="exact"/>
      <w:ind w:left="720"/>
    </w:pPr>
    <w:rPr>
      <w:rFonts w:ascii="Bookman Old Style" w:eastAsia="?l?r ??’c" w:hAnsi="Bookman Old Style"/>
      <w:noProof/>
      <w:sz w:val="20"/>
      <w:lang w:val="en-US"/>
    </w:rPr>
  </w:style>
  <w:style w:type="character" w:customStyle="1" w:styleId="BodyTextChar0">
    <w:name w:val="BodyText Char"/>
    <w:link w:val="BodyText0"/>
    <w:rsid w:val="00A458C8"/>
    <w:rPr>
      <w:rFonts w:ascii="Bookman Old Style" w:eastAsia="?l?r ??’c" w:hAnsi="Bookman Old Style"/>
      <w:noProof/>
      <w:sz w:val="20"/>
      <w:lang w:val="en-US"/>
    </w:rPr>
  </w:style>
  <w:style w:type="character" w:styleId="SubtleReference">
    <w:name w:val="Subtle Reference"/>
    <w:uiPriority w:val="31"/>
    <w:qFormat/>
    <w:rsid w:val="00A458C8"/>
    <w:rPr>
      <w:smallCaps/>
      <w:color w:val="C0504D"/>
      <w:u w:val="single"/>
    </w:rPr>
  </w:style>
  <w:style w:type="character" w:customStyle="1" w:styleId="XMLname">
    <w:name w:val="XMLname"/>
    <w:qFormat/>
    <w:rsid w:val="00A458C8"/>
    <w:rPr>
      <w:rFonts w:ascii="Courier New" w:hAnsi="Courier New" w:cs="TimesNewRomanPSMT"/>
      <w:sz w:val="20"/>
      <w:lang w:eastAsia="en-US"/>
    </w:rPr>
  </w:style>
  <w:style w:type="paragraph" w:customStyle="1" w:styleId="Example">
    <w:name w:val="Example"/>
    <w:basedOn w:val="Normal"/>
    <w:link w:val="ExampleChar"/>
    <w:rsid w:val="00A458C8"/>
    <w:pPr>
      <w:keepNext/>
      <w:pBdr>
        <w:top w:val="single" w:sz="4" w:space="1" w:color="auto"/>
        <w:left w:val="single" w:sz="4" w:space="4" w:color="auto"/>
        <w:bottom w:val="single" w:sz="4" w:space="1" w:color="auto"/>
        <w:right w:val="single" w:sz="4" w:space="4" w:color="auto"/>
      </w:pBdr>
      <w:spacing w:before="0" w:after="120" w:line="220" w:lineRule="exact"/>
      <w:ind w:left="720"/>
      <w:contextualSpacing/>
    </w:pPr>
    <w:rPr>
      <w:rFonts w:ascii="Courier New" w:hAnsi="Courier New"/>
      <w:sz w:val="18"/>
      <w:lang w:val="x-none" w:eastAsia="x-none"/>
    </w:rPr>
  </w:style>
  <w:style w:type="character" w:customStyle="1" w:styleId="ExampleChar">
    <w:name w:val="Example Char"/>
    <w:link w:val="Example"/>
    <w:rsid w:val="00A458C8"/>
    <w:rPr>
      <w:rFonts w:ascii="Courier New" w:hAnsi="Courier New"/>
      <w:sz w:val="18"/>
      <w:szCs w:val="20"/>
      <w:lang w:val="x-none" w:eastAsia="x-none"/>
    </w:rPr>
  </w:style>
  <w:style w:type="character" w:customStyle="1" w:styleId="XMLnameBold">
    <w:name w:val="XMLnameBold"/>
    <w:rsid w:val="00A458C8"/>
    <w:rPr>
      <w:rFonts w:ascii="Courier New" w:hAnsi="Courier New" w:cs="TimesNewRomanPSMT"/>
      <w:b/>
      <w:bCs/>
      <w:sz w:val="20"/>
      <w:lang w:eastAsia="en-US"/>
    </w:rPr>
  </w:style>
  <w:style w:type="paragraph" w:customStyle="1" w:styleId="BracketData">
    <w:name w:val="BracketData"/>
    <w:basedOn w:val="Normal"/>
    <w:next w:val="BodyText0"/>
    <w:rsid w:val="00A458C8"/>
    <w:pPr>
      <w:keepNext/>
      <w:spacing w:before="40" w:after="120"/>
      <w:ind w:left="720"/>
    </w:pPr>
    <w:rPr>
      <w:rFonts w:ascii="Courier New" w:eastAsia="SimSun" w:hAnsi="Courier New" w:cs="Courier New"/>
      <w:sz w:val="20"/>
      <w:lang w:eastAsia="zh-CN"/>
    </w:rPr>
  </w:style>
  <w:style w:type="character" w:customStyle="1" w:styleId="HyperlinkCourierBold">
    <w:name w:val="Hyperlink Courier Bold"/>
    <w:rsid w:val="00A458C8"/>
    <w:rPr>
      <w:rFonts w:ascii="Courier New" w:hAnsi="Courier New" w:cs="Arial"/>
      <w:b/>
      <w:dstrike w:val="0"/>
      <w:color w:val="333399"/>
      <w:sz w:val="20"/>
      <w:szCs w:val="24"/>
      <w:u w:val="single"/>
      <w:vertAlign w:val="baseline"/>
      <w:lang w:val="en-US" w:eastAsia="zh-CN" w:bidi="ar-SA"/>
    </w:rPr>
  </w:style>
  <w:style w:type="character" w:styleId="LineNumber">
    <w:name w:val="line number"/>
    <w:uiPriority w:val="99"/>
    <w:rsid w:val="00A458C8"/>
  </w:style>
  <w:style w:type="paragraph" w:styleId="ListNumber">
    <w:name w:val="List Number"/>
    <w:basedOn w:val="Normal"/>
    <w:uiPriority w:val="99"/>
    <w:unhideWhenUsed/>
    <w:rsid w:val="00A458C8"/>
    <w:pPr>
      <w:numPr>
        <w:numId w:val="68"/>
      </w:numPr>
      <w:contextualSpacing/>
    </w:pPr>
  </w:style>
  <w:style w:type="paragraph" w:styleId="ListBullet2">
    <w:name w:val="List Bullet 2"/>
    <w:basedOn w:val="Normal"/>
    <w:link w:val="ListBullet2Char"/>
    <w:rsid w:val="00A458C8"/>
    <w:pPr>
      <w:numPr>
        <w:numId w:val="63"/>
      </w:numPr>
    </w:pPr>
  </w:style>
  <w:style w:type="paragraph" w:styleId="ListBullet3">
    <w:name w:val="List Bullet 3"/>
    <w:basedOn w:val="Normal"/>
    <w:link w:val="ListBullet3Char"/>
    <w:rsid w:val="00A458C8"/>
    <w:pPr>
      <w:numPr>
        <w:numId w:val="64"/>
      </w:numPr>
    </w:pPr>
  </w:style>
  <w:style w:type="paragraph" w:styleId="Caption">
    <w:name w:val="caption"/>
    <w:basedOn w:val="BodyText"/>
    <w:next w:val="BodyText"/>
    <w:qFormat/>
    <w:rsid w:val="00A458C8"/>
    <w:rPr>
      <w:rFonts w:ascii="Arial" w:hAnsi="Arial"/>
      <w:b/>
    </w:rPr>
  </w:style>
  <w:style w:type="paragraph" w:styleId="TOCHeading">
    <w:name w:val="TOC Heading"/>
    <w:basedOn w:val="Normal"/>
    <w:next w:val="Normal"/>
    <w:uiPriority w:val="39"/>
    <w:unhideWhenUsed/>
    <w:qFormat/>
    <w:rsid w:val="00A458C8"/>
    <w:pPr>
      <w:spacing w:before="0"/>
    </w:pPr>
    <w:rPr>
      <w:b/>
    </w:rPr>
  </w:style>
  <w:style w:type="character" w:customStyle="1" w:styleId="BalloonTextChar">
    <w:name w:val="Balloon Text Char"/>
    <w:link w:val="BalloonText"/>
    <w:uiPriority w:val="99"/>
    <w:semiHidden/>
    <w:rsid w:val="00A458C8"/>
    <w:rPr>
      <w:rFonts w:ascii="Tahoma" w:hAnsi="Tahoma" w:cs="Tahoma"/>
      <w:sz w:val="16"/>
      <w:szCs w:val="16"/>
      <w:lang w:val="en-US"/>
    </w:rPr>
  </w:style>
  <w:style w:type="paragraph" w:styleId="ListBullet4">
    <w:name w:val="List Bullet 4"/>
    <w:basedOn w:val="Normal"/>
    <w:rsid w:val="00A458C8"/>
    <w:pPr>
      <w:numPr>
        <w:numId w:val="65"/>
      </w:numPr>
    </w:pPr>
  </w:style>
  <w:style w:type="paragraph" w:styleId="ListBullet5">
    <w:name w:val="List Bullet 5"/>
    <w:basedOn w:val="Normal"/>
    <w:uiPriority w:val="99"/>
    <w:unhideWhenUsed/>
    <w:rsid w:val="00A458C8"/>
    <w:pPr>
      <w:numPr>
        <w:numId w:val="66"/>
      </w:numPr>
    </w:pPr>
  </w:style>
  <w:style w:type="character" w:customStyle="1" w:styleId="TitreCar">
    <w:name w:val="Titre Car"/>
    <w:uiPriority w:val="10"/>
    <w:rsid w:val="00597DB2"/>
    <w:rPr>
      <w:rFonts w:ascii="Cambria" w:hAnsi="Cambria"/>
      <w:color w:val="17365D"/>
      <w:spacing w:val="5"/>
      <w:kern w:val="28"/>
      <w:sz w:val="52"/>
      <w:szCs w:val="52"/>
    </w:rPr>
  </w:style>
  <w:style w:type="character" w:customStyle="1" w:styleId="ListBullet3Char">
    <w:name w:val="List Bullet 3 Char"/>
    <w:link w:val="ListBullet3"/>
    <w:rsid w:val="00A458C8"/>
    <w:rPr>
      <w:szCs w:val="20"/>
      <w:lang w:val="en-US"/>
    </w:rPr>
  </w:style>
  <w:style w:type="paragraph" w:customStyle="1" w:styleId="ListBullet1">
    <w:name w:val="List Bullet 1"/>
    <w:basedOn w:val="ListBullet"/>
    <w:link w:val="ListBullet1Char"/>
    <w:qFormat/>
    <w:rsid w:val="00A458C8"/>
  </w:style>
  <w:style w:type="character" w:customStyle="1" w:styleId="ListBullet2Char">
    <w:name w:val="List Bullet 2 Char"/>
    <w:link w:val="ListBullet2"/>
    <w:rsid w:val="00A458C8"/>
    <w:rPr>
      <w:szCs w:val="20"/>
      <w:lang w:val="en-US"/>
    </w:rPr>
  </w:style>
  <w:style w:type="character" w:customStyle="1" w:styleId="ListBullet1Char">
    <w:name w:val="List Bullet 1 Char"/>
    <w:link w:val="ListBullet1"/>
    <w:rsid w:val="00A458C8"/>
    <w:rPr>
      <w:szCs w:val="20"/>
      <w:lang w:val="en-US"/>
    </w:rPr>
  </w:style>
  <w:style w:type="character" w:customStyle="1" w:styleId="ListChar">
    <w:name w:val="List Char"/>
    <w:link w:val="List"/>
    <w:rsid w:val="00A458C8"/>
    <w:rPr>
      <w:szCs w:val="20"/>
      <w:lang w:val="en-US"/>
    </w:rPr>
  </w:style>
  <w:style w:type="paragraph" w:customStyle="1" w:styleId="List1">
    <w:name w:val="List 1"/>
    <w:basedOn w:val="List"/>
    <w:link w:val="List1Char"/>
    <w:qFormat/>
    <w:rsid w:val="00A458C8"/>
  </w:style>
  <w:style w:type="character" w:customStyle="1" w:styleId="List1Char">
    <w:name w:val="List 1 Char"/>
    <w:link w:val="List1"/>
    <w:rsid w:val="00A458C8"/>
    <w:rPr>
      <w:szCs w:val="20"/>
      <w:lang w:val="en-US"/>
    </w:rPr>
  </w:style>
  <w:style w:type="character" w:customStyle="1" w:styleId="List2Char">
    <w:name w:val="List 2 Char"/>
    <w:link w:val="List2"/>
    <w:rsid w:val="00A458C8"/>
    <w:rPr>
      <w:szCs w:val="20"/>
      <w:lang w:val="en-US"/>
    </w:rPr>
  </w:style>
  <w:style w:type="character" w:customStyle="1" w:styleId="List3Char">
    <w:name w:val="List 3 Char"/>
    <w:link w:val="List3"/>
    <w:rsid w:val="00A458C8"/>
    <w:rPr>
      <w:szCs w:val="20"/>
      <w:lang w:val="en-US"/>
    </w:rPr>
  </w:style>
  <w:style w:type="paragraph" w:styleId="List4">
    <w:name w:val="List 4"/>
    <w:basedOn w:val="Normal"/>
    <w:uiPriority w:val="99"/>
    <w:unhideWhenUsed/>
    <w:rsid w:val="00A458C8"/>
    <w:pPr>
      <w:ind w:left="1800" w:hanging="360"/>
    </w:pPr>
  </w:style>
  <w:style w:type="paragraph" w:styleId="List5">
    <w:name w:val="List 5"/>
    <w:basedOn w:val="Normal"/>
    <w:link w:val="List5Char"/>
    <w:rsid w:val="00A458C8"/>
    <w:pPr>
      <w:ind w:left="1800" w:hanging="360"/>
    </w:pPr>
  </w:style>
  <w:style w:type="character" w:customStyle="1" w:styleId="List5Char">
    <w:name w:val="List 5 Char"/>
    <w:link w:val="List5"/>
    <w:rsid w:val="00A458C8"/>
    <w:rPr>
      <w:szCs w:val="20"/>
      <w:lang w:val="en-US"/>
    </w:rPr>
  </w:style>
  <w:style w:type="character" w:customStyle="1" w:styleId="ListContinueChar">
    <w:name w:val="List Continue Char"/>
    <w:link w:val="ListContinue"/>
    <w:uiPriority w:val="99"/>
    <w:rsid w:val="00A458C8"/>
    <w:rPr>
      <w:szCs w:val="20"/>
      <w:lang w:val="en-US"/>
    </w:rPr>
  </w:style>
  <w:style w:type="paragraph" w:customStyle="1" w:styleId="ListContinue1">
    <w:name w:val="List Continue 1"/>
    <w:basedOn w:val="ListContinue"/>
    <w:link w:val="ListContinue1Char"/>
    <w:qFormat/>
    <w:rsid w:val="00A458C8"/>
  </w:style>
  <w:style w:type="character" w:customStyle="1" w:styleId="ListContinue1Char">
    <w:name w:val="List Continue 1 Char"/>
    <w:link w:val="ListContinue1"/>
    <w:rsid w:val="00A458C8"/>
    <w:rPr>
      <w:szCs w:val="20"/>
      <w:lang w:val="en-US"/>
    </w:rPr>
  </w:style>
  <w:style w:type="character" w:customStyle="1" w:styleId="ListNumber2Char">
    <w:name w:val="List Number 2 Char"/>
    <w:link w:val="ListNumber2"/>
    <w:rsid w:val="00A458C8"/>
    <w:rPr>
      <w:szCs w:val="20"/>
      <w:lang w:val="en-US"/>
    </w:rPr>
  </w:style>
  <w:style w:type="paragraph" w:customStyle="1" w:styleId="ListNumber1">
    <w:name w:val="List Number 1"/>
    <w:basedOn w:val="ListNumber"/>
    <w:link w:val="ListNumber1Char"/>
    <w:qFormat/>
    <w:rsid w:val="00A458C8"/>
    <w:pPr>
      <w:contextualSpacing w:val="0"/>
    </w:pPr>
  </w:style>
  <w:style w:type="character" w:customStyle="1" w:styleId="ListNumber1Char">
    <w:name w:val="List Number 1 Char"/>
    <w:link w:val="ListNumber1"/>
    <w:rsid w:val="00A458C8"/>
    <w:rPr>
      <w:szCs w:val="20"/>
      <w:lang w:val="en-US"/>
    </w:rPr>
  </w:style>
  <w:style w:type="paragraph" w:customStyle="1" w:styleId="AuthorInstructions">
    <w:name w:val="Author Instructions"/>
    <w:basedOn w:val="BodyText"/>
    <w:link w:val="AuthorInstructionsChar"/>
    <w:qFormat/>
    <w:rsid w:val="00A458C8"/>
    <w:rPr>
      <w:i/>
    </w:rPr>
  </w:style>
  <w:style w:type="character" w:customStyle="1" w:styleId="AuthorInstructionsChar">
    <w:name w:val="Author Instructions Char"/>
    <w:link w:val="AuthorInstructions"/>
    <w:rsid w:val="00A458C8"/>
    <w:rPr>
      <w:i/>
      <w:szCs w:val="20"/>
      <w:lang w:val="en-US"/>
    </w:rPr>
  </w:style>
  <w:style w:type="character" w:customStyle="1" w:styleId="BodyTextFirstIndentChar">
    <w:name w:val="Body Text First Indent Char"/>
    <w:basedOn w:val="BodyTextChar"/>
    <w:link w:val="BodyTextFirstIndent"/>
    <w:rsid w:val="00A458C8"/>
    <w:rPr>
      <w:szCs w:val="20"/>
      <w:lang w:val="en-US"/>
    </w:rPr>
  </w:style>
  <w:style w:type="paragraph" w:styleId="E-mailSignature">
    <w:name w:val="E-mail Signature"/>
    <w:basedOn w:val="Normal"/>
    <w:link w:val="E-mailSignatureChar"/>
    <w:rsid w:val="00A458C8"/>
  </w:style>
  <w:style w:type="character" w:customStyle="1" w:styleId="E-mailSignatureChar">
    <w:name w:val="E-mail Signature Char"/>
    <w:link w:val="E-mailSignature"/>
    <w:rsid w:val="00A458C8"/>
    <w:rPr>
      <w:szCs w:val="20"/>
      <w:lang w:val="en-US"/>
    </w:rPr>
  </w:style>
  <w:style w:type="paragraph" w:styleId="EndnoteText">
    <w:name w:val="endnote text"/>
    <w:basedOn w:val="Normal"/>
    <w:link w:val="EndnoteTextChar"/>
    <w:rsid w:val="00A458C8"/>
    <w:rPr>
      <w:sz w:val="20"/>
    </w:rPr>
  </w:style>
  <w:style w:type="character" w:customStyle="1" w:styleId="EndnoteTextChar">
    <w:name w:val="Endnote Text Char"/>
    <w:basedOn w:val="DefaultParagraphFont"/>
    <w:link w:val="EndnoteText"/>
    <w:rsid w:val="00A458C8"/>
    <w:rPr>
      <w:sz w:val="20"/>
      <w:szCs w:val="20"/>
      <w:lang w:val="en-US"/>
    </w:rPr>
  </w:style>
  <w:style w:type="paragraph" w:styleId="EnvelopeAddress">
    <w:name w:val="envelope address"/>
    <w:basedOn w:val="Normal"/>
    <w:rsid w:val="00A458C8"/>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rsid w:val="00A458C8"/>
    <w:rPr>
      <w:rFonts w:ascii="Cambria" w:hAnsi="Cambria"/>
      <w:sz w:val="20"/>
    </w:rPr>
  </w:style>
  <w:style w:type="paragraph" w:styleId="HTMLAddress">
    <w:name w:val="HTML Address"/>
    <w:basedOn w:val="Normal"/>
    <w:link w:val="HTMLAddressChar"/>
    <w:rsid w:val="00A458C8"/>
    <w:rPr>
      <w:i/>
      <w:iCs/>
    </w:rPr>
  </w:style>
  <w:style w:type="character" w:customStyle="1" w:styleId="HTMLAddressChar">
    <w:name w:val="HTML Address Char"/>
    <w:link w:val="HTMLAddress"/>
    <w:rsid w:val="00A458C8"/>
    <w:rPr>
      <w:i/>
      <w:iCs/>
      <w:szCs w:val="20"/>
      <w:lang w:val="en-US"/>
    </w:rPr>
  </w:style>
  <w:style w:type="paragraph" w:styleId="HTMLPreformatted">
    <w:name w:val="HTML Preformatted"/>
    <w:basedOn w:val="Normal"/>
    <w:link w:val="HTMLPreformattedChar"/>
    <w:rsid w:val="00A458C8"/>
    <w:rPr>
      <w:rFonts w:ascii="Courier New" w:hAnsi="Courier New" w:cs="Courier New"/>
      <w:sz w:val="20"/>
    </w:rPr>
  </w:style>
  <w:style w:type="character" w:customStyle="1" w:styleId="HTMLPreformattedChar">
    <w:name w:val="HTML Preformatted Char"/>
    <w:link w:val="HTMLPreformatted"/>
    <w:rsid w:val="00A458C8"/>
    <w:rPr>
      <w:rFonts w:ascii="Courier New" w:hAnsi="Courier New" w:cs="Courier New"/>
      <w:sz w:val="20"/>
      <w:szCs w:val="20"/>
      <w:lang w:val="en-US"/>
    </w:rPr>
  </w:style>
  <w:style w:type="paragraph" w:styleId="Index1">
    <w:name w:val="index 1"/>
    <w:basedOn w:val="Normal"/>
    <w:next w:val="Normal"/>
    <w:autoRedefine/>
    <w:rsid w:val="00A458C8"/>
    <w:pPr>
      <w:ind w:left="240" w:hanging="240"/>
    </w:pPr>
  </w:style>
  <w:style w:type="paragraph" w:styleId="Index2">
    <w:name w:val="index 2"/>
    <w:basedOn w:val="Normal"/>
    <w:next w:val="Normal"/>
    <w:autoRedefine/>
    <w:rsid w:val="00A458C8"/>
    <w:pPr>
      <w:ind w:left="480" w:hanging="240"/>
    </w:pPr>
  </w:style>
  <w:style w:type="paragraph" w:styleId="Index3">
    <w:name w:val="index 3"/>
    <w:basedOn w:val="Normal"/>
    <w:next w:val="Normal"/>
    <w:autoRedefine/>
    <w:rsid w:val="00A458C8"/>
    <w:pPr>
      <w:ind w:left="720" w:hanging="240"/>
    </w:pPr>
  </w:style>
  <w:style w:type="paragraph" w:styleId="Index4">
    <w:name w:val="index 4"/>
    <w:basedOn w:val="Normal"/>
    <w:next w:val="Normal"/>
    <w:autoRedefine/>
    <w:rsid w:val="00A458C8"/>
    <w:pPr>
      <w:ind w:left="960" w:hanging="240"/>
    </w:pPr>
  </w:style>
  <w:style w:type="paragraph" w:styleId="Index5">
    <w:name w:val="index 5"/>
    <w:basedOn w:val="Normal"/>
    <w:next w:val="Normal"/>
    <w:autoRedefine/>
    <w:rsid w:val="00A458C8"/>
    <w:pPr>
      <w:ind w:left="1200" w:hanging="240"/>
    </w:pPr>
  </w:style>
  <w:style w:type="paragraph" w:styleId="Index6">
    <w:name w:val="index 6"/>
    <w:basedOn w:val="Normal"/>
    <w:next w:val="Normal"/>
    <w:autoRedefine/>
    <w:rsid w:val="00A458C8"/>
    <w:pPr>
      <w:ind w:left="1440" w:hanging="240"/>
    </w:pPr>
  </w:style>
  <w:style w:type="paragraph" w:styleId="Index7">
    <w:name w:val="index 7"/>
    <w:basedOn w:val="Normal"/>
    <w:next w:val="Normal"/>
    <w:autoRedefine/>
    <w:rsid w:val="00A458C8"/>
    <w:pPr>
      <w:ind w:left="1680" w:hanging="240"/>
    </w:pPr>
  </w:style>
  <w:style w:type="paragraph" w:styleId="Index8">
    <w:name w:val="index 8"/>
    <w:basedOn w:val="Normal"/>
    <w:next w:val="Normal"/>
    <w:autoRedefine/>
    <w:rsid w:val="00A458C8"/>
    <w:pPr>
      <w:ind w:left="1920" w:hanging="240"/>
    </w:pPr>
  </w:style>
  <w:style w:type="paragraph" w:styleId="Index9">
    <w:name w:val="index 9"/>
    <w:basedOn w:val="Normal"/>
    <w:next w:val="Normal"/>
    <w:autoRedefine/>
    <w:rsid w:val="00A458C8"/>
    <w:pPr>
      <w:ind w:left="2160" w:hanging="240"/>
    </w:pPr>
  </w:style>
  <w:style w:type="paragraph" w:styleId="IndexHeading">
    <w:name w:val="index heading"/>
    <w:basedOn w:val="Normal"/>
    <w:next w:val="Index1"/>
    <w:rsid w:val="00A458C8"/>
    <w:rPr>
      <w:rFonts w:ascii="Cambria" w:hAnsi="Cambria"/>
      <w:b/>
      <w:bCs/>
    </w:rPr>
  </w:style>
  <w:style w:type="paragraph" w:styleId="IntenseQuote">
    <w:name w:val="Intense Quote"/>
    <w:basedOn w:val="Normal"/>
    <w:next w:val="Normal"/>
    <w:link w:val="IntenseQuoteChar"/>
    <w:uiPriority w:val="30"/>
    <w:qFormat/>
    <w:rsid w:val="00A458C8"/>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458C8"/>
    <w:rPr>
      <w:b/>
      <w:bCs/>
      <w:i/>
      <w:iCs/>
      <w:color w:val="4F81BD"/>
      <w:szCs w:val="20"/>
      <w:lang w:val="en-US"/>
    </w:rPr>
  </w:style>
  <w:style w:type="paragraph" w:styleId="ListParagraph">
    <w:name w:val="List Paragraph"/>
    <w:basedOn w:val="Normal"/>
    <w:uiPriority w:val="34"/>
    <w:qFormat/>
    <w:rsid w:val="00A458C8"/>
    <w:pPr>
      <w:ind w:left="720"/>
    </w:pPr>
  </w:style>
  <w:style w:type="paragraph" w:styleId="MacroText">
    <w:name w:val="macro"/>
    <w:link w:val="MacroTextChar"/>
    <w:rsid w:val="00A458C8"/>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z w:val="20"/>
      <w:szCs w:val="20"/>
      <w:lang w:val="en-US"/>
    </w:rPr>
  </w:style>
  <w:style w:type="character" w:customStyle="1" w:styleId="MacroTextChar">
    <w:name w:val="Macro Text Char"/>
    <w:link w:val="MacroText"/>
    <w:rsid w:val="00A458C8"/>
    <w:rPr>
      <w:rFonts w:ascii="Courier New" w:hAnsi="Courier New" w:cs="Courier New"/>
      <w:sz w:val="20"/>
      <w:szCs w:val="20"/>
      <w:lang w:val="en-US"/>
    </w:rPr>
  </w:style>
  <w:style w:type="paragraph" w:styleId="MessageHeader">
    <w:name w:val="Message Header"/>
    <w:basedOn w:val="Normal"/>
    <w:link w:val="MessageHeaderChar"/>
    <w:rsid w:val="00A458C8"/>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rsid w:val="00A458C8"/>
    <w:rPr>
      <w:rFonts w:ascii="Cambria" w:hAnsi="Cambria"/>
      <w:shd w:val="pct20" w:color="auto" w:fill="auto"/>
      <w:lang w:val="en-US"/>
    </w:rPr>
  </w:style>
  <w:style w:type="paragraph" w:styleId="NoSpacing">
    <w:name w:val="No Spacing"/>
    <w:uiPriority w:val="1"/>
    <w:qFormat/>
    <w:rsid w:val="00A458C8"/>
    <w:pPr>
      <w:spacing w:before="0"/>
    </w:pPr>
    <w:rPr>
      <w:szCs w:val="20"/>
      <w:lang w:val="en-US"/>
    </w:rPr>
  </w:style>
  <w:style w:type="paragraph" w:styleId="NormalWeb">
    <w:name w:val="Normal (Web)"/>
    <w:basedOn w:val="Normal"/>
    <w:uiPriority w:val="99"/>
    <w:rsid w:val="00A458C8"/>
    <w:rPr>
      <w:szCs w:val="24"/>
    </w:rPr>
  </w:style>
  <w:style w:type="paragraph" w:styleId="NormalIndent">
    <w:name w:val="Normal Indent"/>
    <w:basedOn w:val="Normal"/>
    <w:rsid w:val="00A458C8"/>
    <w:pPr>
      <w:ind w:left="720"/>
    </w:pPr>
  </w:style>
  <w:style w:type="paragraph" w:styleId="NoteHeading">
    <w:name w:val="Note Heading"/>
    <w:basedOn w:val="Normal"/>
    <w:next w:val="Normal"/>
    <w:link w:val="NoteHeadingChar"/>
    <w:rsid w:val="00A458C8"/>
  </w:style>
  <w:style w:type="character" w:customStyle="1" w:styleId="NoteHeadingChar">
    <w:name w:val="Note Heading Char"/>
    <w:link w:val="NoteHeading"/>
    <w:rsid w:val="00A458C8"/>
    <w:rPr>
      <w:szCs w:val="20"/>
      <w:lang w:val="en-US"/>
    </w:rPr>
  </w:style>
  <w:style w:type="paragraph" w:styleId="Quote">
    <w:name w:val="Quote"/>
    <w:basedOn w:val="Normal"/>
    <w:next w:val="Normal"/>
    <w:link w:val="QuoteChar"/>
    <w:uiPriority w:val="29"/>
    <w:qFormat/>
    <w:rsid w:val="00A458C8"/>
    <w:rPr>
      <w:i/>
      <w:iCs/>
      <w:color w:val="000000"/>
    </w:rPr>
  </w:style>
  <w:style w:type="character" w:customStyle="1" w:styleId="QuoteChar">
    <w:name w:val="Quote Char"/>
    <w:link w:val="Quote"/>
    <w:uiPriority w:val="29"/>
    <w:rsid w:val="00A458C8"/>
    <w:rPr>
      <w:i/>
      <w:iCs/>
      <w:color w:val="000000"/>
      <w:szCs w:val="20"/>
      <w:lang w:val="en-US"/>
    </w:rPr>
  </w:style>
  <w:style w:type="paragraph" w:styleId="Salutation">
    <w:name w:val="Salutation"/>
    <w:basedOn w:val="Normal"/>
    <w:next w:val="Normal"/>
    <w:link w:val="SalutationChar"/>
    <w:rsid w:val="00A458C8"/>
  </w:style>
  <w:style w:type="character" w:customStyle="1" w:styleId="SalutationChar">
    <w:name w:val="Salutation Char"/>
    <w:link w:val="Salutation"/>
    <w:rsid w:val="00A458C8"/>
    <w:rPr>
      <w:szCs w:val="20"/>
      <w:lang w:val="en-US"/>
    </w:rPr>
  </w:style>
  <w:style w:type="paragraph" w:styleId="Signature">
    <w:name w:val="Signature"/>
    <w:basedOn w:val="Normal"/>
    <w:link w:val="SignatureChar"/>
    <w:rsid w:val="00A458C8"/>
    <w:pPr>
      <w:ind w:left="4320"/>
    </w:pPr>
  </w:style>
  <w:style w:type="character" w:customStyle="1" w:styleId="SignatureChar">
    <w:name w:val="Signature Char"/>
    <w:link w:val="Signature"/>
    <w:rsid w:val="00A458C8"/>
    <w:rPr>
      <w:szCs w:val="20"/>
      <w:lang w:val="en-US"/>
    </w:rPr>
  </w:style>
  <w:style w:type="character" w:customStyle="1" w:styleId="Sous-titreCar">
    <w:name w:val="Sous-titre Car"/>
    <w:rsid w:val="00D05B7C"/>
    <w:rPr>
      <w:rFonts w:ascii="Cambria" w:eastAsia="Times New Roman" w:hAnsi="Cambria" w:cs="Times New Roman"/>
      <w:sz w:val="24"/>
      <w:szCs w:val="24"/>
    </w:rPr>
  </w:style>
  <w:style w:type="paragraph" w:styleId="TOAHeading">
    <w:name w:val="toa heading"/>
    <w:basedOn w:val="Normal"/>
    <w:next w:val="Normal"/>
    <w:rsid w:val="00A458C8"/>
    <w:rPr>
      <w:rFonts w:ascii="Cambria" w:hAnsi="Cambria"/>
      <w:b/>
      <w:bCs/>
      <w:szCs w:val="24"/>
    </w:rPr>
  </w:style>
  <w:style w:type="character" w:customStyle="1" w:styleId="AppendixHeading4Char">
    <w:name w:val="Appendix Heading 4 Char"/>
    <w:basedOn w:val="Heading4Char"/>
    <w:link w:val="AppendixHeading4"/>
    <w:rsid w:val="00A458C8"/>
    <w:rPr>
      <w:rFonts w:ascii="Arial" w:hAnsi="Arial"/>
      <w:b/>
      <w:noProof/>
      <w:kern w:val="28"/>
      <w:szCs w:val="20"/>
      <w:lang w:val="en-US"/>
    </w:rPr>
  </w:style>
  <w:style w:type="paragraph" w:customStyle="1" w:styleId="TableText">
    <w:name w:val="TableText"/>
    <w:basedOn w:val="Normal"/>
    <w:link w:val="TableTextChar"/>
    <w:rsid w:val="00A458C8"/>
    <w:pPr>
      <w:keepNext/>
      <w:spacing w:before="40" w:after="40" w:line="220" w:lineRule="exact"/>
    </w:pPr>
    <w:rPr>
      <w:rFonts w:ascii="Bookman Old Style" w:hAnsi="Bookman Old Style"/>
      <w:noProof/>
      <w:sz w:val="18"/>
      <w:szCs w:val="18"/>
      <w:lang w:val="x-none" w:eastAsia="x-none"/>
    </w:rPr>
  </w:style>
  <w:style w:type="character" w:customStyle="1" w:styleId="TableTextChar">
    <w:name w:val="TableText Char"/>
    <w:link w:val="TableText"/>
    <w:rsid w:val="00A458C8"/>
    <w:rPr>
      <w:rFonts w:ascii="Bookman Old Style" w:hAnsi="Bookman Old Style"/>
      <w:noProof/>
      <w:sz w:val="18"/>
      <w:szCs w:val="18"/>
      <w:lang w:val="x-none" w:eastAsia="x-none"/>
    </w:rPr>
  </w:style>
  <w:style w:type="character" w:customStyle="1" w:styleId="Titre1Car">
    <w:name w:val="Titre 1 Car"/>
    <w:basedOn w:val="DefaultParagraphFont"/>
    <w:rsid w:val="004A6CA4"/>
    <w:rPr>
      <w:rFonts w:ascii="Arial" w:hAnsi="Arial"/>
      <w:b/>
      <w:noProof/>
      <w:kern w:val="28"/>
      <w:sz w:val="28"/>
    </w:rPr>
  </w:style>
  <w:style w:type="character" w:customStyle="1" w:styleId="Titre5Car">
    <w:name w:val="Titre 5 Car"/>
    <w:basedOn w:val="DefaultParagraphFont"/>
    <w:rsid w:val="004A6CA4"/>
    <w:rPr>
      <w:rFonts w:ascii="Arial" w:hAnsi="Arial"/>
      <w:b/>
      <w:noProof/>
      <w:kern w:val="28"/>
      <w:sz w:val="24"/>
    </w:rPr>
  </w:style>
  <w:style w:type="paragraph" w:customStyle="1" w:styleId="BodyText22ptBoldCenteredKernat14pt">
    <w:name w:val="Body Text 22 pt Bold Centered Kern at 14 pt"/>
    <w:basedOn w:val="BodyText"/>
    <w:rsid w:val="00A458C8"/>
    <w:pPr>
      <w:jc w:val="center"/>
    </w:pPr>
    <w:rPr>
      <w:b/>
      <w:bCs/>
      <w:kern w:val="28"/>
      <w:sz w:val="44"/>
    </w:rPr>
  </w:style>
  <w:style w:type="character" w:customStyle="1" w:styleId="FootnoteTextChar">
    <w:name w:val="Footnote Text Char"/>
    <w:link w:val="FootnoteText"/>
    <w:uiPriority w:val="99"/>
    <w:semiHidden/>
    <w:locked/>
    <w:rsid w:val="00A458C8"/>
    <w:rPr>
      <w:sz w:val="20"/>
      <w:szCs w:val="20"/>
      <w:lang w:val="en-US"/>
    </w:rPr>
  </w:style>
  <w:style w:type="character" w:customStyle="1" w:styleId="TableEntryChar">
    <w:name w:val="Table Entry Char"/>
    <w:link w:val="TableEntry"/>
    <w:locked/>
    <w:rsid w:val="00A458C8"/>
    <w:rPr>
      <w:sz w:val="18"/>
      <w:szCs w:val="20"/>
      <w:lang w:val="en-US"/>
    </w:rPr>
  </w:style>
  <w:style w:type="character" w:customStyle="1" w:styleId="TableEntryHeaderChar">
    <w:name w:val="Table Entry Header Char"/>
    <w:link w:val="TableEntryHeader"/>
    <w:locked/>
    <w:rsid w:val="00A458C8"/>
    <w:rPr>
      <w:rFonts w:ascii="Arial" w:hAnsi="Arial"/>
      <w:b/>
      <w:sz w:val="20"/>
      <w:szCs w:val="20"/>
      <w:lang w:val="en-US"/>
    </w:rPr>
  </w:style>
  <w:style w:type="paragraph" w:customStyle="1" w:styleId="StyleBodyTextTopSinglesolidlineAuto6ptLinewidth">
    <w:name w:val="Style Body Text + Top: (Single solid line Auto  6 pt Line width)..."/>
    <w:basedOn w:val="BodyText"/>
    <w:rsid w:val="00A458C8"/>
    <w:pPr>
      <w:pBdr>
        <w:top w:val="single" w:sz="36" w:space="1" w:color="auto"/>
        <w:left w:val="single" w:sz="36" w:space="4" w:color="auto"/>
        <w:bottom w:val="single" w:sz="36" w:space="12" w:color="auto"/>
        <w:right w:val="single" w:sz="36" w:space="4" w:color="auto"/>
      </w:pBdr>
    </w:pPr>
  </w:style>
  <w:style w:type="character" w:styleId="PlaceholderText">
    <w:name w:val="Placeholder Text"/>
    <w:basedOn w:val="DefaultParagraphFont"/>
    <w:uiPriority w:val="99"/>
    <w:semiHidden/>
    <w:rsid w:val="004F0725"/>
    <w:rPr>
      <w:color w:val="666666"/>
    </w:rPr>
  </w:style>
  <w:style w:type="paragraph" w:customStyle="1" w:styleId="TableEntryCentered">
    <w:name w:val="Table Entry Centered"/>
    <w:basedOn w:val="TableEntry"/>
    <w:rsid w:val="00A458C8"/>
    <w:pPr>
      <w:jc w:val="center"/>
    </w:pPr>
  </w:style>
  <w:style w:type="character" w:styleId="UnresolvedMention">
    <w:name w:val="Unresolved Mention"/>
    <w:basedOn w:val="DefaultParagraphFont"/>
    <w:uiPriority w:val="99"/>
    <w:semiHidden/>
    <w:unhideWhenUsed/>
    <w:rsid w:val="00A458C8"/>
    <w:rPr>
      <w:color w:val="605E5C"/>
      <w:shd w:val="clear" w:color="auto" w:fill="E1DFDD"/>
    </w:rPr>
  </w:style>
  <w:style w:type="paragraph" w:styleId="BodyTextIndent">
    <w:name w:val="Body Text Indent"/>
    <w:basedOn w:val="Normal"/>
    <w:link w:val="BodyTextIndentChar"/>
    <w:semiHidden/>
    <w:unhideWhenUsed/>
    <w:rsid w:val="00A458C8"/>
    <w:pPr>
      <w:spacing w:after="120"/>
      <w:ind w:left="360"/>
    </w:pPr>
  </w:style>
  <w:style w:type="character" w:customStyle="1" w:styleId="BodyTextIndentChar">
    <w:name w:val="Body Text Indent Char"/>
    <w:basedOn w:val="DefaultParagraphFont"/>
    <w:link w:val="BodyTextIndent"/>
    <w:semiHidden/>
    <w:rsid w:val="00A458C8"/>
    <w:rPr>
      <w:szCs w:val="20"/>
      <w:lang w:val="en-US"/>
    </w:rPr>
  </w:style>
  <w:style w:type="character" w:customStyle="1" w:styleId="NoteChar">
    <w:name w:val="Note Char"/>
    <w:link w:val="Note"/>
    <w:locked/>
    <w:rsid w:val="00770560"/>
    <w:rPr>
      <w:sz w:val="18"/>
      <w:szCs w:val="20"/>
      <w:lang w:val="en-US"/>
    </w:rPr>
  </w:style>
  <w:style w:type="character" w:customStyle="1" w:styleId="TableTitleChar1">
    <w:name w:val="Table Title Char1"/>
    <w:link w:val="TableTitle"/>
    <w:locked/>
    <w:rsid w:val="002E6FD6"/>
    <w:rPr>
      <w:rFonts w:ascii="Arial" w:hAnsi="Arial"/>
      <w:b/>
      <w:sz w:val="22"/>
      <w:szCs w:val="20"/>
      <w:lang w:val="en-US"/>
    </w:rPr>
  </w:style>
  <w:style w:type="character" w:customStyle="1" w:styleId="FigureTitleChar">
    <w:name w:val="Figure Title Char"/>
    <w:link w:val="FigureTitle"/>
    <w:locked/>
    <w:rsid w:val="00CB4CAC"/>
    <w:rPr>
      <w:rFonts w:ascii="Arial" w:hAnsi="Arial"/>
      <w:b/>
      <w:sz w:val="22"/>
      <w:szCs w:val="20"/>
      <w:lang w:val="en-US"/>
    </w:rPr>
  </w:style>
  <w:style w:type="table" w:customStyle="1" w:styleId="87">
    <w:name w:val="87"/>
    <w:basedOn w:val="TableNormal"/>
    <w:tblPr>
      <w:tblStyleRowBandSize w:val="1"/>
      <w:tblStyleColBandSize w:val="1"/>
    </w:tblPr>
  </w:style>
  <w:style w:type="table" w:customStyle="1" w:styleId="86">
    <w:name w:val="86"/>
    <w:basedOn w:val="TableNormal"/>
    <w:tblPr>
      <w:tblStyleRowBandSize w:val="1"/>
      <w:tblStyleColBandSize w:val="1"/>
      <w:tblCellMar>
        <w:left w:w="115" w:type="dxa"/>
        <w:right w:w="115" w:type="dxa"/>
      </w:tblCellMar>
    </w:tblPr>
  </w:style>
  <w:style w:type="table" w:customStyle="1" w:styleId="85">
    <w:name w:val="85"/>
    <w:basedOn w:val="TableNormal"/>
    <w:tblPr>
      <w:tblStyleRowBandSize w:val="1"/>
      <w:tblStyleColBandSize w:val="1"/>
      <w:tblCellMar>
        <w:left w:w="115" w:type="dxa"/>
        <w:right w:w="115" w:type="dxa"/>
      </w:tblCellMar>
    </w:tblPr>
  </w:style>
  <w:style w:type="table" w:customStyle="1" w:styleId="84">
    <w:name w:val="84"/>
    <w:basedOn w:val="TableNormal"/>
    <w:tblPr>
      <w:tblStyleRowBandSize w:val="1"/>
      <w:tblStyleColBandSize w:val="1"/>
      <w:tblCellMar>
        <w:left w:w="115" w:type="dxa"/>
        <w:right w:w="115" w:type="dxa"/>
      </w:tblCellMar>
    </w:tblPr>
  </w:style>
  <w:style w:type="table" w:customStyle="1" w:styleId="83">
    <w:name w:val="83"/>
    <w:basedOn w:val="TableNormal"/>
    <w:tblPr>
      <w:tblStyleRowBandSize w:val="1"/>
      <w:tblStyleColBandSize w:val="1"/>
      <w:tblCellMar>
        <w:left w:w="115" w:type="dxa"/>
        <w:right w:w="115" w:type="dxa"/>
      </w:tblCellMar>
    </w:tblPr>
  </w:style>
  <w:style w:type="table" w:customStyle="1" w:styleId="82">
    <w:name w:val="82"/>
    <w:basedOn w:val="TableNormal"/>
    <w:tblPr>
      <w:tblStyleRowBandSize w:val="1"/>
      <w:tblStyleColBandSize w:val="1"/>
      <w:tblCellMar>
        <w:left w:w="115" w:type="dxa"/>
        <w:right w:w="115" w:type="dxa"/>
      </w:tblCellMar>
    </w:tblPr>
  </w:style>
  <w:style w:type="table" w:customStyle="1" w:styleId="81">
    <w:name w:val="81"/>
    <w:basedOn w:val="TableNormal"/>
    <w:tblPr>
      <w:tblStyleRowBandSize w:val="1"/>
      <w:tblStyleColBandSize w:val="1"/>
      <w:tblCellMar>
        <w:left w:w="115" w:type="dxa"/>
        <w:right w:w="115" w:type="dxa"/>
      </w:tblCellMar>
    </w:tblPr>
  </w:style>
  <w:style w:type="table" w:customStyle="1" w:styleId="80">
    <w:name w:val="80"/>
    <w:basedOn w:val="TableNormal"/>
    <w:tblPr>
      <w:tblStyleRowBandSize w:val="1"/>
      <w:tblStyleColBandSize w:val="1"/>
    </w:tblPr>
  </w:style>
  <w:style w:type="table" w:customStyle="1" w:styleId="79">
    <w:name w:val="79"/>
    <w:basedOn w:val="TableNormal"/>
    <w:tblPr>
      <w:tblStyleRowBandSize w:val="1"/>
      <w:tblStyleColBandSize w:val="1"/>
    </w:tblPr>
  </w:style>
  <w:style w:type="table" w:customStyle="1" w:styleId="78">
    <w:name w:val="78"/>
    <w:basedOn w:val="TableNormal"/>
    <w:tblPr>
      <w:tblStyleRowBandSize w:val="1"/>
      <w:tblStyleColBandSize w:val="1"/>
    </w:tblPr>
  </w:style>
  <w:style w:type="table" w:customStyle="1" w:styleId="77">
    <w:name w:val="77"/>
    <w:basedOn w:val="TableNormal"/>
    <w:tblPr>
      <w:tblStyleRowBandSize w:val="1"/>
      <w:tblStyleColBandSize w:val="1"/>
      <w:tblCellMar>
        <w:left w:w="115" w:type="dxa"/>
        <w:right w:w="115" w:type="dxa"/>
      </w:tblCellMar>
    </w:tblPr>
  </w:style>
  <w:style w:type="table" w:customStyle="1" w:styleId="76">
    <w:name w:val="76"/>
    <w:basedOn w:val="TableNormal"/>
    <w:tblPr>
      <w:tblStyleRowBandSize w:val="1"/>
      <w:tblStyleColBandSize w:val="1"/>
      <w:tblCellMar>
        <w:left w:w="115" w:type="dxa"/>
        <w:right w:w="115" w:type="dxa"/>
      </w:tblCellMar>
    </w:tblPr>
  </w:style>
  <w:style w:type="table" w:customStyle="1" w:styleId="75">
    <w:name w:val="75"/>
    <w:basedOn w:val="TableNormal"/>
    <w:tblPr>
      <w:tblStyleRowBandSize w:val="1"/>
      <w:tblStyleColBandSize w:val="1"/>
      <w:tblCellMar>
        <w:left w:w="115" w:type="dxa"/>
        <w:right w:w="115" w:type="dxa"/>
      </w:tblCellMar>
    </w:tblPr>
  </w:style>
  <w:style w:type="table" w:customStyle="1" w:styleId="74">
    <w:name w:val="74"/>
    <w:basedOn w:val="TableNormal"/>
    <w:tblPr>
      <w:tblStyleRowBandSize w:val="1"/>
      <w:tblStyleColBandSize w:val="1"/>
      <w:tblCellMar>
        <w:left w:w="115" w:type="dxa"/>
        <w:right w:w="115" w:type="dxa"/>
      </w:tblCellMar>
    </w:tblPr>
  </w:style>
  <w:style w:type="table" w:customStyle="1" w:styleId="73">
    <w:name w:val="73"/>
    <w:basedOn w:val="TableNormal"/>
    <w:tblPr>
      <w:tblStyleRowBandSize w:val="1"/>
      <w:tblStyleColBandSize w:val="1"/>
      <w:tblCellMar>
        <w:left w:w="115" w:type="dxa"/>
        <w:right w:w="115" w:type="dxa"/>
      </w:tblCellMar>
    </w:tblPr>
  </w:style>
  <w:style w:type="table" w:customStyle="1" w:styleId="72">
    <w:name w:val="72"/>
    <w:basedOn w:val="TableNormal"/>
    <w:tblPr>
      <w:tblStyleRowBandSize w:val="1"/>
      <w:tblStyleColBandSize w:val="1"/>
      <w:tblCellMar>
        <w:left w:w="115" w:type="dxa"/>
        <w:right w:w="115" w:type="dxa"/>
      </w:tblCellMar>
    </w:tblPr>
  </w:style>
  <w:style w:type="table" w:customStyle="1" w:styleId="71">
    <w:name w:val="71"/>
    <w:basedOn w:val="TableNormal"/>
    <w:tblPr>
      <w:tblStyleRowBandSize w:val="1"/>
      <w:tblStyleColBandSize w:val="1"/>
      <w:tblCellMar>
        <w:left w:w="115" w:type="dxa"/>
        <w:right w:w="115" w:type="dxa"/>
      </w:tblCellMar>
    </w:tblPr>
  </w:style>
  <w:style w:type="table" w:customStyle="1" w:styleId="70">
    <w:name w:val="70"/>
    <w:basedOn w:val="TableNormal"/>
    <w:tblPr>
      <w:tblStyleRowBandSize w:val="1"/>
      <w:tblStyleColBandSize w:val="1"/>
      <w:tblCellMar>
        <w:left w:w="115" w:type="dxa"/>
        <w:right w:w="115" w:type="dxa"/>
      </w:tblCellMar>
    </w:tblPr>
  </w:style>
  <w:style w:type="table" w:customStyle="1" w:styleId="69">
    <w:name w:val="69"/>
    <w:basedOn w:val="TableNormal"/>
    <w:tblPr>
      <w:tblStyleRowBandSize w:val="1"/>
      <w:tblStyleColBandSize w:val="1"/>
      <w:tblCellMar>
        <w:left w:w="115" w:type="dxa"/>
        <w:right w:w="115" w:type="dxa"/>
      </w:tblCellMar>
    </w:tblPr>
  </w:style>
  <w:style w:type="table" w:customStyle="1" w:styleId="68">
    <w:name w:val="68"/>
    <w:basedOn w:val="TableNormal"/>
    <w:tblPr>
      <w:tblStyleRowBandSize w:val="1"/>
      <w:tblStyleColBandSize w:val="1"/>
      <w:tblCellMar>
        <w:left w:w="115" w:type="dxa"/>
        <w:right w:w="115"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115" w:type="dxa"/>
        <w:right w:w="115" w:type="dxa"/>
      </w:tblCellMar>
    </w:tblPr>
  </w:style>
  <w:style w:type="table" w:customStyle="1" w:styleId="64">
    <w:name w:val="64"/>
    <w:basedOn w:val="TableNormal"/>
    <w:tblPr>
      <w:tblStyleRowBandSize w:val="1"/>
      <w:tblStyleColBandSize w:val="1"/>
    </w:tblPr>
  </w:style>
  <w:style w:type="table" w:customStyle="1" w:styleId="63">
    <w:name w:val="63"/>
    <w:basedOn w:val="TableNormal"/>
    <w:tblPr>
      <w:tblStyleRowBandSize w:val="1"/>
      <w:tblStyleColBandSize w:val="1"/>
      <w:tblCellMar>
        <w:top w:w="15" w:type="dxa"/>
        <w:left w:w="15" w:type="dxa"/>
        <w:bottom w:w="15" w:type="dxa"/>
        <w:right w:w="15" w:type="dxa"/>
      </w:tblCellMar>
    </w:tblPr>
  </w:style>
  <w:style w:type="table" w:customStyle="1" w:styleId="62">
    <w:name w:val="62"/>
    <w:basedOn w:val="TableNormal"/>
    <w:tblPr>
      <w:tblStyleRowBandSize w:val="1"/>
      <w:tblStyleColBandSize w:val="1"/>
      <w:tblCellMar>
        <w:top w:w="15" w:type="dxa"/>
        <w:left w:w="15" w:type="dxa"/>
        <w:bottom w:w="15" w:type="dxa"/>
        <w:right w:w="15" w:type="dxa"/>
      </w:tblCellMar>
    </w:tblPr>
  </w:style>
  <w:style w:type="table" w:customStyle="1" w:styleId="61">
    <w:name w:val="61"/>
    <w:basedOn w:val="TableNormal"/>
    <w:tblPr>
      <w:tblStyleRowBandSize w:val="1"/>
      <w:tblStyleColBandSize w:val="1"/>
      <w:tblCellMar>
        <w:top w:w="15" w:type="dxa"/>
        <w:left w:w="15" w:type="dxa"/>
        <w:bottom w:w="15" w:type="dxa"/>
        <w:right w:w="15" w:type="dxa"/>
      </w:tblCellMar>
    </w:tblPr>
  </w:style>
  <w:style w:type="table" w:customStyle="1" w:styleId="60">
    <w:name w:val="60"/>
    <w:basedOn w:val="TableNormal"/>
    <w:tblPr>
      <w:tblStyleRowBandSize w:val="1"/>
      <w:tblStyleColBandSize w:val="1"/>
      <w:tblCellMar>
        <w:top w:w="15" w:type="dxa"/>
        <w:left w:w="15" w:type="dxa"/>
        <w:bottom w:w="15" w:type="dxa"/>
        <w:right w:w="15" w:type="dxa"/>
      </w:tblCellMar>
    </w:tblPr>
  </w:style>
  <w:style w:type="table" w:customStyle="1" w:styleId="59">
    <w:name w:val="59"/>
    <w:basedOn w:val="TableNormal"/>
    <w:tblPr>
      <w:tblStyleRowBandSize w:val="1"/>
      <w:tblStyleColBandSize w:val="1"/>
      <w:tblCellMar>
        <w:top w:w="15" w:type="dxa"/>
        <w:left w:w="15" w:type="dxa"/>
        <w:bottom w:w="15" w:type="dxa"/>
        <w:right w:w="15" w:type="dxa"/>
      </w:tblCellMar>
    </w:tblPr>
  </w:style>
  <w:style w:type="table" w:customStyle="1" w:styleId="58">
    <w:name w:val="58"/>
    <w:basedOn w:val="TableNormal"/>
    <w:tblPr>
      <w:tblStyleRowBandSize w:val="1"/>
      <w:tblStyleColBandSize w:val="1"/>
      <w:tblCellMar>
        <w:top w:w="15" w:type="dxa"/>
        <w:left w:w="15" w:type="dxa"/>
        <w:bottom w:w="15" w:type="dxa"/>
        <w:right w:w="15" w:type="dxa"/>
      </w:tblCellMar>
    </w:tblPr>
  </w:style>
  <w:style w:type="table" w:customStyle="1" w:styleId="57">
    <w:name w:val="57"/>
    <w:basedOn w:val="TableNormal"/>
    <w:tblPr>
      <w:tblStyleRowBandSize w:val="1"/>
      <w:tblStyleColBandSize w:val="1"/>
      <w:tblCellMar>
        <w:top w:w="15" w:type="dxa"/>
        <w:left w:w="15" w:type="dxa"/>
        <w:bottom w:w="15" w:type="dxa"/>
        <w:right w:w="15" w:type="dxa"/>
      </w:tblCellMar>
    </w:tblPr>
  </w:style>
  <w:style w:type="table" w:customStyle="1" w:styleId="56">
    <w:name w:val="56"/>
    <w:basedOn w:val="TableNormal"/>
    <w:tblPr>
      <w:tblStyleRowBandSize w:val="1"/>
      <w:tblStyleColBandSize w:val="1"/>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Pr>
  </w:style>
  <w:style w:type="table" w:customStyle="1" w:styleId="48">
    <w:name w:val="48"/>
    <w:basedOn w:val="TableNormal"/>
    <w:tblPr>
      <w:tblStyleRowBandSize w:val="1"/>
      <w:tblStyleColBandSize w:val="1"/>
    </w:tblPr>
  </w:style>
  <w:style w:type="table" w:customStyle="1" w:styleId="47">
    <w:name w:val="47"/>
    <w:basedOn w:val="TableNormal"/>
    <w:tblPr>
      <w:tblStyleRowBandSize w:val="1"/>
      <w:tblStyleColBandSize w:val="1"/>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115" w:type="dxa"/>
        <w:right w:w="115" w:type="dxa"/>
      </w:tblCellMar>
    </w:tblPr>
  </w:style>
  <w:style w:type="table" w:customStyle="1" w:styleId="36">
    <w:name w:val="36"/>
    <w:basedOn w:val="TableNormal"/>
    <w:tblPr>
      <w:tblStyleRowBandSize w:val="1"/>
      <w:tblStyleColBandSize w:val="1"/>
    </w:tblPr>
  </w:style>
  <w:style w:type="table" w:customStyle="1" w:styleId="35">
    <w:name w:val="35"/>
    <w:basedOn w:val="TableNormal"/>
    <w:tblPr>
      <w:tblStyleRowBandSize w:val="1"/>
      <w:tblStyleColBandSize w:val="1"/>
      <w:tblCellMar>
        <w:top w:w="15" w:type="dxa"/>
        <w:left w:w="15" w:type="dxa"/>
        <w:bottom w:w="15" w:type="dxa"/>
        <w:right w:w="15" w:type="dxa"/>
      </w:tblCellMar>
    </w:tblPr>
  </w:style>
  <w:style w:type="table" w:customStyle="1" w:styleId="34">
    <w:name w:val="34"/>
    <w:basedOn w:val="TableNormal"/>
    <w:tblPr>
      <w:tblStyleRowBandSize w:val="1"/>
      <w:tblStyleColBandSize w:val="1"/>
      <w:tblCellMar>
        <w:top w:w="15" w:type="dxa"/>
        <w:left w:w="15" w:type="dxa"/>
        <w:bottom w:w="15" w:type="dxa"/>
        <w:right w:w="15" w:type="dxa"/>
      </w:tblCellMar>
    </w:tblPr>
  </w:style>
  <w:style w:type="table" w:customStyle="1" w:styleId="33">
    <w:name w:val="33"/>
    <w:basedOn w:val="TableNormal"/>
    <w:tblPr>
      <w:tblStyleRowBandSize w:val="1"/>
      <w:tblStyleColBandSize w:val="1"/>
      <w:tblCellMar>
        <w:top w:w="15" w:type="dxa"/>
        <w:left w:w="15" w:type="dxa"/>
        <w:bottom w:w="15" w:type="dxa"/>
        <w:right w:w="15" w:type="dxa"/>
      </w:tblCellMar>
    </w:tblPr>
  </w:style>
  <w:style w:type="table" w:customStyle="1" w:styleId="32">
    <w:name w:val="32"/>
    <w:basedOn w:val="TableNormal"/>
    <w:tblPr>
      <w:tblStyleRowBandSize w:val="1"/>
      <w:tblStyleColBandSize w:val="1"/>
      <w:tblCellMar>
        <w:top w:w="15" w:type="dxa"/>
        <w:left w:w="15" w:type="dxa"/>
        <w:bottom w:w="15" w:type="dxa"/>
        <w:right w:w="15" w:type="dxa"/>
      </w:tblCellMar>
    </w:tblPr>
  </w:style>
  <w:style w:type="table" w:customStyle="1" w:styleId="31">
    <w:name w:val="31"/>
    <w:basedOn w:val="TableNormal"/>
    <w:tblPr>
      <w:tblStyleRowBandSize w:val="1"/>
      <w:tblStyleColBandSize w:val="1"/>
      <w:tblCellMar>
        <w:top w:w="15" w:type="dxa"/>
        <w:left w:w="15" w:type="dxa"/>
        <w:bottom w:w="15" w:type="dxa"/>
        <w:right w:w="15" w:type="dxa"/>
      </w:tblCellMar>
    </w:tblPr>
  </w:style>
  <w:style w:type="table" w:customStyle="1" w:styleId="30">
    <w:name w:val="30"/>
    <w:basedOn w:val="TableNormal"/>
    <w:tblPr>
      <w:tblStyleRowBandSize w:val="1"/>
      <w:tblStyleColBandSize w:val="1"/>
      <w:tblCellMar>
        <w:top w:w="15" w:type="dxa"/>
        <w:left w:w="15" w:type="dxa"/>
        <w:bottom w:w="15" w:type="dxa"/>
        <w:right w:w="15" w:type="dxa"/>
      </w:tblCellMar>
    </w:tblPr>
  </w:style>
  <w:style w:type="table" w:customStyle="1" w:styleId="29">
    <w:name w:val="29"/>
    <w:basedOn w:val="TableNormal"/>
    <w:tblPr>
      <w:tblStyleRowBandSize w:val="1"/>
      <w:tblStyleColBandSize w:val="1"/>
      <w:tblCellMar>
        <w:top w:w="15" w:type="dxa"/>
        <w:left w:w="15" w:type="dxa"/>
        <w:bottom w:w="15" w:type="dxa"/>
        <w:right w:w="15" w:type="dxa"/>
      </w:tblCellMar>
    </w:tblPr>
  </w:style>
  <w:style w:type="table" w:customStyle="1" w:styleId="28">
    <w:name w:val="28"/>
    <w:basedOn w:val="TableNormal"/>
    <w:tblPr>
      <w:tblStyleRowBandSize w:val="1"/>
      <w:tblStyleColBandSize w:val="1"/>
    </w:tblPr>
  </w:style>
  <w:style w:type="table" w:customStyle="1" w:styleId="27">
    <w:name w:val="27"/>
    <w:basedOn w:val="TableNormal"/>
    <w:tblPr>
      <w:tblStyleRowBandSize w:val="1"/>
      <w:tblStyleColBandSize w:val="1"/>
      <w:tblCellMar>
        <w:left w:w="115" w:type="dxa"/>
        <w:right w:w="115" w:type="dxa"/>
      </w:tblCellMar>
    </w:tblPr>
  </w:style>
  <w:style w:type="table" w:customStyle="1" w:styleId="26">
    <w:name w:val="26"/>
    <w:basedOn w:val="TableNormal"/>
    <w:tblPr>
      <w:tblStyleRowBandSize w:val="1"/>
      <w:tblStyleColBandSize w:val="1"/>
      <w:tblCellMar>
        <w:left w:w="115" w:type="dxa"/>
        <w:right w:w="115" w:type="dxa"/>
      </w:tblCellMar>
    </w:tblPr>
  </w:style>
  <w:style w:type="table" w:customStyle="1" w:styleId="25">
    <w:name w:val="25"/>
    <w:basedOn w:val="TableNormal"/>
    <w:tblPr>
      <w:tblStyleRowBandSize w:val="1"/>
      <w:tblStyleColBandSize w:val="1"/>
      <w:tblCellMar>
        <w:left w:w="115" w:type="dxa"/>
        <w:right w:w="115" w:type="dxa"/>
      </w:tblCellMar>
    </w:tblPr>
  </w:style>
  <w:style w:type="table" w:customStyle="1" w:styleId="24">
    <w:name w:val="24"/>
    <w:basedOn w:val="TableNormal"/>
    <w:tblPr>
      <w:tblStyleRowBandSize w:val="1"/>
      <w:tblStyleColBandSize w:val="1"/>
      <w:tblCellMar>
        <w:left w:w="115" w:type="dxa"/>
        <w:right w:w="115" w:type="dxa"/>
      </w:tblCellMar>
    </w:tblPr>
  </w:style>
  <w:style w:type="table" w:customStyle="1" w:styleId="23">
    <w:name w:val="23"/>
    <w:basedOn w:val="TableNormal"/>
    <w:tblPr>
      <w:tblStyleRowBandSize w:val="1"/>
      <w:tblStyleColBandSize w:val="1"/>
      <w:tblCellMar>
        <w:left w:w="115" w:type="dxa"/>
        <w:right w:w="1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Pr>
  </w:style>
  <w:style w:type="table" w:customStyle="1" w:styleId="20">
    <w:name w:val="20"/>
    <w:basedOn w:val="TableNormal"/>
    <w:tblPr>
      <w:tblStyleRowBandSize w:val="1"/>
      <w:tblStyleColBandSize w:val="1"/>
    </w:tblPr>
  </w:style>
  <w:style w:type="table" w:customStyle="1" w:styleId="19">
    <w:name w:val="19"/>
    <w:basedOn w:val="TableNormal"/>
    <w:tblPr>
      <w:tblStyleRowBandSize w:val="1"/>
      <w:tblStyleColBandSize w:val="1"/>
    </w:tblPr>
  </w:style>
  <w:style w:type="table" w:customStyle="1" w:styleId="18">
    <w:name w:val="18"/>
    <w:basedOn w:val="TableNormal"/>
    <w:tblPr>
      <w:tblStyleRowBandSize w:val="1"/>
      <w:tblStyleColBandSize w:val="1"/>
      <w:tblCellMar>
        <w:left w:w="115" w:type="dxa"/>
        <w:right w:w="115"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left w:w="115" w:type="dxa"/>
        <w:right w:w="115"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CellMar>
        <w:top w:w="15" w:type="dxa"/>
        <w:left w:w="15" w:type="dxa"/>
        <w:bottom w:w="15" w:type="dxa"/>
        <w:right w:w="15" w:type="dxa"/>
      </w:tblCellMar>
    </w:tblPr>
  </w:style>
  <w:style w:type="table" w:customStyle="1" w:styleId="6">
    <w:name w:val="6"/>
    <w:basedOn w:val="TableNormal"/>
    <w:tblPr>
      <w:tblStyleRowBandSize w:val="1"/>
      <w:tblStyleColBandSize w:val="1"/>
      <w:tblCellMar>
        <w:top w:w="15" w:type="dxa"/>
        <w:left w:w="15" w:type="dxa"/>
        <w:bottom w:w="15" w:type="dxa"/>
        <w:right w:w="15" w:type="dxa"/>
      </w:tblCellMar>
    </w:tblPr>
  </w:style>
  <w:style w:type="table" w:customStyle="1" w:styleId="5">
    <w:name w:val="5"/>
    <w:basedOn w:val="TableNormal"/>
    <w:tblPr>
      <w:tblStyleRowBandSize w:val="1"/>
      <w:tblStyleColBandSize w:val="1"/>
      <w:tblCellMar>
        <w:top w:w="15" w:type="dxa"/>
        <w:left w:w="15" w:type="dxa"/>
        <w:bottom w:w="15" w:type="dxa"/>
        <w:right w:w="15" w:type="dxa"/>
      </w:tblCellMar>
    </w:tblPr>
  </w:style>
  <w:style w:type="table" w:customStyle="1" w:styleId="4">
    <w:name w:val="4"/>
    <w:basedOn w:val="TableNormal"/>
    <w:tblPr>
      <w:tblStyleRowBandSize w:val="1"/>
      <w:tblStyleColBandSize w:val="1"/>
      <w:tblCellMar>
        <w:top w:w="15" w:type="dxa"/>
        <w:left w:w="15" w:type="dxa"/>
        <w:bottom w:w="15" w:type="dxa"/>
        <w:right w:w="15" w:type="dxa"/>
      </w:tblCellMar>
    </w:tblPr>
  </w:style>
  <w:style w:type="table" w:customStyle="1" w:styleId="3">
    <w:name w:val="3"/>
    <w:basedOn w:val="TableNormal"/>
    <w:tblPr>
      <w:tblStyleRowBandSize w:val="1"/>
      <w:tblStyleColBandSize w:val="1"/>
      <w:tblCellMar>
        <w:top w:w="15" w:type="dxa"/>
        <w:left w:w="15" w:type="dxa"/>
        <w:bottom w:w="15" w:type="dxa"/>
        <w:right w:w="15" w:type="dxa"/>
      </w:tblCellMar>
    </w:tblPr>
  </w:style>
  <w:style w:type="table" w:customStyle="1" w:styleId="2">
    <w:name w:val="2"/>
    <w:basedOn w:val="TableNormal"/>
    <w:tblPr>
      <w:tblStyleRowBandSize w:val="1"/>
      <w:tblStyleColBandSize w:val="1"/>
      <w:tblCellMar>
        <w:top w:w="15" w:type="dxa"/>
        <w:left w:w="15" w:type="dxa"/>
        <w:bottom w:w="15" w:type="dxa"/>
        <w:right w:w="15" w:type="dxa"/>
      </w:tblCellMar>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table" w:customStyle="1" w:styleId="a">
    <w:basedOn w:val="TableNormal4"/>
    <w:tblPr>
      <w:tblStyleRowBandSize w:val="1"/>
      <w:tblStyleColBandSize w:val="1"/>
      <w:tblCellMar>
        <w:top w:w="0" w:type="dxa"/>
        <w:left w:w="108" w:type="dxa"/>
        <w:bottom w:w="0" w:type="dxa"/>
        <w:right w:w="108" w:type="dxa"/>
      </w:tblCellMar>
    </w:tblPr>
  </w:style>
  <w:style w:type="table" w:customStyle="1" w:styleId="a0">
    <w:basedOn w:val="TableNormal4"/>
    <w:tblPr>
      <w:tblStyleRowBandSize w:val="1"/>
      <w:tblStyleColBandSize w:val="1"/>
      <w:tblCellMar>
        <w:top w:w="0" w:type="dxa"/>
        <w:left w:w="115" w:type="dxa"/>
        <w:bottom w:w="0" w:type="dxa"/>
        <w:right w:w="115"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115" w:type="dxa"/>
        <w:bottom w:w="0" w:type="dxa"/>
        <w:right w:w="115" w:type="dxa"/>
      </w:tblCellMar>
    </w:tblPr>
  </w:style>
  <w:style w:type="table" w:customStyle="1" w:styleId="a6">
    <w:basedOn w:val="TableNormal4"/>
    <w:tblPr>
      <w:tblStyleRowBandSize w:val="1"/>
      <w:tblStyleColBandSize w:val="1"/>
      <w:tblCellMar>
        <w:top w:w="0" w:type="dxa"/>
        <w:left w:w="108" w:type="dxa"/>
        <w:bottom w:w="0" w:type="dxa"/>
        <w:right w:w="108" w:type="dxa"/>
      </w:tblCellMar>
    </w:tblPr>
  </w:style>
  <w:style w:type="table" w:customStyle="1" w:styleId="a7">
    <w:basedOn w:val="TableNormal4"/>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08" w:type="dxa"/>
        <w:bottom w:w="0" w:type="dxa"/>
        <w:right w:w="108"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tblPr>
      <w:tblStyleRowBandSize w:val="1"/>
      <w:tblStyleColBandSize w:val="1"/>
      <w:tblCellMar>
        <w:top w:w="0" w:type="dxa"/>
        <w:left w:w="115" w:type="dxa"/>
        <w:bottom w:w="0" w:type="dxa"/>
        <w:right w:w="115" w:type="dxa"/>
      </w:tblCellMar>
    </w:tblPr>
  </w:style>
  <w:style w:type="table" w:customStyle="1" w:styleId="ae">
    <w:basedOn w:val="TableNormal4"/>
    <w:tblPr>
      <w:tblStyleRowBandSize w:val="1"/>
      <w:tblStyleColBandSize w:val="1"/>
      <w:tblCellMar>
        <w:top w:w="0" w:type="dxa"/>
        <w:left w:w="115" w:type="dxa"/>
        <w:bottom w:w="0" w:type="dxa"/>
        <w:right w:w="115" w:type="dxa"/>
      </w:tblCellMar>
    </w:tblPr>
  </w:style>
  <w:style w:type="table" w:customStyle="1" w:styleId="af">
    <w:basedOn w:val="TableNormal4"/>
    <w:tblPr>
      <w:tblStyleRowBandSize w:val="1"/>
      <w:tblStyleColBandSize w:val="1"/>
      <w:tblCellMar>
        <w:top w:w="0" w:type="dxa"/>
        <w:left w:w="115" w:type="dxa"/>
        <w:bottom w:w="0" w:type="dxa"/>
        <w:right w:w="115" w:type="dxa"/>
      </w:tblCellMar>
    </w:tblPr>
  </w:style>
  <w:style w:type="table" w:customStyle="1" w:styleId="af0">
    <w:basedOn w:val="TableNormal4"/>
    <w:tblPr>
      <w:tblStyleRowBandSize w:val="1"/>
      <w:tblStyleColBandSize w:val="1"/>
      <w:tblCellMar>
        <w:top w:w="0" w:type="dxa"/>
        <w:left w:w="0" w:type="dxa"/>
        <w:bottom w:w="0" w:type="dxa"/>
        <w:right w:w="0" w:type="dxa"/>
      </w:tblCellMar>
    </w:tblPr>
  </w:style>
  <w:style w:type="table" w:customStyle="1" w:styleId="af1">
    <w:basedOn w:val="TableNormal4"/>
    <w:tblPr>
      <w:tblStyleRowBandSize w:val="1"/>
      <w:tblStyleColBandSize w:val="1"/>
      <w:tblCellMar>
        <w:top w:w="0" w:type="dxa"/>
        <w:left w:w="0" w:type="dxa"/>
        <w:bottom w:w="0" w:type="dxa"/>
        <w:right w:w="0" w:type="dxa"/>
      </w:tblCellMar>
    </w:tblPr>
  </w:style>
  <w:style w:type="table" w:customStyle="1" w:styleId="af2">
    <w:basedOn w:val="TableNormal4"/>
    <w:tblPr>
      <w:tblStyleRowBandSize w:val="1"/>
      <w:tblStyleColBandSize w:val="1"/>
      <w:tblCellMar>
        <w:top w:w="0" w:type="dxa"/>
        <w:left w:w="115" w:type="dxa"/>
        <w:bottom w:w="0" w:type="dxa"/>
        <w:right w:w="115" w:type="dxa"/>
      </w:tblCellMar>
    </w:tblPr>
  </w:style>
  <w:style w:type="table" w:customStyle="1" w:styleId="af3">
    <w:basedOn w:val="TableNormal4"/>
    <w:tblPr>
      <w:tblStyleRowBandSize w:val="1"/>
      <w:tblStyleColBandSize w:val="1"/>
      <w:tblCellMar>
        <w:top w:w="0" w:type="dxa"/>
        <w:left w:w="108" w:type="dxa"/>
        <w:bottom w:w="0" w:type="dxa"/>
        <w:right w:w="108" w:type="dxa"/>
      </w:tblCellMar>
    </w:tblPr>
  </w:style>
  <w:style w:type="table" w:customStyle="1" w:styleId="af4">
    <w:basedOn w:val="TableNormal4"/>
    <w:tblPr>
      <w:tblStyleRowBandSize w:val="1"/>
      <w:tblStyleColBandSize w:val="1"/>
      <w:tblCellMar>
        <w:top w:w="15" w:type="dxa"/>
        <w:left w:w="15" w:type="dxa"/>
        <w:bottom w:w="15" w:type="dxa"/>
        <w:right w:w="15" w:type="dxa"/>
      </w:tblCellMar>
    </w:tblPr>
  </w:style>
  <w:style w:type="table" w:customStyle="1" w:styleId="af5">
    <w:basedOn w:val="TableNormal4"/>
    <w:tblPr>
      <w:tblStyleRowBandSize w:val="1"/>
      <w:tblStyleColBandSize w:val="1"/>
      <w:tblCellMar>
        <w:top w:w="15" w:type="dxa"/>
        <w:left w:w="15" w:type="dxa"/>
        <w:bottom w:w="15" w:type="dxa"/>
        <w:right w:w="15" w:type="dxa"/>
      </w:tblCellMar>
    </w:tblPr>
  </w:style>
  <w:style w:type="table" w:customStyle="1" w:styleId="af6">
    <w:basedOn w:val="TableNormal4"/>
    <w:tblPr>
      <w:tblStyleRowBandSize w:val="1"/>
      <w:tblStyleColBandSize w:val="1"/>
      <w:tblCellMar>
        <w:top w:w="15" w:type="dxa"/>
        <w:left w:w="15" w:type="dxa"/>
        <w:bottom w:w="15" w:type="dxa"/>
        <w:right w:w="15" w:type="dxa"/>
      </w:tblCellMar>
    </w:tblPr>
  </w:style>
  <w:style w:type="table" w:customStyle="1" w:styleId="af7">
    <w:basedOn w:val="TableNormal4"/>
    <w:tblPr>
      <w:tblStyleRowBandSize w:val="1"/>
      <w:tblStyleColBandSize w:val="1"/>
      <w:tblCellMar>
        <w:top w:w="15" w:type="dxa"/>
        <w:left w:w="15" w:type="dxa"/>
        <w:bottom w:w="15" w:type="dxa"/>
        <w:right w:w="15" w:type="dxa"/>
      </w:tblCellMar>
    </w:tblPr>
  </w:style>
  <w:style w:type="table" w:customStyle="1" w:styleId="af8">
    <w:basedOn w:val="TableNormal4"/>
    <w:tblPr>
      <w:tblStyleRowBandSize w:val="1"/>
      <w:tblStyleColBandSize w:val="1"/>
      <w:tblCellMar>
        <w:top w:w="15" w:type="dxa"/>
        <w:left w:w="15" w:type="dxa"/>
        <w:bottom w:w="15" w:type="dxa"/>
        <w:right w:w="15" w:type="dxa"/>
      </w:tblCellMar>
    </w:tblPr>
  </w:style>
  <w:style w:type="table" w:customStyle="1" w:styleId="af9">
    <w:basedOn w:val="TableNormal4"/>
    <w:tblPr>
      <w:tblStyleRowBandSize w:val="1"/>
      <w:tblStyleColBandSize w:val="1"/>
      <w:tblCellMar>
        <w:top w:w="15" w:type="dxa"/>
        <w:left w:w="15" w:type="dxa"/>
        <w:bottom w:w="15" w:type="dxa"/>
        <w:right w:w="15" w:type="dxa"/>
      </w:tblCellMar>
    </w:tblPr>
  </w:style>
  <w:style w:type="table" w:customStyle="1" w:styleId="afa">
    <w:basedOn w:val="TableNormal4"/>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0" w:type="dxa"/>
        <w:right w:w="0" w:type="dxa"/>
      </w:tblCellMar>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CellMar>
        <w:top w:w="15" w:type="dxa"/>
        <w:left w:w="15" w:type="dxa"/>
        <w:bottom w:w="15" w:type="dxa"/>
        <w:right w:w="15"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0" w:type="dxa"/>
        <w:right w:w="0" w:type="dxa"/>
      </w:tblCellMar>
    </w:tblPr>
  </w:style>
  <w:style w:type="table" w:customStyle="1" w:styleId="affff9">
    <w:basedOn w:val="TableNormal"/>
    <w:tblPr>
      <w:tblStyleRowBandSize w:val="1"/>
      <w:tblStyleColBandSize w:val="1"/>
      <w:tblCellMar>
        <w:left w:w="0" w:type="dxa"/>
        <w:right w:w="0"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CellMar>
        <w:top w:w="15" w:type="dxa"/>
        <w:left w:w="15" w:type="dxa"/>
        <w:bottom w:w="15" w:type="dxa"/>
        <w:right w:w="15" w:type="dxa"/>
      </w:tblCellMar>
    </w:tblPr>
  </w:style>
  <w:style w:type="table" w:customStyle="1" w:styleId="affffd">
    <w:basedOn w:val="TableNormal"/>
    <w:tblPr>
      <w:tblStyleRowBandSize w:val="1"/>
      <w:tblStyleColBandSize w:val="1"/>
      <w:tblCellMar>
        <w:top w:w="15" w:type="dxa"/>
        <w:left w:w="15" w:type="dxa"/>
        <w:bottom w:w="15" w:type="dxa"/>
        <w:right w:w="15" w:type="dxa"/>
      </w:tblCellMar>
    </w:tblPr>
  </w:style>
  <w:style w:type="table" w:customStyle="1" w:styleId="affffe">
    <w:basedOn w:val="TableNormal"/>
    <w:tblPr>
      <w:tblStyleRowBandSize w:val="1"/>
      <w:tblStyleColBandSize w:val="1"/>
      <w:tblCellMar>
        <w:top w:w="15" w:type="dxa"/>
        <w:left w:w="15" w:type="dxa"/>
        <w:bottom w:w="15" w:type="dxa"/>
        <w:right w:w="15" w:type="dxa"/>
      </w:tblCellMar>
    </w:tblPr>
  </w:style>
  <w:style w:type="table" w:customStyle="1" w:styleId="afffff">
    <w:basedOn w:val="TableNormal"/>
    <w:tblPr>
      <w:tblStyleRowBandSize w:val="1"/>
      <w:tblStyleColBandSize w:val="1"/>
      <w:tblCellMar>
        <w:top w:w="15" w:type="dxa"/>
        <w:left w:w="15" w:type="dxa"/>
        <w:bottom w:w="15" w:type="dxa"/>
        <w:right w:w="15" w:type="dxa"/>
      </w:tblCellMar>
    </w:tblPr>
  </w:style>
  <w:style w:type="table" w:customStyle="1" w:styleId="afffff0">
    <w:basedOn w:val="TableNormal"/>
    <w:tblPr>
      <w:tblStyleRowBandSize w:val="1"/>
      <w:tblStyleColBandSize w:val="1"/>
      <w:tblCellMar>
        <w:top w:w="15" w:type="dxa"/>
        <w:left w:w="15" w:type="dxa"/>
        <w:bottom w:w="15" w:type="dxa"/>
        <w:right w:w="15" w:type="dxa"/>
      </w:tblCellMar>
    </w:tblPr>
  </w:style>
  <w:style w:type="table" w:customStyle="1" w:styleId="afffff1">
    <w:basedOn w:val="TableNormal"/>
    <w:tblPr>
      <w:tblStyleRowBandSize w:val="1"/>
      <w:tblStyleColBandSize w:val="1"/>
      <w:tblCellMar>
        <w:top w:w="15" w:type="dxa"/>
        <w:left w:w="15" w:type="dxa"/>
        <w:bottom w:w="15" w:type="dxa"/>
        <w:right w:w="15" w:type="dxa"/>
      </w:tblCellMar>
    </w:tblPr>
  </w:style>
  <w:style w:type="table" w:customStyle="1" w:styleId="afffff2">
    <w:basedOn w:val="TableNormal"/>
    <w:tblPr>
      <w:tblStyleRowBandSize w:val="1"/>
      <w:tblStyleColBandSize w:val="1"/>
      <w:tblCellMar>
        <w:top w:w="15" w:type="dxa"/>
        <w:left w:w="15" w:type="dxa"/>
        <w:bottom w:w="15" w:type="dxa"/>
        <w:right w:w="15" w:type="dxa"/>
      </w:tblCellMar>
    </w:tblPr>
  </w:style>
  <w:style w:type="table" w:customStyle="1" w:styleId="afffff3">
    <w:basedOn w:val="TableNormal1"/>
    <w:tblPr>
      <w:tblStyleRowBandSize w:val="1"/>
      <w:tblStyleColBandSize w:val="1"/>
      <w:tblCellMar>
        <w:top w:w="0" w:type="dxa"/>
        <w:left w:w="108" w:type="dxa"/>
        <w:bottom w:w="0" w:type="dxa"/>
        <w:right w:w="108" w:type="dxa"/>
      </w:tblCellMar>
    </w:tblPr>
  </w:style>
  <w:style w:type="table" w:customStyle="1" w:styleId="afffff4">
    <w:basedOn w:val="TableNormal1"/>
    <w:tblPr>
      <w:tblStyleRowBandSize w:val="1"/>
      <w:tblStyleColBandSize w:val="1"/>
      <w:tblCellMar>
        <w:top w:w="0" w:type="dxa"/>
        <w:left w:w="115" w:type="dxa"/>
        <w:bottom w:w="0" w:type="dxa"/>
        <w:right w:w="115" w:type="dxa"/>
      </w:tblCellMar>
    </w:tblPr>
  </w:style>
  <w:style w:type="table" w:customStyle="1" w:styleId="afffff5">
    <w:basedOn w:val="TableNormal1"/>
    <w:tblPr>
      <w:tblStyleRowBandSize w:val="1"/>
      <w:tblStyleColBandSize w:val="1"/>
      <w:tblCellMar>
        <w:top w:w="0" w:type="dxa"/>
        <w:left w:w="115" w:type="dxa"/>
        <w:bottom w:w="0" w:type="dxa"/>
        <w:right w:w="115" w:type="dxa"/>
      </w:tblCellMar>
    </w:tblPr>
  </w:style>
  <w:style w:type="table" w:customStyle="1" w:styleId="afffff6">
    <w:basedOn w:val="TableNormal1"/>
    <w:tblPr>
      <w:tblStyleRowBandSize w:val="1"/>
      <w:tblStyleColBandSize w:val="1"/>
      <w:tblCellMar>
        <w:top w:w="0" w:type="dxa"/>
        <w:left w:w="115" w:type="dxa"/>
        <w:bottom w:w="0" w:type="dxa"/>
        <w:right w:w="115" w:type="dxa"/>
      </w:tblCellMar>
    </w:tblPr>
  </w:style>
  <w:style w:type="table" w:customStyle="1" w:styleId="afffff7">
    <w:basedOn w:val="TableNormal1"/>
    <w:tblPr>
      <w:tblStyleRowBandSize w:val="1"/>
      <w:tblStyleColBandSize w:val="1"/>
      <w:tblCellMar>
        <w:top w:w="0" w:type="dxa"/>
        <w:left w:w="115" w:type="dxa"/>
        <w:bottom w:w="0" w:type="dxa"/>
        <w:right w:w="115" w:type="dxa"/>
      </w:tblCellMar>
    </w:tblPr>
  </w:style>
  <w:style w:type="table" w:customStyle="1" w:styleId="afffff8">
    <w:basedOn w:val="TableNormal1"/>
    <w:tblPr>
      <w:tblStyleRowBandSize w:val="1"/>
      <w:tblStyleColBandSize w:val="1"/>
      <w:tblCellMar>
        <w:top w:w="0" w:type="dxa"/>
        <w:left w:w="115" w:type="dxa"/>
        <w:bottom w:w="0" w:type="dxa"/>
        <w:right w:w="115" w:type="dxa"/>
      </w:tblCellMar>
    </w:tblPr>
  </w:style>
  <w:style w:type="table" w:customStyle="1" w:styleId="afffff9">
    <w:basedOn w:val="TableNormal1"/>
    <w:tblPr>
      <w:tblStyleRowBandSize w:val="1"/>
      <w:tblStyleColBandSize w:val="1"/>
      <w:tblCellMar>
        <w:top w:w="0" w:type="dxa"/>
        <w:left w:w="115" w:type="dxa"/>
        <w:bottom w:w="0" w:type="dxa"/>
        <w:right w:w="115" w:type="dxa"/>
      </w:tblCellMar>
    </w:tblPr>
  </w:style>
  <w:style w:type="table" w:customStyle="1" w:styleId="afffffa">
    <w:basedOn w:val="TableNormal1"/>
    <w:tblPr>
      <w:tblStyleRowBandSize w:val="1"/>
      <w:tblStyleColBandSize w:val="1"/>
      <w:tblCellMar>
        <w:top w:w="0" w:type="dxa"/>
        <w:left w:w="108" w:type="dxa"/>
        <w:bottom w:w="0" w:type="dxa"/>
        <w:right w:w="108" w:type="dxa"/>
      </w:tblCellMar>
    </w:tblPr>
  </w:style>
  <w:style w:type="table" w:customStyle="1" w:styleId="afffffb">
    <w:basedOn w:val="TableNormal1"/>
    <w:tblPr>
      <w:tblStyleRowBandSize w:val="1"/>
      <w:tblStyleColBandSize w:val="1"/>
      <w:tblCellMar>
        <w:top w:w="0" w:type="dxa"/>
        <w:left w:w="108" w:type="dxa"/>
        <w:bottom w:w="0" w:type="dxa"/>
        <w:right w:w="108" w:type="dxa"/>
      </w:tblCellMar>
    </w:tblPr>
  </w:style>
  <w:style w:type="table" w:customStyle="1" w:styleId="afffffc">
    <w:basedOn w:val="TableNormal1"/>
    <w:tblPr>
      <w:tblStyleRowBandSize w:val="1"/>
      <w:tblStyleColBandSize w:val="1"/>
      <w:tblCellMar>
        <w:top w:w="0" w:type="dxa"/>
        <w:left w:w="108" w:type="dxa"/>
        <w:bottom w:w="0" w:type="dxa"/>
        <w:right w:w="108" w:type="dxa"/>
      </w:tblCellMar>
    </w:tblPr>
  </w:style>
  <w:style w:type="table" w:customStyle="1" w:styleId="afffffd">
    <w:basedOn w:val="TableNormal1"/>
    <w:tblPr>
      <w:tblStyleRowBandSize w:val="1"/>
      <w:tblStyleColBandSize w:val="1"/>
      <w:tblCellMar>
        <w:top w:w="0" w:type="dxa"/>
        <w:left w:w="115" w:type="dxa"/>
        <w:bottom w:w="0" w:type="dxa"/>
        <w:right w:w="115" w:type="dxa"/>
      </w:tblCellMar>
    </w:tblPr>
  </w:style>
  <w:style w:type="table" w:customStyle="1" w:styleId="afffffe">
    <w:basedOn w:val="TableNormal1"/>
    <w:tblPr>
      <w:tblStyleRowBandSize w:val="1"/>
      <w:tblStyleColBandSize w:val="1"/>
      <w:tblCellMar>
        <w:top w:w="0" w:type="dxa"/>
        <w:left w:w="115" w:type="dxa"/>
        <w:bottom w:w="0" w:type="dxa"/>
        <w:right w:w="115" w:type="dxa"/>
      </w:tblCellMar>
    </w:tblPr>
  </w:style>
  <w:style w:type="table" w:customStyle="1" w:styleId="affffff">
    <w:basedOn w:val="TableNormal1"/>
    <w:tblPr>
      <w:tblStyleRowBandSize w:val="1"/>
      <w:tblStyleColBandSize w:val="1"/>
      <w:tblCellMar>
        <w:top w:w="0" w:type="dxa"/>
        <w:left w:w="115" w:type="dxa"/>
        <w:bottom w:w="0" w:type="dxa"/>
        <w:right w:w="115" w:type="dxa"/>
      </w:tblCellMar>
    </w:tblPr>
  </w:style>
  <w:style w:type="table" w:customStyle="1" w:styleId="affffff0">
    <w:basedOn w:val="TableNormal1"/>
    <w:tblPr>
      <w:tblStyleRowBandSize w:val="1"/>
      <w:tblStyleColBandSize w:val="1"/>
      <w:tblCellMar>
        <w:top w:w="0" w:type="dxa"/>
        <w:left w:w="115" w:type="dxa"/>
        <w:bottom w:w="0" w:type="dxa"/>
        <w:right w:w="115" w:type="dxa"/>
      </w:tblCellMar>
    </w:tblPr>
  </w:style>
  <w:style w:type="table" w:customStyle="1" w:styleId="affffff1">
    <w:basedOn w:val="TableNormal1"/>
    <w:tblPr>
      <w:tblStyleRowBandSize w:val="1"/>
      <w:tblStyleColBandSize w:val="1"/>
      <w:tblCellMar>
        <w:top w:w="0" w:type="dxa"/>
        <w:left w:w="115" w:type="dxa"/>
        <w:bottom w:w="0" w:type="dxa"/>
        <w:right w:w="115" w:type="dxa"/>
      </w:tblCellMar>
    </w:tblPr>
  </w:style>
  <w:style w:type="table" w:customStyle="1" w:styleId="affffff2">
    <w:basedOn w:val="TableNormal1"/>
    <w:tblPr>
      <w:tblStyleRowBandSize w:val="1"/>
      <w:tblStyleColBandSize w:val="1"/>
      <w:tblCellMar>
        <w:top w:w="0" w:type="dxa"/>
        <w:left w:w="115" w:type="dxa"/>
        <w:bottom w:w="0" w:type="dxa"/>
        <w:right w:w="115" w:type="dxa"/>
      </w:tblCellMar>
    </w:tblPr>
  </w:style>
  <w:style w:type="table" w:customStyle="1" w:styleId="affffff3">
    <w:basedOn w:val="TableNormal1"/>
    <w:tblPr>
      <w:tblStyleRowBandSize w:val="1"/>
      <w:tblStyleColBandSize w:val="1"/>
      <w:tblCellMar>
        <w:top w:w="0" w:type="dxa"/>
        <w:left w:w="115" w:type="dxa"/>
        <w:bottom w:w="0" w:type="dxa"/>
        <w:right w:w="115" w:type="dxa"/>
      </w:tblCellMar>
    </w:tblPr>
  </w:style>
  <w:style w:type="table" w:customStyle="1" w:styleId="affffff4">
    <w:basedOn w:val="TableNormal1"/>
    <w:tblPr>
      <w:tblStyleRowBandSize w:val="1"/>
      <w:tblStyleColBandSize w:val="1"/>
      <w:tblCellMar>
        <w:top w:w="0" w:type="dxa"/>
        <w:left w:w="0" w:type="dxa"/>
        <w:bottom w:w="0" w:type="dxa"/>
        <w:right w:w="0" w:type="dxa"/>
      </w:tblCellMar>
    </w:tblPr>
  </w:style>
  <w:style w:type="table" w:customStyle="1" w:styleId="affffff5">
    <w:basedOn w:val="TableNormal1"/>
    <w:tblPr>
      <w:tblStyleRowBandSize w:val="1"/>
      <w:tblStyleColBandSize w:val="1"/>
      <w:tblCellMar>
        <w:top w:w="0" w:type="dxa"/>
        <w:left w:w="0" w:type="dxa"/>
        <w:bottom w:w="0" w:type="dxa"/>
        <w:right w:w="0" w:type="dxa"/>
      </w:tblCellMar>
    </w:tblPr>
  </w:style>
  <w:style w:type="table" w:customStyle="1" w:styleId="affffff6">
    <w:basedOn w:val="TableNormal1"/>
    <w:tblPr>
      <w:tblStyleRowBandSize w:val="1"/>
      <w:tblStyleColBandSize w:val="1"/>
      <w:tblCellMar>
        <w:top w:w="0" w:type="dxa"/>
        <w:left w:w="115" w:type="dxa"/>
        <w:bottom w:w="0" w:type="dxa"/>
        <w:right w:w="115" w:type="dxa"/>
      </w:tblCellMar>
    </w:tblPr>
  </w:style>
  <w:style w:type="table" w:customStyle="1" w:styleId="affffff7">
    <w:basedOn w:val="TableNormal1"/>
    <w:tblPr>
      <w:tblStyleRowBandSize w:val="1"/>
      <w:tblStyleColBandSize w:val="1"/>
      <w:tblCellMar>
        <w:top w:w="0" w:type="dxa"/>
        <w:left w:w="108" w:type="dxa"/>
        <w:bottom w:w="0" w:type="dxa"/>
        <w:right w:w="108" w:type="dxa"/>
      </w:tblCellMar>
    </w:tblPr>
  </w:style>
  <w:style w:type="table" w:customStyle="1" w:styleId="affffff8">
    <w:basedOn w:val="TableNormal1"/>
    <w:tblPr>
      <w:tblStyleRowBandSize w:val="1"/>
      <w:tblStyleColBandSize w:val="1"/>
      <w:tblCellMar>
        <w:top w:w="15" w:type="dxa"/>
        <w:left w:w="15" w:type="dxa"/>
        <w:bottom w:w="15" w:type="dxa"/>
        <w:right w:w="15" w:type="dxa"/>
      </w:tblCellMar>
    </w:tblPr>
  </w:style>
  <w:style w:type="table" w:customStyle="1" w:styleId="affffff9">
    <w:basedOn w:val="TableNormal1"/>
    <w:tblPr>
      <w:tblStyleRowBandSize w:val="1"/>
      <w:tblStyleColBandSize w:val="1"/>
      <w:tblCellMar>
        <w:top w:w="15" w:type="dxa"/>
        <w:left w:w="15" w:type="dxa"/>
        <w:bottom w:w="15" w:type="dxa"/>
        <w:right w:w="15" w:type="dxa"/>
      </w:tblCellMar>
    </w:tblPr>
  </w:style>
  <w:style w:type="table" w:customStyle="1" w:styleId="affffffa">
    <w:basedOn w:val="TableNormal1"/>
    <w:tblPr>
      <w:tblStyleRowBandSize w:val="1"/>
      <w:tblStyleColBandSize w:val="1"/>
      <w:tblCellMar>
        <w:top w:w="15" w:type="dxa"/>
        <w:left w:w="15" w:type="dxa"/>
        <w:bottom w:w="15" w:type="dxa"/>
        <w:right w:w="15" w:type="dxa"/>
      </w:tblCellMar>
    </w:tblPr>
  </w:style>
  <w:style w:type="table" w:customStyle="1" w:styleId="affffffb">
    <w:basedOn w:val="TableNormal1"/>
    <w:tblPr>
      <w:tblStyleRowBandSize w:val="1"/>
      <w:tblStyleColBandSize w:val="1"/>
      <w:tblCellMar>
        <w:top w:w="15" w:type="dxa"/>
        <w:left w:w="15" w:type="dxa"/>
        <w:bottom w:w="15" w:type="dxa"/>
        <w:right w:w="15" w:type="dxa"/>
      </w:tblCellMar>
    </w:tblPr>
  </w:style>
  <w:style w:type="table" w:customStyle="1" w:styleId="affffffc">
    <w:basedOn w:val="TableNormal1"/>
    <w:tblPr>
      <w:tblStyleRowBandSize w:val="1"/>
      <w:tblStyleColBandSize w:val="1"/>
      <w:tblCellMar>
        <w:top w:w="15" w:type="dxa"/>
        <w:left w:w="15" w:type="dxa"/>
        <w:bottom w:w="15" w:type="dxa"/>
        <w:right w:w="15" w:type="dxa"/>
      </w:tblCellMar>
    </w:tblPr>
  </w:style>
  <w:style w:type="table" w:customStyle="1" w:styleId="affffffd">
    <w:basedOn w:val="TableNormal1"/>
    <w:tblPr>
      <w:tblStyleRowBandSize w:val="1"/>
      <w:tblStyleColBandSize w:val="1"/>
      <w:tblCellMar>
        <w:top w:w="15" w:type="dxa"/>
        <w:left w:w="15" w:type="dxa"/>
        <w:bottom w:w="15" w:type="dxa"/>
        <w:right w:w="15" w:type="dxa"/>
      </w:tblCellMar>
    </w:tblPr>
  </w:style>
  <w:style w:type="table" w:customStyle="1" w:styleId="affffffe">
    <w:basedOn w:val="TableNormal1"/>
    <w:tblPr>
      <w:tblStyleRowBandSize w:val="1"/>
      <w:tblStyleColBandSize w:val="1"/>
      <w:tblCellMar>
        <w:top w:w="15" w:type="dxa"/>
        <w:left w:w="15" w:type="dxa"/>
        <w:bottom w:w="15" w:type="dxa"/>
        <w:right w:w="15" w:type="dxa"/>
      </w:tblCellMar>
    </w:tblPr>
  </w:style>
  <w:style w:type="character" w:customStyle="1" w:styleId="Titre1Car1">
    <w:name w:val="Titre 1 Car1"/>
    <w:rsid w:val="00E728FB"/>
    <w:rPr>
      <w:rFonts w:ascii="Arial" w:eastAsia="Arial" w:hAnsi="Arial" w:cs="Arial"/>
      <w:b/>
      <w:bCs/>
      <w:sz w:val="40"/>
      <w:szCs w:val="40"/>
    </w:rPr>
  </w:style>
  <w:style w:type="character" w:customStyle="1" w:styleId="Titre2Car1">
    <w:name w:val="Titre 2 Car1"/>
    <w:rsid w:val="00E728FB"/>
    <w:rPr>
      <w:rFonts w:ascii="Arial" w:eastAsia="Arial" w:hAnsi="Arial" w:cs="Arial"/>
      <w:b/>
      <w:bCs/>
      <w:color w:val="000000"/>
      <w:sz w:val="28"/>
      <w:szCs w:val="28"/>
    </w:rPr>
  </w:style>
  <w:style w:type="character" w:customStyle="1" w:styleId="Titre3Car1">
    <w:name w:val="Titre 3 Car1"/>
    <w:rsid w:val="00E728FB"/>
    <w:rPr>
      <w:rFonts w:ascii="Arial" w:eastAsia="Arial" w:hAnsi="Arial" w:cs="Arial"/>
      <w:b/>
      <w:bCs/>
      <w:color w:val="000000"/>
    </w:rPr>
  </w:style>
  <w:style w:type="character" w:customStyle="1" w:styleId="Titre4Car1">
    <w:name w:val="Titre 4 Car1"/>
    <w:rsid w:val="00E728FB"/>
    <w:rPr>
      <w:rFonts w:ascii="Arial" w:eastAsia="Arial" w:hAnsi="Arial" w:cs="Arial"/>
      <w:b/>
      <w:bCs/>
      <w:color w:val="000000"/>
    </w:rPr>
  </w:style>
  <w:style w:type="character" w:customStyle="1" w:styleId="Titre5Car1">
    <w:name w:val="Titre 5 Car1"/>
    <w:rsid w:val="00E728FB"/>
    <w:rPr>
      <w:rFonts w:ascii="Arial" w:eastAsia="Arial" w:hAnsi="Arial" w:cs="Arial"/>
      <w:b/>
      <w:bCs/>
      <w:color w:val="000000"/>
    </w:rPr>
  </w:style>
  <w:style w:type="character" w:customStyle="1" w:styleId="Titre6Car">
    <w:name w:val="Titre 6 Car"/>
    <w:rsid w:val="00E728FB"/>
    <w:rPr>
      <w:rFonts w:ascii="Arial" w:eastAsia="Arial" w:hAnsi="Arial" w:cs="Arial"/>
      <w:b/>
      <w:bCs/>
      <w:color w:val="000000"/>
    </w:rPr>
  </w:style>
  <w:style w:type="character" w:customStyle="1" w:styleId="Heading7Char">
    <w:name w:val="Heading 7 Char"/>
    <w:link w:val="Heading7"/>
    <w:rsid w:val="00E728FB"/>
    <w:rPr>
      <w:rFonts w:ascii="Arial" w:hAnsi="Arial"/>
      <w:b/>
      <w:noProof/>
      <w:kern w:val="28"/>
      <w:szCs w:val="20"/>
      <w:lang w:val="en-US"/>
    </w:rPr>
  </w:style>
  <w:style w:type="character" w:customStyle="1" w:styleId="TableTitleChar">
    <w:name w:val="Table Title Char"/>
    <w:rsid w:val="00E728FB"/>
    <w:rPr>
      <w:rFonts w:ascii="Helvetica" w:hAnsi="Helvetica"/>
      <w:b/>
    </w:rPr>
  </w:style>
  <w:style w:type="paragraph" w:customStyle="1" w:styleId="Bullet3">
    <w:name w:val="Bullet3"/>
    <w:basedOn w:val="Normal"/>
    <w:qFormat/>
    <w:rsid w:val="00E728FB"/>
    <w:pPr>
      <w:tabs>
        <w:tab w:val="left" w:pos="1080"/>
        <w:tab w:val="left" w:pos="1440"/>
      </w:tabs>
      <w:overflowPunct w:val="0"/>
      <w:autoSpaceDE w:val="0"/>
      <w:autoSpaceDN w:val="0"/>
      <w:adjustRightInd w:val="0"/>
      <w:spacing w:before="0" w:after="60"/>
      <w:ind w:left="1440" w:hanging="360"/>
      <w:textAlignment w:val="baseline"/>
    </w:pPr>
    <w:rPr>
      <w:rFonts w:ascii="Helvetica" w:hAnsi="Helvetica"/>
      <w:sz w:val="20"/>
    </w:rPr>
  </w:style>
  <w:style w:type="paragraph" w:customStyle="1" w:styleId="Bullet2">
    <w:name w:val="Bullet2"/>
    <w:basedOn w:val="Normal"/>
    <w:qFormat/>
    <w:rsid w:val="00E728FB"/>
    <w:pPr>
      <w:tabs>
        <w:tab w:val="left" w:pos="1080"/>
      </w:tabs>
      <w:overflowPunct w:val="0"/>
      <w:autoSpaceDE w:val="0"/>
      <w:autoSpaceDN w:val="0"/>
      <w:adjustRightInd w:val="0"/>
      <w:spacing w:before="0" w:after="60"/>
      <w:ind w:left="1080" w:hanging="350"/>
      <w:textAlignment w:val="baseline"/>
    </w:pPr>
    <w:rPr>
      <w:rFonts w:ascii="Helvetica" w:hAnsi="Helvetica"/>
      <w:sz w:val="20"/>
    </w:rPr>
  </w:style>
  <w:style w:type="paragraph" w:customStyle="1" w:styleId="Bullet1">
    <w:name w:val="Bullet1"/>
    <w:basedOn w:val="Normal"/>
    <w:qFormat/>
    <w:rsid w:val="00E728FB"/>
    <w:pPr>
      <w:tabs>
        <w:tab w:val="left" w:pos="720"/>
      </w:tabs>
      <w:overflowPunct w:val="0"/>
      <w:autoSpaceDE w:val="0"/>
      <w:autoSpaceDN w:val="0"/>
      <w:adjustRightInd w:val="0"/>
      <w:spacing w:before="0" w:after="60"/>
      <w:ind w:left="720" w:hanging="360"/>
      <w:textAlignment w:val="baseline"/>
    </w:pPr>
    <w:rPr>
      <w:rFonts w:ascii="Helvetica" w:hAnsi="Helvetica"/>
      <w:sz w:val="20"/>
    </w:rPr>
  </w:style>
  <w:style w:type="paragraph" w:customStyle="1" w:styleId="Bullet0">
    <w:name w:val="Bullet0"/>
    <w:basedOn w:val="Normal"/>
    <w:qFormat/>
    <w:rsid w:val="00E728FB"/>
    <w:pPr>
      <w:tabs>
        <w:tab w:val="left" w:pos="360"/>
      </w:tabs>
      <w:overflowPunct w:val="0"/>
      <w:autoSpaceDE w:val="0"/>
      <w:autoSpaceDN w:val="0"/>
      <w:adjustRightInd w:val="0"/>
      <w:spacing w:before="0" w:after="60"/>
      <w:ind w:left="360" w:hanging="367"/>
      <w:textAlignment w:val="baseline"/>
    </w:pPr>
    <w:rPr>
      <w:rFonts w:ascii="Helvetica" w:hAnsi="Helvetica"/>
      <w:sz w:val="20"/>
    </w:rPr>
  </w:style>
  <w:style w:type="paragraph" w:customStyle="1" w:styleId="TableLabel">
    <w:name w:val="Table Label"/>
    <w:basedOn w:val="TableEntry"/>
    <w:qFormat/>
    <w:rsid w:val="00E728FB"/>
    <w:pPr>
      <w:keepNext/>
      <w:overflowPunct w:val="0"/>
      <w:autoSpaceDE w:val="0"/>
      <w:autoSpaceDN w:val="0"/>
      <w:adjustRightInd w:val="0"/>
      <w:ind w:left="0" w:right="0"/>
      <w:jc w:val="center"/>
      <w:textAlignment w:val="baseline"/>
    </w:pPr>
    <w:rPr>
      <w:rFonts w:ascii="Helvetica" w:hAnsi="Helvetica"/>
      <w:b/>
      <w:sz w:val="20"/>
    </w:rPr>
  </w:style>
  <w:style w:type="paragraph" w:customStyle="1" w:styleId="DocList">
    <w:name w:val="DocList"/>
    <w:basedOn w:val="Normal"/>
    <w:qFormat/>
    <w:rsid w:val="00E728FB"/>
    <w:pPr>
      <w:tabs>
        <w:tab w:val="left" w:pos="1620"/>
      </w:tabs>
      <w:overflowPunct w:val="0"/>
      <w:autoSpaceDE w:val="0"/>
      <w:autoSpaceDN w:val="0"/>
      <w:adjustRightInd w:val="0"/>
      <w:spacing w:before="60" w:after="60"/>
      <w:ind w:left="1620" w:hanging="1080"/>
      <w:textAlignment w:val="baseline"/>
    </w:pPr>
    <w:rPr>
      <w:rFonts w:ascii="Helvetica" w:hAnsi="Helvetica"/>
      <w:sz w:val="20"/>
    </w:rPr>
  </w:style>
  <w:style w:type="paragraph" w:customStyle="1" w:styleId="StandardTitle">
    <w:name w:val="Standard Title"/>
    <w:basedOn w:val="Normal"/>
    <w:qFormat/>
    <w:rsid w:val="00E728FB"/>
    <w:pPr>
      <w:tabs>
        <w:tab w:val="left" w:pos="360"/>
        <w:tab w:val="left" w:pos="720"/>
      </w:tabs>
      <w:overflowPunct w:val="0"/>
      <w:autoSpaceDE w:val="0"/>
      <w:autoSpaceDN w:val="0"/>
      <w:adjustRightInd w:val="0"/>
      <w:spacing w:before="0" w:after="200"/>
      <w:jc w:val="center"/>
      <w:textAlignment w:val="baseline"/>
    </w:pPr>
    <w:rPr>
      <w:rFonts w:ascii="Helvetica" w:hAnsi="Helvetica"/>
      <w:b/>
    </w:rPr>
  </w:style>
  <w:style w:type="paragraph" w:customStyle="1" w:styleId="Instruction">
    <w:name w:val="Instruction"/>
    <w:basedOn w:val="Normal"/>
    <w:qFormat/>
    <w:rsid w:val="00E728FB"/>
    <w:pPr>
      <w:pBdr>
        <w:top w:val="single" w:sz="6" w:space="3" w:color="auto"/>
        <w:left w:val="single" w:sz="6" w:space="3" w:color="auto"/>
        <w:bottom w:val="single" w:sz="6" w:space="3" w:color="auto"/>
        <w:right w:val="single" w:sz="6" w:space="3" w:color="auto"/>
      </w:pBdr>
      <w:tabs>
        <w:tab w:val="left" w:pos="720"/>
      </w:tabs>
      <w:overflowPunct w:val="0"/>
      <w:autoSpaceDE w:val="0"/>
      <w:autoSpaceDN w:val="0"/>
      <w:adjustRightInd w:val="0"/>
      <w:spacing w:after="200"/>
      <w:textAlignment w:val="baseline"/>
    </w:pPr>
    <w:rPr>
      <w:rFonts w:ascii="Helvetica" w:hAnsi="Helvetica"/>
      <w:b/>
      <w:sz w:val="20"/>
    </w:rPr>
  </w:style>
  <w:style w:type="paragraph" w:customStyle="1" w:styleId="List10">
    <w:name w:val="List1"/>
    <w:basedOn w:val="Bullet1"/>
    <w:qFormat/>
    <w:rsid w:val="00E728FB"/>
  </w:style>
  <w:style w:type="paragraph" w:customStyle="1" w:styleId="List20">
    <w:name w:val="List2"/>
    <w:basedOn w:val="Bullet2"/>
    <w:qFormat/>
    <w:rsid w:val="00E728FB"/>
    <w:pPr>
      <w:ind w:hanging="360"/>
    </w:pPr>
  </w:style>
  <w:style w:type="paragraph" w:customStyle="1" w:styleId="List30">
    <w:name w:val="List3"/>
    <w:basedOn w:val="Bullet3"/>
    <w:qFormat/>
    <w:rsid w:val="00E728FB"/>
  </w:style>
  <w:style w:type="paragraph" w:customStyle="1" w:styleId="Bullet20">
    <w:name w:val="Bullet 2"/>
    <w:basedOn w:val="Normal"/>
    <w:rsid w:val="00E728FB"/>
    <w:pPr>
      <w:tabs>
        <w:tab w:val="left" w:pos="720"/>
      </w:tabs>
      <w:spacing w:before="0" w:after="200"/>
      <w:ind w:left="1080" w:hanging="360"/>
    </w:pPr>
    <w:rPr>
      <w:rFonts w:ascii="Helvetica" w:hAnsi="Helvetica"/>
      <w:sz w:val="20"/>
    </w:rPr>
  </w:style>
  <w:style w:type="character" w:customStyle="1" w:styleId="HeaderChar">
    <w:name w:val="Header Char"/>
    <w:link w:val="Header"/>
    <w:uiPriority w:val="99"/>
    <w:rsid w:val="00E728FB"/>
    <w:rPr>
      <w:szCs w:val="20"/>
      <w:lang w:val="en-US"/>
    </w:rPr>
  </w:style>
  <w:style w:type="character" w:customStyle="1" w:styleId="FooterChar">
    <w:name w:val="Footer Char"/>
    <w:link w:val="Footer"/>
    <w:uiPriority w:val="99"/>
    <w:rsid w:val="00E728FB"/>
    <w:rPr>
      <w:szCs w:val="20"/>
      <w:lang w:val="en-US"/>
    </w:rPr>
  </w:style>
  <w:style w:type="numbering" w:customStyle="1" w:styleId="KeineListe1">
    <w:name w:val="Keine Liste1"/>
    <w:next w:val="NoList"/>
    <w:uiPriority w:val="99"/>
    <w:semiHidden/>
    <w:unhideWhenUsed/>
    <w:rsid w:val="00E728FB"/>
  </w:style>
  <w:style w:type="character" w:styleId="SubtleEmphasis">
    <w:name w:val="Subtle Emphasis"/>
    <w:basedOn w:val="DefaultParagraphFont"/>
    <w:uiPriority w:val="19"/>
    <w:qFormat/>
    <w:rsid w:val="00B14863"/>
    <w:rPr>
      <w:i/>
      <w:iCs/>
      <w:color w:val="404040" w:themeColor="text1" w:themeTint="BF"/>
    </w:rPr>
  </w:style>
  <w:style w:type="paragraph" w:styleId="Subtitle">
    <w:name w:val="Subtitle"/>
    <w:basedOn w:val="Normal"/>
    <w:next w:val="Normal"/>
    <w:link w:val="SubtitleChar"/>
    <w:uiPriority w:val="11"/>
    <w:qFormat/>
    <w:rsid w:val="00A458C8"/>
    <w:pPr>
      <w:spacing w:after="60"/>
      <w:jc w:val="center"/>
      <w:outlineLvl w:val="1"/>
    </w:pPr>
    <w:rPr>
      <w:rFonts w:ascii="Cambria" w:hAnsi="Cambria"/>
      <w:szCs w:val="24"/>
    </w:rPr>
  </w:style>
  <w:style w:type="table" w:customStyle="1" w:styleId="afffffff">
    <w:basedOn w:val="TableNormal00"/>
    <w:tblPr>
      <w:tblStyleRowBandSize w:val="1"/>
      <w:tblStyleColBandSize w:val="1"/>
      <w:tblCellMar>
        <w:top w:w="0" w:type="dxa"/>
        <w:left w:w="108" w:type="dxa"/>
        <w:bottom w:w="0" w:type="dxa"/>
        <w:right w:w="108" w:type="dxa"/>
      </w:tblCellMar>
    </w:tblPr>
  </w:style>
  <w:style w:type="table" w:customStyle="1" w:styleId="afffffff0">
    <w:basedOn w:val="TableNormal00"/>
    <w:tblPr>
      <w:tblStyleRowBandSize w:val="1"/>
      <w:tblStyleColBandSize w:val="1"/>
      <w:tblCellMar>
        <w:top w:w="0" w:type="dxa"/>
        <w:left w:w="115" w:type="dxa"/>
        <w:bottom w:w="0" w:type="dxa"/>
        <w:right w:w="115" w:type="dxa"/>
      </w:tblCellMar>
    </w:tblPr>
  </w:style>
  <w:style w:type="table" w:customStyle="1" w:styleId="afffffff1">
    <w:basedOn w:val="TableNormal00"/>
    <w:tblPr>
      <w:tblStyleRowBandSize w:val="1"/>
      <w:tblStyleColBandSize w:val="1"/>
      <w:tblCellMar>
        <w:top w:w="0" w:type="dxa"/>
        <w:left w:w="115" w:type="dxa"/>
        <w:bottom w:w="0" w:type="dxa"/>
        <w:right w:w="115" w:type="dxa"/>
      </w:tblCellMar>
    </w:tblPr>
  </w:style>
  <w:style w:type="table" w:customStyle="1" w:styleId="afffffff2">
    <w:basedOn w:val="TableNormal00"/>
    <w:tblPr>
      <w:tblStyleRowBandSize w:val="1"/>
      <w:tblStyleColBandSize w:val="1"/>
      <w:tblCellMar>
        <w:top w:w="0" w:type="dxa"/>
        <w:left w:w="115" w:type="dxa"/>
        <w:bottom w:w="0" w:type="dxa"/>
        <w:right w:w="115" w:type="dxa"/>
      </w:tblCellMar>
    </w:tblPr>
  </w:style>
  <w:style w:type="table" w:customStyle="1" w:styleId="afffffff3">
    <w:basedOn w:val="TableNormal00"/>
    <w:tblPr>
      <w:tblStyleRowBandSize w:val="1"/>
      <w:tblStyleColBandSize w:val="1"/>
      <w:tblCellMar>
        <w:top w:w="0" w:type="dxa"/>
        <w:left w:w="115" w:type="dxa"/>
        <w:bottom w:w="0" w:type="dxa"/>
        <w:right w:w="115" w:type="dxa"/>
      </w:tblCellMar>
    </w:tblPr>
  </w:style>
  <w:style w:type="table" w:customStyle="1" w:styleId="afffffff4">
    <w:basedOn w:val="TableNormal00"/>
    <w:tblPr>
      <w:tblStyleRowBandSize w:val="1"/>
      <w:tblStyleColBandSize w:val="1"/>
      <w:tblCellMar>
        <w:top w:w="0" w:type="dxa"/>
        <w:left w:w="115" w:type="dxa"/>
        <w:bottom w:w="0" w:type="dxa"/>
        <w:right w:w="115" w:type="dxa"/>
      </w:tblCellMar>
    </w:tblPr>
  </w:style>
  <w:style w:type="table" w:customStyle="1" w:styleId="afffffff5">
    <w:basedOn w:val="TableNormal00"/>
    <w:tblPr>
      <w:tblStyleRowBandSize w:val="1"/>
      <w:tblStyleColBandSize w:val="1"/>
      <w:tblCellMar>
        <w:top w:w="0" w:type="dxa"/>
        <w:left w:w="115" w:type="dxa"/>
        <w:bottom w:w="0" w:type="dxa"/>
        <w:right w:w="115" w:type="dxa"/>
      </w:tblCellMar>
    </w:tblPr>
  </w:style>
  <w:style w:type="table" w:customStyle="1" w:styleId="afffffff6">
    <w:basedOn w:val="TableNormal00"/>
    <w:tblPr>
      <w:tblStyleRowBandSize w:val="1"/>
      <w:tblStyleColBandSize w:val="1"/>
      <w:tblCellMar>
        <w:top w:w="0" w:type="dxa"/>
        <w:left w:w="115" w:type="dxa"/>
        <w:bottom w:w="0" w:type="dxa"/>
        <w:right w:w="115" w:type="dxa"/>
      </w:tblCellMar>
    </w:tblPr>
  </w:style>
  <w:style w:type="table" w:customStyle="1" w:styleId="afffffff7">
    <w:basedOn w:val="TableNormal00"/>
    <w:tblPr>
      <w:tblStyleRowBandSize w:val="1"/>
      <w:tblStyleColBandSize w:val="1"/>
      <w:tblCellMar>
        <w:top w:w="0" w:type="dxa"/>
        <w:left w:w="108" w:type="dxa"/>
        <w:bottom w:w="0" w:type="dxa"/>
        <w:right w:w="108" w:type="dxa"/>
      </w:tblCellMar>
    </w:tblPr>
  </w:style>
  <w:style w:type="table" w:customStyle="1" w:styleId="afffffff8">
    <w:basedOn w:val="TableNormal00"/>
    <w:tblPr>
      <w:tblStyleRowBandSize w:val="1"/>
      <w:tblStyleColBandSize w:val="1"/>
      <w:tblCellMar>
        <w:top w:w="0" w:type="dxa"/>
        <w:left w:w="108" w:type="dxa"/>
        <w:bottom w:w="0" w:type="dxa"/>
        <w:right w:w="108" w:type="dxa"/>
      </w:tblCellMar>
    </w:tblPr>
  </w:style>
  <w:style w:type="table" w:customStyle="1" w:styleId="afffffff9">
    <w:basedOn w:val="TableNormal00"/>
    <w:tblPr>
      <w:tblStyleRowBandSize w:val="1"/>
      <w:tblStyleColBandSize w:val="1"/>
      <w:tblCellMar>
        <w:top w:w="0" w:type="dxa"/>
        <w:left w:w="108" w:type="dxa"/>
        <w:bottom w:w="0" w:type="dxa"/>
        <w:right w:w="108" w:type="dxa"/>
      </w:tblCellMar>
    </w:tblPr>
  </w:style>
  <w:style w:type="table" w:customStyle="1" w:styleId="afffffffa">
    <w:basedOn w:val="TableNormal00"/>
    <w:tblPr>
      <w:tblStyleRowBandSize w:val="1"/>
      <w:tblStyleColBandSize w:val="1"/>
      <w:tblCellMar>
        <w:top w:w="0" w:type="dxa"/>
        <w:left w:w="115" w:type="dxa"/>
        <w:bottom w:w="0" w:type="dxa"/>
        <w:right w:w="115" w:type="dxa"/>
      </w:tblCellMar>
    </w:tblPr>
  </w:style>
  <w:style w:type="table" w:customStyle="1" w:styleId="afffffffb">
    <w:basedOn w:val="TableNormal00"/>
    <w:tblPr>
      <w:tblStyleRowBandSize w:val="1"/>
      <w:tblStyleColBandSize w:val="1"/>
      <w:tblCellMar>
        <w:top w:w="0" w:type="dxa"/>
        <w:left w:w="115" w:type="dxa"/>
        <w:bottom w:w="0" w:type="dxa"/>
        <w:right w:w="115" w:type="dxa"/>
      </w:tblCellMar>
    </w:tblPr>
  </w:style>
  <w:style w:type="table" w:customStyle="1" w:styleId="afffffffc">
    <w:basedOn w:val="TableNormal00"/>
    <w:tblPr>
      <w:tblStyleRowBandSize w:val="1"/>
      <w:tblStyleColBandSize w:val="1"/>
      <w:tblCellMar>
        <w:top w:w="0" w:type="dxa"/>
        <w:left w:w="115" w:type="dxa"/>
        <w:bottom w:w="0" w:type="dxa"/>
        <w:right w:w="115" w:type="dxa"/>
      </w:tblCellMar>
    </w:tblPr>
  </w:style>
  <w:style w:type="table" w:customStyle="1" w:styleId="afffffffd">
    <w:basedOn w:val="TableNormal00"/>
    <w:tblPr>
      <w:tblStyleRowBandSize w:val="1"/>
      <w:tblStyleColBandSize w:val="1"/>
      <w:tblCellMar>
        <w:top w:w="0" w:type="dxa"/>
        <w:left w:w="115" w:type="dxa"/>
        <w:bottom w:w="0" w:type="dxa"/>
        <w:right w:w="115" w:type="dxa"/>
      </w:tblCellMar>
    </w:tblPr>
  </w:style>
  <w:style w:type="table" w:customStyle="1" w:styleId="afffffffe">
    <w:basedOn w:val="TableNormal00"/>
    <w:tblPr>
      <w:tblStyleRowBandSize w:val="1"/>
      <w:tblStyleColBandSize w:val="1"/>
      <w:tblCellMar>
        <w:top w:w="0" w:type="dxa"/>
        <w:left w:w="115" w:type="dxa"/>
        <w:bottom w:w="0" w:type="dxa"/>
        <w:right w:w="115" w:type="dxa"/>
      </w:tblCellMar>
    </w:tblPr>
  </w:style>
  <w:style w:type="table" w:customStyle="1" w:styleId="affffffff">
    <w:basedOn w:val="TableNormal00"/>
    <w:tblPr>
      <w:tblStyleRowBandSize w:val="1"/>
      <w:tblStyleColBandSize w:val="1"/>
      <w:tblCellMar>
        <w:top w:w="0" w:type="dxa"/>
        <w:left w:w="0" w:type="dxa"/>
        <w:bottom w:w="0" w:type="dxa"/>
        <w:right w:w="0" w:type="dxa"/>
      </w:tblCellMar>
    </w:tblPr>
  </w:style>
  <w:style w:type="table" w:customStyle="1" w:styleId="affffffff0">
    <w:basedOn w:val="TableNormal00"/>
    <w:tblPr>
      <w:tblStyleRowBandSize w:val="1"/>
      <w:tblStyleColBandSize w:val="1"/>
      <w:tblCellMar>
        <w:top w:w="0" w:type="dxa"/>
        <w:left w:w="0" w:type="dxa"/>
        <w:bottom w:w="0" w:type="dxa"/>
        <w:right w:w="0" w:type="dxa"/>
      </w:tblCellMar>
    </w:tblPr>
  </w:style>
  <w:style w:type="table" w:customStyle="1" w:styleId="affffffff1">
    <w:basedOn w:val="TableNormal00"/>
    <w:tblPr>
      <w:tblStyleRowBandSize w:val="1"/>
      <w:tblStyleColBandSize w:val="1"/>
      <w:tblCellMar>
        <w:top w:w="0" w:type="dxa"/>
        <w:left w:w="115" w:type="dxa"/>
        <w:bottom w:w="0" w:type="dxa"/>
        <w:right w:w="115" w:type="dxa"/>
      </w:tblCellMar>
    </w:tblPr>
  </w:style>
  <w:style w:type="table" w:customStyle="1" w:styleId="affffffff2">
    <w:basedOn w:val="TableNormal00"/>
    <w:tblPr>
      <w:tblStyleRowBandSize w:val="1"/>
      <w:tblStyleColBandSize w:val="1"/>
      <w:tblCellMar>
        <w:top w:w="15" w:type="dxa"/>
        <w:left w:w="15" w:type="dxa"/>
        <w:bottom w:w="15" w:type="dxa"/>
        <w:right w:w="15" w:type="dxa"/>
      </w:tblCellMar>
    </w:tblPr>
  </w:style>
  <w:style w:type="table" w:customStyle="1" w:styleId="affffffff3">
    <w:basedOn w:val="TableNormal00"/>
    <w:tblPr>
      <w:tblStyleRowBandSize w:val="1"/>
      <w:tblStyleColBandSize w:val="1"/>
      <w:tblCellMar>
        <w:top w:w="15" w:type="dxa"/>
        <w:left w:w="15" w:type="dxa"/>
        <w:bottom w:w="15" w:type="dxa"/>
        <w:right w:w="15" w:type="dxa"/>
      </w:tblCellMar>
    </w:tblPr>
  </w:style>
  <w:style w:type="table" w:customStyle="1" w:styleId="affffffff4">
    <w:basedOn w:val="TableNormal00"/>
    <w:tblPr>
      <w:tblStyleRowBandSize w:val="1"/>
      <w:tblStyleColBandSize w:val="1"/>
      <w:tblCellMar>
        <w:top w:w="15" w:type="dxa"/>
        <w:left w:w="15" w:type="dxa"/>
        <w:bottom w:w="15" w:type="dxa"/>
        <w:right w:w="15" w:type="dxa"/>
      </w:tblCellMar>
    </w:tblPr>
  </w:style>
  <w:style w:type="table" w:customStyle="1" w:styleId="affffffff5">
    <w:basedOn w:val="TableNormal00"/>
    <w:tblPr>
      <w:tblStyleRowBandSize w:val="1"/>
      <w:tblStyleColBandSize w:val="1"/>
      <w:tblCellMar>
        <w:top w:w="15" w:type="dxa"/>
        <w:left w:w="15" w:type="dxa"/>
        <w:bottom w:w="15" w:type="dxa"/>
        <w:right w:w="15" w:type="dxa"/>
      </w:tblCellMar>
    </w:tblPr>
  </w:style>
  <w:style w:type="table" w:customStyle="1" w:styleId="affffffff6">
    <w:basedOn w:val="TableNormal00"/>
    <w:tblPr>
      <w:tblStyleRowBandSize w:val="1"/>
      <w:tblStyleColBandSize w:val="1"/>
      <w:tblCellMar>
        <w:top w:w="15" w:type="dxa"/>
        <w:left w:w="15" w:type="dxa"/>
        <w:bottom w:w="15" w:type="dxa"/>
        <w:right w:w="15" w:type="dxa"/>
      </w:tblCellMar>
    </w:tblPr>
  </w:style>
  <w:style w:type="table" w:customStyle="1" w:styleId="affffffff7">
    <w:basedOn w:val="TableNormal00"/>
    <w:tblPr>
      <w:tblStyleRowBandSize w:val="1"/>
      <w:tblStyleColBandSize w:val="1"/>
      <w:tblCellMar>
        <w:top w:w="0" w:type="dxa"/>
        <w:left w:w="10" w:type="dxa"/>
        <w:bottom w:w="0" w:type="dxa"/>
        <w:right w:w="10" w:type="dxa"/>
      </w:tblCellMar>
    </w:tblPr>
  </w:style>
  <w:style w:type="table" w:customStyle="1" w:styleId="affffffff8">
    <w:basedOn w:val="TableNormal00"/>
    <w:tblPr>
      <w:tblStyleRowBandSize w:val="1"/>
      <w:tblStyleColBandSize w:val="1"/>
      <w:tblCellMar>
        <w:top w:w="0" w:type="dxa"/>
        <w:left w:w="10" w:type="dxa"/>
        <w:bottom w:w="0" w:type="dxa"/>
        <w:right w:w="10" w:type="dxa"/>
      </w:tblCellMar>
    </w:tblPr>
  </w:style>
  <w:style w:type="table" w:customStyle="1" w:styleId="affffffff9">
    <w:basedOn w:val="TableNormal00"/>
    <w:tblPr>
      <w:tblStyleRowBandSize w:val="1"/>
      <w:tblStyleColBandSize w:val="1"/>
      <w:tblCellMar>
        <w:top w:w="0" w:type="dxa"/>
        <w:left w:w="10" w:type="dxa"/>
        <w:bottom w:w="0" w:type="dxa"/>
        <w:right w:w="10" w:type="dxa"/>
      </w:tblCellMar>
    </w:tblPr>
  </w:style>
  <w:style w:type="table" w:customStyle="1" w:styleId="affffffffa">
    <w:basedOn w:val="TableNormal00"/>
    <w:tblPr>
      <w:tblStyleRowBandSize w:val="1"/>
      <w:tblStyleColBandSize w:val="1"/>
      <w:tblCellMar>
        <w:top w:w="0" w:type="dxa"/>
        <w:left w:w="10" w:type="dxa"/>
        <w:bottom w:w="0" w:type="dxa"/>
        <w:right w:w="10" w:type="dxa"/>
      </w:tblCellMar>
    </w:tblPr>
  </w:style>
  <w:style w:type="table" w:customStyle="1" w:styleId="affffffffb">
    <w:basedOn w:val="TableNormal00"/>
    <w:tblPr>
      <w:tblStyleRowBandSize w:val="1"/>
      <w:tblStyleColBandSize w:val="1"/>
      <w:tblCellMar>
        <w:top w:w="15" w:type="dxa"/>
        <w:left w:w="15" w:type="dxa"/>
        <w:bottom w:w="15" w:type="dxa"/>
        <w:right w:w="15" w:type="dxa"/>
      </w:tblCellMar>
    </w:tblPr>
  </w:style>
  <w:style w:type="table" w:customStyle="1" w:styleId="affffffffc">
    <w:basedOn w:val="TableNormal00"/>
    <w:tblPr>
      <w:tblStyleRowBandSize w:val="1"/>
      <w:tblStyleColBandSize w:val="1"/>
      <w:tblCellMar>
        <w:top w:w="15" w:type="dxa"/>
        <w:left w:w="15" w:type="dxa"/>
        <w:bottom w:w="15" w:type="dxa"/>
        <w:right w:w="15" w:type="dxa"/>
      </w:tblCellMar>
    </w:tblPr>
  </w:style>
  <w:style w:type="table" w:customStyle="1" w:styleId="affffffffd">
    <w:basedOn w:val="TableNormal00"/>
    <w:tblPr>
      <w:tblStyleRowBandSize w:val="1"/>
      <w:tblStyleColBandSize w:val="1"/>
      <w:tblCellMar>
        <w:top w:w="15" w:type="dxa"/>
        <w:left w:w="15" w:type="dxa"/>
        <w:bottom w:w="15" w:type="dxa"/>
        <w:right w:w="15" w:type="dxa"/>
      </w:tblCellMar>
    </w:tblPr>
  </w:style>
  <w:style w:type="table" w:customStyle="1" w:styleId="affffffffe">
    <w:basedOn w:val="TableNormal00"/>
    <w:tblPr>
      <w:tblStyleRowBandSize w:val="1"/>
      <w:tblStyleColBandSize w:val="1"/>
      <w:tblCellMar>
        <w:top w:w="15" w:type="dxa"/>
        <w:left w:w="15" w:type="dxa"/>
        <w:bottom w:w="15" w:type="dxa"/>
        <w:right w:w="15" w:type="dxa"/>
      </w:tblCellMar>
    </w:tblPr>
  </w:style>
  <w:style w:type="table" w:customStyle="1" w:styleId="afffffffff">
    <w:basedOn w:val="TableNormal00"/>
    <w:tblPr>
      <w:tblStyleRowBandSize w:val="1"/>
      <w:tblStyleColBandSize w:val="1"/>
      <w:tblCellMar>
        <w:top w:w="15" w:type="dxa"/>
        <w:left w:w="15" w:type="dxa"/>
        <w:bottom w:w="15" w:type="dxa"/>
        <w:right w:w="15" w:type="dxa"/>
      </w:tblCellMar>
    </w:tblPr>
  </w:style>
  <w:style w:type="table" w:customStyle="1" w:styleId="afffffffff0">
    <w:basedOn w:val="TableNormal00"/>
    <w:tblPr>
      <w:tblStyleRowBandSize w:val="1"/>
      <w:tblStyleColBandSize w:val="1"/>
      <w:tblCellMar>
        <w:top w:w="0" w:type="dxa"/>
        <w:left w:w="80" w:type="dxa"/>
        <w:bottom w:w="0" w:type="dxa"/>
        <w:right w:w="80" w:type="dxa"/>
      </w:tblCellMar>
    </w:tblPr>
  </w:style>
  <w:style w:type="table" w:customStyle="1" w:styleId="afffffffff1">
    <w:basedOn w:val="TableNormal00"/>
    <w:tblPr>
      <w:tblStyleRowBandSize w:val="1"/>
      <w:tblStyleColBandSize w:val="1"/>
      <w:tblCellMar>
        <w:top w:w="0" w:type="dxa"/>
        <w:left w:w="10" w:type="dxa"/>
        <w:bottom w:w="0" w:type="dxa"/>
        <w:right w:w="10" w:type="dxa"/>
      </w:tblCellMar>
    </w:tblPr>
  </w:style>
  <w:style w:type="table" w:customStyle="1" w:styleId="afffffffff2">
    <w:basedOn w:val="TableNormal00"/>
    <w:tblPr>
      <w:tblStyleRowBandSize w:val="1"/>
      <w:tblStyleColBandSize w:val="1"/>
      <w:tblCellMar>
        <w:top w:w="0" w:type="dxa"/>
        <w:left w:w="10" w:type="dxa"/>
        <w:bottom w:w="0" w:type="dxa"/>
        <w:right w:w="10" w:type="dxa"/>
      </w:tblCellMar>
    </w:tblPr>
  </w:style>
  <w:style w:type="table" w:customStyle="1" w:styleId="afffffffff3">
    <w:basedOn w:val="TableNormal00"/>
    <w:tblPr>
      <w:tblStyleRowBandSize w:val="1"/>
      <w:tblStyleColBandSize w:val="1"/>
      <w:tblCellMar>
        <w:top w:w="0" w:type="dxa"/>
        <w:left w:w="10" w:type="dxa"/>
        <w:bottom w:w="0" w:type="dxa"/>
        <w:right w:w="10" w:type="dxa"/>
      </w:tblCellMar>
    </w:tblPr>
  </w:style>
  <w:style w:type="table" w:customStyle="1" w:styleId="afffffffff4">
    <w:basedOn w:val="TableNormal00"/>
    <w:tblPr>
      <w:tblStyleRowBandSize w:val="1"/>
      <w:tblStyleColBandSize w:val="1"/>
      <w:tblCellMar>
        <w:top w:w="0" w:type="dxa"/>
        <w:left w:w="10" w:type="dxa"/>
        <w:bottom w:w="0" w:type="dxa"/>
        <w:right w:w="10" w:type="dxa"/>
      </w:tblCellMar>
    </w:tblPr>
  </w:style>
  <w:style w:type="table" w:customStyle="1" w:styleId="afffffffff5">
    <w:basedOn w:val="TableNormal00"/>
    <w:tblPr>
      <w:tblStyleRowBandSize w:val="1"/>
      <w:tblStyleColBandSize w:val="1"/>
      <w:tblCellMar>
        <w:top w:w="0" w:type="dxa"/>
        <w:left w:w="10" w:type="dxa"/>
        <w:bottom w:w="0" w:type="dxa"/>
        <w:right w:w="10" w:type="dxa"/>
      </w:tblCellMar>
    </w:tblPr>
  </w:style>
  <w:style w:type="table" w:customStyle="1" w:styleId="afffffffff6">
    <w:basedOn w:val="TableNormal00"/>
    <w:tblPr>
      <w:tblStyleRowBandSize w:val="1"/>
      <w:tblStyleColBandSize w:val="1"/>
      <w:tblCellMar>
        <w:top w:w="0" w:type="dxa"/>
        <w:left w:w="10" w:type="dxa"/>
        <w:bottom w:w="0" w:type="dxa"/>
        <w:right w:w="10" w:type="dxa"/>
      </w:tblCellMar>
    </w:tblPr>
  </w:style>
  <w:style w:type="table" w:customStyle="1" w:styleId="afffffffff7">
    <w:basedOn w:val="TableNormal00"/>
    <w:tblPr>
      <w:tblStyleRowBandSize w:val="1"/>
      <w:tblStyleColBandSize w:val="1"/>
      <w:tblCellMar>
        <w:top w:w="0" w:type="dxa"/>
        <w:left w:w="10" w:type="dxa"/>
        <w:bottom w:w="0" w:type="dxa"/>
        <w:right w:w="10" w:type="dxa"/>
      </w:tblCellMar>
    </w:tblPr>
  </w:style>
  <w:style w:type="table" w:customStyle="1" w:styleId="afffffffff8">
    <w:basedOn w:val="TableNormal00"/>
    <w:tblPr>
      <w:tblStyleRowBandSize w:val="1"/>
      <w:tblStyleColBandSize w:val="1"/>
      <w:tblCellMar>
        <w:top w:w="0" w:type="dxa"/>
        <w:left w:w="10" w:type="dxa"/>
        <w:bottom w:w="0" w:type="dxa"/>
        <w:right w:w="10" w:type="dxa"/>
      </w:tblCellMar>
    </w:tblPr>
  </w:style>
  <w:style w:type="table" w:customStyle="1" w:styleId="afffffffff9">
    <w:basedOn w:val="TableNormal00"/>
    <w:tblPr>
      <w:tblStyleRowBandSize w:val="1"/>
      <w:tblStyleColBandSize w:val="1"/>
      <w:tblCellMar>
        <w:top w:w="0" w:type="dxa"/>
        <w:left w:w="10" w:type="dxa"/>
        <w:bottom w:w="0" w:type="dxa"/>
        <w:right w:w="10" w:type="dxa"/>
      </w:tblCellMar>
    </w:tblPr>
  </w:style>
  <w:style w:type="table" w:customStyle="1" w:styleId="afffffffffa">
    <w:basedOn w:val="TableNormal00"/>
    <w:tblPr>
      <w:tblStyleRowBandSize w:val="1"/>
      <w:tblStyleColBandSize w:val="1"/>
      <w:tblCellMar>
        <w:top w:w="0" w:type="dxa"/>
        <w:left w:w="10" w:type="dxa"/>
        <w:bottom w:w="0" w:type="dxa"/>
        <w:right w:w="10" w:type="dxa"/>
      </w:tblCellMar>
    </w:tblPr>
  </w:style>
  <w:style w:type="table" w:customStyle="1" w:styleId="afffffffffb">
    <w:basedOn w:val="TableNormal00"/>
    <w:tblPr>
      <w:tblStyleRowBandSize w:val="1"/>
      <w:tblStyleColBandSize w:val="1"/>
      <w:tblCellMar>
        <w:top w:w="0" w:type="dxa"/>
        <w:left w:w="10" w:type="dxa"/>
        <w:bottom w:w="0" w:type="dxa"/>
        <w:right w:w="10" w:type="dxa"/>
      </w:tblCellMar>
    </w:tblPr>
  </w:style>
  <w:style w:type="table" w:customStyle="1" w:styleId="afffffffffc">
    <w:basedOn w:val="TableNormal00"/>
    <w:tblPr>
      <w:tblStyleRowBandSize w:val="1"/>
      <w:tblStyleColBandSize w:val="1"/>
      <w:tblCellMar>
        <w:top w:w="0" w:type="dxa"/>
        <w:left w:w="10" w:type="dxa"/>
        <w:bottom w:w="0" w:type="dxa"/>
        <w:right w:w="10" w:type="dxa"/>
      </w:tblCellMar>
    </w:tblPr>
  </w:style>
  <w:style w:type="table" w:customStyle="1" w:styleId="afffffffffd">
    <w:basedOn w:val="TableNormal00"/>
    <w:tblPr>
      <w:tblStyleRowBandSize w:val="1"/>
      <w:tblStyleColBandSize w:val="1"/>
      <w:tblCellMar>
        <w:top w:w="0" w:type="dxa"/>
        <w:left w:w="10" w:type="dxa"/>
        <w:bottom w:w="0" w:type="dxa"/>
        <w:right w:w="10" w:type="dxa"/>
      </w:tblCellMar>
    </w:tblPr>
  </w:style>
  <w:style w:type="table" w:customStyle="1" w:styleId="afffffffffe">
    <w:basedOn w:val="TableNormal00"/>
    <w:tblPr>
      <w:tblStyleRowBandSize w:val="1"/>
      <w:tblStyleColBandSize w:val="1"/>
      <w:tblCellMar>
        <w:top w:w="0" w:type="dxa"/>
        <w:left w:w="10" w:type="dxa"/>
        <w:bottom w:w="0" w:type="dxa"/>
        <w:right w:w="10" w:type="dxa"/>
      </w:tblCellMar>
    </w:tblPr>
  </w:style>
  <w:style w:type="table" w:customStyle="1" w:styleId="affffffffff">
    <w:basedOn w:val="TableNormal00"/>
    <w:tblPr>
      <w:tblStyleRowBandSize w:val="1"/>
      <w:tblStyleColBandSize w:val="1"/>
      <w:tblCellMar>
        <w:top w:w="0" w:type="dxa"/>
        <w:left w:w="10" w:type="dxa"/>
        <w:bottom w:w="0" w:type="dxa"/>
        <w:right w:w="10" w:type="dxa"/>
      </w:tblCellMar>
    </w:tblPr>
  </w:style>
  <w:style w:type="table" w:customStyle="1" w:styleId="affffffffff0">
    <w:basedOn w:val="TableNormal00"/>
    <w:tblPr>
      <w:tblStyleRowBandSize w:val="1"/>
      <w:tblStyleColBandSize w:val="1"/>
      <w:tblCellMar>
        <w:top w:w="0" w:type="dxa"/>
        <w:left w:w="10" w:type="dxa"/>
        <w:bottom w:w="0" w:type="dxa"/>
        <w:right w:w="10" w:type="dxa"/>
      </w:tblCellMar>
    </w:tblPr>
  </w:style>
  <w:style w:type="table" w:customStyle="1" w:styleId="affffffffff1">
    <w:basedOn w:val="TableNormal00"/>
    <w:tblPr>
      <w:tblStyleRowBandSize w:val="1"/>
      <w:tblStyleColBandSize w:val="1"/>
      <w:tblCellMar>
        <w:top w:w="0" w:type="dxa"/>
        <w:left w:w="10" w:type="dxa"/>
        <w:bottom w:w="0" w:type="dxa"/>
        <w:right w:w="10" w:type="dxa"/>
      </w:tblCellMar>
    </w:tblPr>
  </w:style>
  <w:style w:type="table" w:customStyle="1" w:styleId="affffffffff2">
    <w:basedOn w:val="TableNormal00"/>
    <w:tblPr>
      <w:tblStyleRowBandSize w:val="1"/>
      <w:tblStyleColBandSize w:val="1"/>
      <w:tblCellMar>
        <w:top w:w="0" w:type="dxa"/>
        <w:left w:w="10" w:type="dxa"/>
        <w:bottom w:w="0" w:type="dxa"/>
        <w:right w:w="10" w:type="dxa"/>
      </w:tblCellMar>
    </w:tblPr>
  </w:style>
  <w:style w:type="table" w:customStyle="1" w:styleId="affffffffff3">
    <w:basedOn w:val="TableNormal00"/>
    <w:tblPr>
      <w:tblStyleRowBandSize w:val="1"/>
      <w:tblStyleColBandSize w:val="1"/>
      <w:tblCellMar>
        <w:top w:w="0" w:type="dxa"/>
        <w:left w:w="10" w:type="dxa"/>
        <w:bottom w:w="0" w:type="dxa"/>
        <w:right w:w="10" w:type="dxa"/>
      </w:tblCellMar>
    </w:tblPr>
  </w:style>
  <w:style w:type="table" w:customStyle="1" w:styleId="affffffffff4">
    <w:basedOn w:val="TableNormal00"/>
    <w:tblPr>
      <w:tblStyleRowBandSize w:val="1"/>
      <w:tblStyleColBandSize w:val="1"/>
      <w:tblCellMar>
        <w:top w:w="0" w:type="dxa"/>
        <w:left w:w="10" w:type="dxa"/>
        <w:bottom w:w="0" w:type="dxa"/>
        <w:right w:w="10" w:type="dxa"/>
      </w:tblCellMar>
    </w:tblPr>
  </w:style>
  <w:style w:type="table" w:customStyle="1" w:styleId="affffffffff5">
    <w:basedOn w:val="TableNormal00"/>
    <w:tblPr>
      <w:tblStyleRowBandSize w:val="1"/>
      <w:tblStyleColBandSize w:val="1"/>
      <w:tblCellMar>
        <w:top w:w="0" w:type="dxa"/>
        <w:left w:w="10" w:type="dxa"/>
        <w:bottom w:w="0" w:type="dxa"/>
        <w:right w:w="10" w:type="dxa"/>
      </w:tblCellMar>
    </w:tblPr>
  </w:style>
  <w:style w:type="table" w:customStyle="1" w:styleId="affffffffff6">
    <w:basedOn w:val="TableNormal00"/>
    <w:tblPr>
      <w:tblStyleRowBandSize w:val="1"/>
      <w:tblStyleColBandSize w:val="1"/>
      <w:tblCellMar>
        <w:top w:w="0" w:type="dxa"/>
        <w:left w:w="10" w:type="dxa"/>
        <w:bottom w:w="0" w:type="dxa"/>
        <w:right w:w="10" w:type="dxa"/>
      </w:tblCellMar>
    </w:tblPr>
  </w:style>
  <w:style w:type="table" w:customStyle="1" w:styleId="affffffffff7">
    <w:basedOn w:val="TableNormal00"/>
    <w:tblPr>
      <w:tblStyleRowBandSize w:val="1"/>
      <w:tblStyleColBandSize w:val="1"/>
      <w:tblCellMar>
        <w:top w:w="0" w:type="dxa"/>
        <w:left w:w="10" w:type="dxa"/>
        <w:bottom w:w="0" w:type="dxa"/>
        <w:right w:w="10" w:type="dxa"/>
      </w:tblCellMar>
    </w:tblPr>
  </w:style>
  <w:style w:type="table" w:customStyle="1" w:styleId="affffffffff8">
    <w:basedOn w:val="TableNormal00"/>
    <w:tblPr>
      <w:tblStyleRowBandSize w:val="1"/>
      <w:tblStyleColBandSize w:val="1"/>
      <w:tblCellMar>
        <w:top w:w="0" w:type="dxa"/>
        <w:left w:w="10" w:type="dxa"/>
        <w:bottom w:w="0" w:type="dxa"/>
        <w:right w:w="10" w:type="dxa"/>
      </w:tblCellMar>
    </w:tblPr>
  </w:style>
  <w:style w:type="table" w:customStyle="1" w:styleId="affffffffff9">
    <w:basedOn w:val="TableNormal00"/>
    <w:tblPr>
      <w:tblStyleRowBandSize w:val="1"/>
      <w:tblStyleColBandSize w:val="1"/>
      <w:tblCellMar>
        <w:top w:w="0" w:type="dxa"/>
        <w:left w:w="115" w:type="dxa"/>
        <w:bottom w:w="0" w:type="dxa"/>
        <w:right w:w="115" w:type="dxa"/>
      </w:tblCellMar>
    </w:tblPr>
  </w:style>
  <w:style w:type="table" w:customStyle="1" w:styleId="affffffffffa">
    <w:basedOn w:val="TableNormal00"/>
    <w:tblPr>
      <w:tblStyleRowBandSize w:val="1"/>
      <w:tblStyleColBandSize w:val="1"/>
      <w:tblCellMar>
        <w:top w:w="15" w:type="dxa"/>
        <w:left w:w="15" w:type="dxa"/>
        <w:bottom w:w="15" w:type="dxa"/>
        <w:right w:w="15" w:type="dxa"/>
      </w:tblCellMar>
    </w:tblPr>
  </w:style>
  <w:style w:type="table" w:customStyle="1" w:styleId="affffffffffb">
    <w:basedOn w:val="TableNormal00"/>
    <w:tblPr>
      <w:tblStyleRowBandSize w:val="1"/>
      <w:tblStyleColBandSize w:val="1"/>
      <w:tblCellMar>
        <w:top w:w="15" w:type="dxa"/>
        <w:left w:w="15" w:type="dxa"/>
        <w:bottom w:w="15" w:type="dxa"/>
        <w:right w:w="15" w:type="dxa"/>
      </w:tblCellMar>
    </w:tblPr>
  </w:style>
  <w:style w:type="table" w:customStyle="1" w:styleId="affffffffffc">
    <w:basedOn w:val="TableNormal00"/>
    <w:tblPr>
      <w:tblStyleRowBandSize w:val="1"/>
      <w:tblStyleColBandSize w:val="1"/>
      <w:tblCellMar>
        <w:top w:w="15" w:type="dxa"/>
        <w:left w:w="15" w:type="dxa"/>
        <w:bottom w:w="15" w:type="dxa"/>
        <w:right w:w="15" w:type="dxa"/>
      </w:tblCellMar>
    </w:tblPr>
  </w:style>
  <w:style w:type="table" w:customStyle="1" w:styleId="affffffffffd">
    <w:basedOn w:val="TableNormal00"/>
    <w:tblPr>
      <w:tblStyleRowBandSize w:val="1"/>
      <w:tblStyleColBandSize w:val="1"/>
      <w:tblCellMar>
        <w:top w:w="15" w:type="dxa"/>
        <w:left w:w="15" w:type="dxa"/>
        <w:bottom w:w="15" w:type="dxa"/>
        <w:right w:w="15" w:type="dxa"/>
      </w:tblCellMar>
    </w:tblPr>
  </w:style>
  <w:style w:type="table" w:customStyle="1" w:styleId="affffffffffe">
    <w:basedOn w:val="TableNormal00"/>
    <w:tblPr>
      <w:tblStyleRowBandSize w:val="1"/>
      <w:tblStyleColBandSize w:val="1"/>
      <w:tblCellMar>
        <w:top w:w="15" w:type="dxa"/>
        <w:left w:w="15" w:type="dxa"/>
        <w:bottom w:w="15" w:type="dxa"/>
        <w:right w:w="15" w:type="dxa"/>
      </w:tblCellMar>
    </w:tblPr>
  </w:style>
  <w:style w:type="character" w:customStyle="1" w:styleId="Heading1Char">
    <w:name w:val="Heading 1 Char"/>
    <w:basedOn w:val="DefaultParagraphFont"/>
    <w:link w:val="Heading1"/>
    <w:rsid w:val="00A458C8"/>
    <w:rPr>
      <w:rFonts w:ascii="Arial" w:hAnsi="Arial"/>
      <w:b/>
      <w:noProof/>
      <w:kern w:val="28"/>
      <w:sz w:val="28"/>
      <w:szCs w:val="20"/>
      <w:lang w:val="en-US"/>
    </w:rPr>
  </w:style>
  <w:style w:type="character" w:customStyle="1" w:styleId="Heading2Char">
    <w:name w:val="Heading 2 Char"/>
    <w:link w:val="Heading2"/>
    <w:rsid w:val="00A458C8"/>
    <w:rPr>
      <w:rFonts w:ascii="Arial" w:hAnsi="Arial"/>
      <w:b/>
      <w:noProof/>
      <w:kern w:val="28"/>
      <w:sz w:val="28"/>
      <w:szCs w:val="20"/>
      <w:lang w:val="en-US"/>
    </w:rPr>
  </w:style>
  <w:style w:type="character" w:customStyle="1" w:styleId="Heading3Char">
    <w:name w:val="Heading 3 Char"/>
    <w:link w:val="Heading3"/>
    <w:rsid w:val="00A458C8"/>
    <w:rPr>
      <w:rFonts w:ascii="Arial" w:hAnsi="Arial"/>
      <w:b/>
      <w:noProof/>
      <w:kern w:val="28"/>
      <w:szCs w:val="20"/>
      <w:lang w:val="en-US"/>
    </w:rPr>
  </w:style>
  <w:style w:type="character" w:customStyle="1" w:styleId="Heading4Char">
    <w:name w:val="Heading 4 Char"/>
    <w:basedOn w:val="Heading3Char"/>
    <w:link w:val="Heading4"/>
    <w:rsid w:val="00A458C8"/>
    <w:rPr>
      <w:rFonts w:ascii="Arial" w:hAnsi="Arial"/>
      <w:b/>
      <w:noProof/>
      <w:kern w:val="28"/>
      <w:szCs w:val="20"/>
      <w:lang w:val="en-US"/>
    </w:rPr>
  </w:style>
  <w:style w:type="character" w:customStyle="1" w:styleId="Heading5Char">
    <w:name w:val="Heading 5 Char"/>
    <w:basedOn w:val="DefaultParagraphFont"/>
    <w:link w:val="Heading5"/>
    <w:rsid w:val="00A458C8"/>
    <w:rPr>
      <w:rFonts w:ascii="Arial" w:hAnsi="Arial"/>
      <w:b/>
      <w:noProof/>
      <w:kern w:val="28"/>
      <w:szCs w:val="20"/>
      <w:lang w:val="en-US"/>
    </w:rPr>
  </w:style>
  <w:style w:type="character" w:customStyle="1" w:styleId="TitleChar">
    <w:name w:val="Title Char"/>
    <w:link w:val="Title"/>
    <w:uiPriority w:val="10"/>
    <w:rsid w:val="00A458C8"/>
    <w:rPr>
      <w:rFonts w:ascii="Cambria" w:hAnsi="Cambria"/>
      <w:color w:val="17365D"/>
      <w:spacing w:val="5"/>
      <w:kern w:val="28"/>
      <w:sz w:val="52"/>
      <w:szCs w:val="52"/>
      <w:lang w:val="en-US"/>
    </w:rPr>
  </w:style>
  <w:style w:type="character" w:customStyle="1" w:styleId="SubtitleChar">
    <w:name w:val="Subtitle Char"/>
    <w:link w:val="Subtitle"/>
    <w:rsid w:val="00A458C8"/>
    <w:rPr>
      <w:rFonts w:ascii="Cambria" w:hAnsi="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ofiles.ihe.net/GeneralIntro/ch-B.html" TargetMode="External"/><Relationship Id="rId21" Type="http://schemas.openxmlformats.org/officeDocument/2006/relationships/hyperlink" Target="https://profiles.ihe.net/GeneralIntro" TargetMode="External"/><Relationship Id="rId42" Type="http://schemas.openxmlformats.org/officeDocument/2006/relationships/image" Target="media/image8.png"/><Relationship Id="rId47" Type="http://schemas.openxmlformats.org/officeDocument/2006/relationships/hyperlink" Target="http://dicom.nema.org/medical/dicom/current/output/chtml/part03/sect_C.17.6.html" TargetMode="External"/><Relationship Id="rId63" Type="http://schemas.openxmlformats.org/officeDocument/2006/relationships/hyperlink" Target="http://snomed.info/id/67734004" TargetMode="External"/><Relationship Id="rId68" Type="http://schemas.openxmlformats.org/officeDocument/2006/relationships/hyperlink" Target="http://snomed.info/id/1141981001" TargetMode="External"/><Relationship Id="rId16" Type="http://schemas.openxmlformats.org/officeDocument/2006/relationships/hyperlink" Target="https://www.ihe.net/about_ihe/ihe_process/" TargetMode="External"/><Relationship Id="rId11" Type="http://schemas.openxmlformats.org/officeDocument/2006/relationships/hyperlink" Target="https://profiles.ihe.net/RAD/index.html" TargetMode="External"/><Relationship Id="rId24" Type="http://schemas.openxmlformats.org/officeDocument/2006/relationships/hyperlink" Target="https://profiles.ihe.net/GeneralIntro/index.html" TargetMode="External"/><Relationship Id="rId32" Type="http://schemas.openxmlformats.org/officeDocument/2006/relationships/image" Target="media/image3.jpg"/><Relationship Id="rId37" Type="http://schemas.openxmlformats.org/officeDocument/2006/relationships/hyperlink" Target="https://profiles.ihe.net/ITI/TF/Volume1/ch-34.html" TargetMode="External"/><Relationship Id="rId40" Type="http://schemas.openxmlformats.org/officeDocument/2006/relationships/image" Target="media/image6.png"/><Relationship Id="rId45" Type="http://schemas.openxmlformats.org/officeDocument/2006/relationships/hyperlink" Target="http://dicom.nema.org/medical/dicom/current/output/chtml/part03/sect_C.7.html" TargetMode="External"/><Relationship Id="rId53" Type="http://schemas.openxmlformats.org/officeDocument/2006/relationships/package" Target="embeddings/Microsoft_Word_Document.docx"/><Relationship Id="rId58" Type="http://schemas.microsoft.com/office/2018/08/relationships/commentsExtensible" Target="commentsExtensible.xml"/><Relationship Id="rId66" Type="http://schemas.openxmlformats.org/officeDocument/2006/relationships/hyperlink" Target="http://snomed.info/id/80891009" TargetMode="External"/><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nomed.info/id/53120007" TargetMode="External"/><Relationship Id="rId19" Type="http://schemas.openxmlformats.org/officeDocument/2006/relationships/hyperlink" Target="https://www.hl7.org/fhir/versions.html" TargetMode="External"/><Relationship Id="rId14" Type="http://schemas.openxmlformats.org/officeDocument/2006/relationships/hyperlink" Target="https://www.ihe.net/ihe_domains/" TargetMode="External"/><Relationship Id="rId22" Type="http://schemas.openxmlformats.org/officeDocument/2006/relationships/hyperlink" Target="https://profiles.ihe.net/GeneralIntro/ch-9.html" TargetMode="External"/><Relationship Id="rId27" Type="http://schemas.openxmlformats.org/officeDocument/2006/relationships/hyperlink" Target="https://profiles.ihe.net/GeneralIntro/ch-D.html" TargetMode="External"/><Relationship Id="rId30" Type="http://schemas.openxmlformats.org/officeDocument/2006/relationships/image" Target="media/image2.png"/><Relationship Id="rId35" Type="http://schemas.openxmlformats.org/officeDocument/2006/relationships/hyperlink" Target="https://profiles.ihe.net/ITI/TF/Volume2/ch-Z.html" TargetMode="External"/><Relationship Id="rId43" Type="http://schemas.openxmlformats.org/officeDocument/2006/relationships/hyperlink" Target="https://profiles.ihe.net/GeneralIntro/" TargetMode="External"/><Relationship Id="rId48" Type="http://schemas.openxmlformats.org/officeDocument/2006/relationships/hyperlink" Target="http://dicom.nema.org/medical/dicom/current/output/chtml/part03/sect_C.7.5.html" TargetMode="External"/><Relationship Id="rId56" Type="http://schemas.microsoft.com/office/2011/relationships/commentsExtended" Target="commentsExtended.xml"/><Relationship Id="rId64" Type="http://schemas.openxmlformats.org/officeDocument/2006/relationships/hyperlink" Target="http://snomed.info/id/774007" TargetMode="External"/><Relationship Id="rId69" Type="http://schemas.openxmlformats.org/officeDocument/2006/relationships/hyperlink" Target="http://snomed.info/id/1141981001"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dicom.nema.org/medical/dicom/current/output/chtml/part03/sect_C.12.html" TargetMode="External"/><Relationship Id="rId72"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hyperlink" Target="https://www.ihe.net/Radiology_Public_Comments/" TargetMode="External"/><Relationship Id="rId17" Type="http://schemas.openxmlformats.org/officeDocument/2006/relationships/hyperlink" Target="https://profiles.ihe.net/RAD/index.html" TargetMode="External"/><Relationship Id="rId25" Type="http://schemas.openxmlformats.org/officeDocument/2006/relationships/hyperlink" Target="https://profiles.ihe.net/GeneralIntro/ch-A.html" TargetMode="External"/><Relationship Id="rId33" Type="http://schemas.openxmlformats.org/officeDocument/2006/relationships/image" Target="media/image4.png"/><Relationship Id="rId38" Type="http://schemas.openxmlformats.org/officeDocument/2006/relationships/hyperlink" Target="https://www.ihe.net/uploadedFiles/Documents/Radiology/IHE_RAD-Suppl_XC-WADO_Rev1-2_TI_2025-09-10.pdf" TargetMode="External"/><Relationship Id="rId46" Type="http://schemas.openxmlformats.org/officeDocument/2006/relationships/hyperlink" Target="http://dicom.nema.org/medical/dicom/current/output/chtml/part03/sect_C.7.2.html" TargetMode="External"/><Relationship Id="rId59" Type="http://schemas.openxmlformats.org/officeDocument/2006/relationships/hyperlink" Target="http://snomed.info/id/63337009" TargetMode="External"/><Relationship Id="rId67" Type="http://schemas.openxmlformats.org/officeDocument/2006/relationships/hyperlink" Target="http://snomed.info/id/76752008" TargetMode="External"/><Relationship Id="rId20" Type="http://schemas.openxmlformats.org/officeDocument/2006/relationships/hyperlink" Target="http://hl7.org/fhir/versions.html" TargetMode="External"/><Relationship Id="rId41" Type="http://schemas.openxmlformats.org/officeDocument/2006/relationships/image" Target="media/image7.png"/><Relationship Id="rId54" Type="http://schemas.openxmlformats.org/officeDocument/2006/relationships/hyperlink" Target="https://dicom.nema.org/dicom/2013/output/chtml/part16/chapter_A.html" TargetMode="External"/><Relationship Id="rId62" Type="http://schemas.openxmlformats.org/officeDocument/2006/relationships/hyperlink" Target="http://snomed.info/id/61685007" TargetMode="External"/><Relationship Id="rId70" Type="http://schemas.openxmlformats.org/officeDocument/2006/relationships/hyperlink" Target="http://snomed.info/id/421060004"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ihe.net/resources/profiles/" TargetMode="External"/><Relationship Id="rId23" Type="http://schemas.openxmlformats.org/officeDocument/2006/relationships/hyperlink" Target="https://profiles.ihe.net/GeneralIntro/ch-10.html" TargetMode="External"/><Relationship Id="rId28" Type="http://schemas.openxmlformats.org/officeDocument/2006/relationships/hyperlink" Target="https://dicom.nema.org/medical/dicom/current/output/html/part18.html" TargetMode="External"/><Relationship Id="rId36" Type="http://schemas.openxmlformats.org/officeDocument/2006/relationships/hyperlink" Target="https://www.w3.org/TR/cors/" TargetMode="External"/><Relationship Id="rId49" Type="http://schemas.openxmlformats.org/officeDocument/2006/relationships/hyperlink" Target="http://dicom.nema.org/medical/dicom/current/output/chtml/part03/sect_C.17.6.2.html" TargetMode="External"/><Relationship Id="rId57" Type="http://schemas.microsoft.com/office/2016/09/relationships/commentsIds" Target="commentsIds.xml"/><Relationship Id="rId10" Type="http://schemas.openxmlformats.org/officeDocument/2006/relationships/hyperlink" Target="https://profiles.ihe.net/RAD/index.html" TargetMode="External"/><Relationship Id="rId31" Type="http://schemas.openxmlformats.org/officeDocument/2006/relationships/hyperlink" Target="https://www.ihe.net/uploadedFiles/Documents/Radiology/IHE_RAD-Suppl_XC-WADO_Rev1-2_TI_2025-09-10.pdf" TargetMode="External"/><Relationship Id="rId44" Type="http://schemas.openxmlformats.org/officeDocument/2006/relationships/hyperlink" Target="https://profiles.ihe.net/GeneralIntro/" TargetMode="External"/><Relationship Id="rId52" Type="http://schemas.openxmlformats.org/officeDocument/2006/relationships/image" Target="media/image9.emf"/><Relationship Id="rId60" Type="http://schemas.openxmlformats.org/officeDocument/2006/relationships/hyperlink" Target="http://snomed.info/id/38266002" TargetMode="External"/><Relationship Id="rId65" Type="http://schemas.openxmlformats.org/officeDocument/2006/relationships/hyperlink" Target="http://snomed.info/id/113257007" TargetMode="External"/><Relationship Id="rId73" Type="http://schemas.openxmlformats.org/officeDocument/2006/relationships/header" Target="header2.xml"/><Relationship Id="rId78"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hyperlink" Target="https://www.ihe.net/" TargetMode="External"/><Relationship Id="rId18" Type="http://schemas.openxmlformats.org/officeDocument/2006/relationships/hyperlink" Target="https://eur-lex.europa.eu/eli/reg/2025/327/oj/eng" TargetMode="External"/><Relationship Id="rId39" Type="http://schemas.openxmlformats.org/officeDocument/2006/relationships/hyperlink" Target="https://www.ihe.net/uploadedFiles/Documents/Radiology/IHE_RAD_TF_Rev23-0_Vol1_FT_2025-08-08.pdf" TargetMode="External"/><Relationship Id="rId34" Type="http://schemas.openxmlformats.org/officeDocument/2006/relationships/image" Target="media/image5.png"/><Relationship Id="rId50" Type="http://schemas.openxmlformats.org/officeDocument/2006/relationships/hyperlink" Target="http://dicom.nema.org/medical/dicom/current/output/chtml/part03/sect_C.17.3.html" TargetMode="External"/><Relationship Id="rId55" Type="http://schemas.openxmlformats.org/officeDocument/2006/relationships/comments" Target="comments.xml"/><Relationship Id="rId76" Type="http://schemas.openxmlformats.org/officeDocument/2006/relationships/footer" Target="footer3.xml"/><Relationship Id="rId7" Type="http://schemas.openxmlformats.org/officeDocument/2006/relationships/footnotes" Target="footnotes.xml"/><Relationship Id="rId71" Type="http://schemas.openxmlformats.org/officeDocument/2006/relationships/hyperlink" Target="https://profiles.ihe.net/ITI/MHD/StructureDefinition-IHE.MHD.Comprehensive.DocumentReference-mappings.html" TargetMode="External"/><Relationship Id="rId2" Type="http://schemas.openxmlformats.org/officeDocument/2006/relationships/customXml" Target="../customXml/item2.xml"/><Relationship Id="rId29" Type="http://schemas.openxmlformats.org/officeDocument/2006/relationships/hyperlink" Target="https://profiles.ihe.net/GeneralIntro/index.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NDbXhdxtyrZ+CSttCAdFHeYpgA==">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</go:docsCustomData>
</go:gDocsCustomXmlDataStorage>
</file>

<file path=customXml/itemProps1.xml><?xml version="1.0" encoding="utf-8"?>
<ds:datastoreItem xmlns:ds="http://schemas.openxmlformats.org/officeDocument/2006/customXml" ds:itemID="{B908EC8A-B1B3-4D70-9313-1FD913513D3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c862a811-73d9-4481-a689-b6fb3842fb89}" enabled="1" method="Privileged" siteId="{4ef96c5c-d83f-466b-a478-816a5bb4af62}" contentBits="0" removed="0"/>
</clbl:labelList>
</file>

<file path=docProps/app.xml><?xml version="1.0" encoding="utf-8"?>
<Properties xmlns="http://schemas.openxmlformats.org/officeDocument/2006/extended-properties" xmlns:vt="http://schemas.openxmlformats.org/officeDocument/2006/docPropsVTypes">
  <Template>Normal</Template>
  <TotalTime>261</TotalTime>
  <Pages>66</Pages>
  <Words>16292</Words>
  <Characters>92539</Characters>
  <Application>Microsoft Office Word</Application>
  <DocSecurity>0</DocSecurity>
  <Lines>2804</Lines>
  <Paragraphs>1784</Paragraphs>
  <ScaleCrop>false</ScaleCrop>
  <HeadingPairs>
    <vt:vector size="2" baseType="variant">
      <vt:variant>
        <vt:lpstr>Title</vt:lpstr>
      </vt:variant>
      <vt:variant>
        <vt:i4>1</vt:i4>
      </vt:variant>
    </vt:vector>
  </HeadingPairs>
  <TitlesOfParts>
    <vt:vector size="1" baseType="lpstr">
      <vt:lpstr>IHE_RAD_Suppl_MADO_Rev1-1_TI_2026-03-16</vt:lpstr>
    </vt:vector>
  </TitlesOfParts>
  <Company>IHE</Company>
  <LinksUpToDate>false</LinksUpToDate>
  <CharactersWithSpaces>107047</CharactersWithSpaces>
  <SharedDoc>false</SharedDoc>
  <HLinks>
    <vt:vector size="660" baseType="variant">
      <vt:variant>
        <vt:i4>2752557</vt:i4>
      </vt:variant>
      <vt:variant>
        <vt:i4>492</vt:i4>
      </vt:variant>
      <vt:variant>
        <vt:i4>0</vt:i4>
      </vt:variant>
      <vt:variant>
        <vt:i4>5</vt:i4>
      </vt:variant>
      <vt:variant>
        <vt:lpwstr>https://profiles.ihe.net/ITI/MHD/StructureDefinition-IHE.MHD.Comprehensive.DocumentReference-mappings.html</vt:lpwstr>
      </vt:variant>
      <vt:variant>
        <vt:lpwstr/>
      </vt:variant>
      <vt:variant>
        <vt:i4>3735593</vt:i4>
      </vt:variant>
      <vt:variant>
        <vt:i4>489</vt:i4>
      </vt:variant>
      <vt:variant>
        <vt:i4>0</vt:i4>
      </vt:variant>
      <vt:variant>
        <vt:i4>5</vt:i4>
      </vt:variant>
      <vt:variant>
        <vt:lpwstr>http://snomed.info/id/421060004</vt:lpwstr>
      </vt:variant>
      <vt:variant>
        <vt:lpwstr/>
      </vt:variant>
      <vt:variant>
        <vt:i4>131095</vt:i4>
      </vt:variant>
      <vt:variant>
        <vt:i4>486</vt:i4>
      </vt:variant>
      <vt:variant>
        <vt:i4>0</vt:i4>
      </vt:variant>
      <vt:variant>
        <vt:i4>5</vt:i4>
      </vt:variant>
      <vt:variant>
        <vt:lpwstr>http://snomed.info/id/1141981001</vt:lpwstr>
      </vt:variant>
      <vt:variant>
        <vt:lpwstr/>
      </vt:variant>
      <vt:variant>
        <vt:i4>131095</vt:i4>
      </vt:variant>
      <vt:variant>
        <vt:i4>483</vt:i4>
      </vt:variant>
      <vt:variant>
        <vt:i4>0</vt:i4>
      </vt:variant>
      <vt:variant>
        <vt:i4>5</vt:i4>
      </vt:variant>
      <vt:variant>
        <vt:lpwstr>http://snomed.info/id/1141981001</vt:lpwstr>
      </vt:variant>
      <vt:variant>
        <vt:lpwstr/>
      </vt:variant>
      <vt:variant>
        <vt:i4>3145768</vt:i4>
      </vt:variant>
      <vt:variant>
        <vt:i4>480</vt:i4>
      </vt:variant>
      <vt:variant>
        <vt:i4>0</vt:i4>
      </vt:variant>
      <vt:variant>
        <vt:i4>5</vt:i4>
      </vt:variant>
      <vt:variant>
        <vt:lpwstr>http://snomed.info/id/76752008</vt:lpwstr>
      </vt:variant>
      <vt:variant>
        <vt:lpwstr/>
      </vt:variant>
      <vt:variant>
        <vt:i4>3866667</vt:i4>
      </vt:variant>
      <vt:variant>
        <vt:i4>477</vt:i4>
      </vt:variant>
      <vt:variant>
        <vt:i4>0</vt:i4>
      </vt:variant>
      <vt:variant>
        <vt:i4>5</vt:i4>
      </vt:variant>
      <vt:variant>
        <vt:lpwstr>http://snomed.info/id/80891009</vt:lpwstr>
      </vt:variant>
      <vt:variant>
        <vt:lpwstr/>
      </vt:variant>
      <vt:variant>
        <vt:i4>4128813</vt:i4>
      </vt:variant>
      <vt:variant>
        <vt:i4>474</vt:i4>
      </vt:variant>
      <vt:variant>
        <vt:i4>0</vt:i4>
      </vt:variant>
      <vt:variant>
        <vt:i4>5</vt:i4>
      </vt:variant>
      <vt:variant>
        <vt:lpwstr>http://snomed.info/id/113257007</vt:lpwstr>
      </vt:variant>
      <vt:variant>
        <vt:lpwstr/>
      </vt:variant>
      <vt:variant>
        <vt:i4>720921</vt:i4>
      </vt:variant>
      <vt:variant>
        <vt:i4>471</vt:i4>
      </vt:variant>
      <vt:variant>
        <vt:i4>0</vt:i4>
      </vt:variant>
      <vt:variant>
        <vt:i4>5</vt:i4>
      </vt:variant>
      <vt:variant>
        <vt:lpwstr>http://snomed.info/id/774007</vt:lpwstr>
      </vt:variant>
      <vt:variant>
        <vt:lpwstr/>
      </vt:variant>
      <vt:variant>
        <vt:i4>3866671</vt:i4>
      </vt:variant>
      <vt:variant>
        <vt:i4>468</vt:i4>
      </vt:variant>
      <vt:variant>
        <vt:i4>0</vt:i4>
      </vt:variant>
      <vt:variant>
        <vt:i4>5</vt:i4>
      </vt:variant>
      <vt:variant>
        <vt:lpwstr>http://snomed.info/id/67734004</vt:lpwstr>
      </vt:variant>
      <vt:variant>
        <vt:lpwstr/>
      </vt:variant>
      <vt:variant>
        <vt:i4>3473455</vt:i4>
      </vt:variant>
      <vt:variant>
        <vt:i4>465</vt:i4>
      </vt:variant>
      <vt:variant>
        <vt:i4>0</vt:i4>
      </vt:variant>
      <vt:variant>
        <vt:i4>5</vt:i4>
      </vt:variant>
      <vt:variant>
        <vt:lpwstr>http://snomed.info/id/61685007</vt:lpwstr>
      </vt:variant>
      <vt:variant>
        <vt:lpwstr/>
      </vt:variant>
      <vt:variant>
        <vt:i4>3997742</vt:i4>
      </vt:variant>
      <vt:variant>
        <vt:i4>462</vt:i4>
      </vt:variant>
      <vt:variant>
        <vt:i4>0</vt:i4>
      </vt:variant>
      <vt:variant>
        <vt:i4>5</vt:i4>
      </vt:variant>
      <vt:variant>
        <vt:lpwstr>http://snomed.info/id/53120007</vt:lpwstr>
      </vt:variant>
      <vt:variant>
        <vt:lpwstr/>
      </vt:variant>
      <vt:variant>
        <vt:i4>3604525</vt:i4>
      </vt:variant>
      <vt:variant>
        <vt:i4>459</vt:i4>
      </vt:variant>
      <vt:variant>
        <vt:i4>0</vt:i4>
      </vt:variant>
      <vt:variant>
        <vt:i4>5</vt:i4>
      </vt:variant>
      <vt:variant>
        <vt:lpwstr>http://snomed.info/id/38266002</vt:lpwstr>
      </vt:variant>
      <vt:variant>
        <vt:lpwstr/>
      </vt:variant>
      <vt:variant>
        <vt:i4>3276840</vt:i4>
      </vt:variant>
      <vt:variant>
        <vt:i4>456</vt:i4>
      </vt:variant>
      <vt:variant>
        <vt:i4>0</vt:i4>
      </vt:variant>
      <vt:variant>
        <vt:i4>5</vt:i4>
      </vt:variant>
      <vt:variant>
        <vt:lpwstr>http://snomed.info/id/63337009</vt:lpwstr>
      </vt:variant>
      <vt:variant>
        <vt:lpwstr/>
      </vt:variant>
      <vt:variant>
        <vt:i4>3080318</vt:i4>
      </vt:variant>
      <vt:variant>
        <vt:i4>450</vt:i4>
      </vt:variant>
      <vt:variant>
        <vt:i4>0</vt:i4>
      </vt:variant>
      <vt:variant>
        <vt:i4>5</vt:i4>
      </vt:variant>
      <vt:variant>
        <vt:lpwstr>https://build.fhir.org/ig/IHE/RAD.MADO/branches/master/mapping.html</vt:lpwstr>
      </vt:variant>
      <vt:variant>
        <vt:lpwstr/>
      </vt:variant>
      <vt:variant>
        <vt:i4>393239</vt:i4>
      </vt:variant>
      <vt:variant>
        <vt:i4>447</vt:i4>
      </vt:variant>
      <vt:variant>
        <vt:i4>0</vt:i4>
      </vt:variant>
      <vt:variant>
        <vt:i4>5</vt:i4>
      </vt:variant>
      <vt:variant>
        <vt:lpwstr>https://build.fhir.org/ig/IHE/RAD.MADO/branches/master/manifest-envelope.html</vt:lpwstr>
      </vt:variant>
      <vt:variant>
        <vt:lpwstr/>
      </vt:variant>
      <vt:variant>
        <vt:i4>393239</vt:i4>
      </vt:variant>
      <vt:variant>
        <vt:i4>444</vt:i4>
      </vt:variant>
      <vt:variant>
        <vt:i4>0</vt:i4>
      </vt:variant>
      <vt:variant>
        <vt:i4>5</vt:i4>
      </vt:variant>
      <vt:variant>
        <vt:lpwstr>https://build.fhir.org/ig/IHE/RAD.MADO/branches/master/manifest-envelope.html</vt:lpwstr>
      </vt:variant>
      <vt:variant>
        <vt:lpwstr/>
      </vt:variant>
      <vt:variant>
        <vt:i4>5111819</vt:i4>
      </vt:variant>
      <vt:variant>
        <vt:i4>441</vt:i4>
      </vt:variant>
      <vt:variant>
        <vt:i4>0</vt:i4>
      </vt:variant>
      <vt:variant>
        <vt:i4>5</vt:i4>
      </vt:variant>
      <vt:variant>
        <vt:lpwstr>https://build.fhir.org/ig/IHE/RAD.MADO/branches/master/fhir-imaging-manifest.html</vt:lpwstr>
      </vt:variant>
      <vt:variant>
        <vt:lpwstr/>
      </vt:variant>
      <vt:variant>
        <vt:i4>5111819</vt:i4>
      </vt:variant>
      <vt:variant>
        <vt:i4>438</vt:i4>
      </vt:variant>
      <vt:variant>
        <vt:i4>0</vt:i4>
      </vt:variant>
      <vt:variant>
        <vt:i4>5</vt:i4>
      </vt:variant>
      <vt:variant>
        <vt:lpwstr>https://build.fhir.org/ig/IHE/RAD.MADO/branches/master/fhir-imaging-manifest.html</vt:lpwstr>
      </vt:variant>
      <vt:variant>
        <vt:lpwstr/>
      </vt:variant>
      <vt:variant>
        <vt:i4>720909</vt:i4>
      </vt:variant>
      <vt:variant>
        <vt:i4>435</vt:i4>
      </vt:variant>
      <vt:variant>
        <vt:i4>0</vt:i4>
      </vt:variant>
      <vt:variant>
        <vt:i4>5</vt:i4>
      </vt:variant>
      <vt:variant>
        <vt:lpwstr/>
      </vt:variant>
      <vt:variant>
        <vt:lpwstr>bookmark=id.u3iazr6nz9l5</vt:lpwstr>
      </vt:variant>
      <vt:variant>
        <vt:i4>720909</vt:i4>
      </vt:variant>
      <vt:variant>
        <vt:i4>432</vt:i4>
      </vt:variant>
      <vt:variant>
        <vt:i4>0</vt:i4>
      </vt:variant>
      <vt:variant>
        <vt:i4>5</vt:i4>
      </vt:variant>
      <vt:variant>
        <vt:lpwstr/>
      </vt:variant>
      <vt:variant>
        <vt:lpwstr>bookmark=id.u3iazr6nz9l5</vt:lpwstr>
      </vt:variant>
      <vt:variant>
        <vt:i4>5111823</vt:i4>
      </vt:variant>
      <vt:variant>
        <vt:i4>429</vt:i4>
      </vt:variant>
      <vt:variant>
        <vt:i4>0</vt:i4>
      </vt:variant>
      <vt:variant>
        <vt:i4>5</vt:i4>
      </vt:variant>
      <vt:variant>
        <vt:lpwstr/>
      </vt:variant>
      <vt:variant>
        <vt:lpwstr>bookmark=id.gfsyb6fbdx04</vt:lpwstr>
      </vt:variant>
      <vt:variant>
        <vt:i4>3670130</vt:i4>
      </vt:variant>
      <vt:variant>
        <vt:i4>426</vt:i4>
      </vt:variant>
      <vt:variant>
        <vt:i4>0</vt:i4>
      </vt:variant>
      <vt:variant>
        <vt:i4>5</vt:i4>
      </vt:variant>
      <vt:variant>
        <vt:lpwstr/>
      </vt:variant>
      <vt:variant>
        <vt:lpwstr>bookmark=id.tgcxqc79h4r</vt:lpwstr>
      </vt:variant>
      <vt:variant>
        <vt:i4>720909</vt:i4>
      </vt:variant>
      <vt:variant>
        <vt:i4>423</vt:i4>
      </vt:variant>
      <vt:variant>
        <vt:i4>0</vt:i4>
      </vt:variant>
      <vt:variant>
        <vt:i4>5</vt:i4>
      </vt:variant>
      <vt:variant>
        <vt:lpwstr/>
      </vt:variant>
      <vt:variant>
        <vt:lpwstr>bookmark=id.u3iazr6nz9l5</vt:lpwstr>
      </vt:variant>
      <vt:variant>
        <vt:i4>720909</vt:i4>
      </vt:variant>
      <vt:variant>
        <vt:i4>420</vt:i4>
      </vt:variant>
      <vt:variant>
        <vt:i4>0</vt:i4>
      </vt:variant>
      <vt:variant>
        <vt:i4>5</vt:i4>
      </vt:variant>
      <vt:variant>
        <vt:lpwstr/>
      </vt:variant>
      <vt:variant>
        <vt:lpwstr>bookmark=id.u3iazr6nz9l5</vt:lpwstr>
      </vt:variant>
      <vt:variant>
        <vt:i4>720909</vt:i4>
      </vt:variant>
      <vt:variant>
        <vt:i4>417</vt:i4>
      </vt:variant>
      <vt:variant>
        <vt:i4>0</vt:i4>
      </vt:variant>
      <vt:variant>
        <vt:i4>5</vt:i4>
      </vt:variant>
      <vt:variant>
        <vt:lpwstr/>
      </vt:variant>
      <vt:variant>
        <vt:lpwstr>bookmark=id.u3iazr6nz9l5</vt:lpwstr>
      </vt:variant>
      <vt:variant>
        <vt:i4>7536657</vt:i4>
      </vt:variant>
      <vt:variant>
        <vt:i4>414</vt:i4>
      </vt:variant>
      <vt:variant>
        <vt:i4>0</vt:i4>
      </vt:variant>
      <vt:variant>
        <vt:i4>5</vt:i4>
      </vt:variant>
      <vt:variant>
        <vt:lpwstr>https://dicom.nema.org/dicom/2013/output/chtml/part16/chapter_A.html</vt:lpwstr>
      </vt:variant>
      <vt:variant>
        <vt:lpwstr>sect_TID_2010</vt:lpwstr>
      </vt:variant>
      <vt:variant>
        <vt:i4>1245193</vt:i4>
      </vt:variant>
      <vt:variant>
        <vt:i4>408</vt:i4>
      </vt:variant>
      <vt:variant>
        <vt:i4>0</vt:i4>
      </vt:variant>
      <vt:variant>
        <vt:i4>5</vt:i4>
      </vt:variant>
      <vt:variant>
        <vt:lpwstr>http://dicom.nema.org/medical/dicom/current/output/chtml/part03/sect_C.12.html</vt:lpwstr>
      </vt:variant>
      <vt:variant>
        <vt:lpwstr>sect_C.12.1</vt:lpwstr>
      </vt:variant>
      <vt:variant>
        <vt:i4>5242988</vt:i4>
      </vt:variant>
      <vt:variant>
        <vt:i4>405</vt:i4>
      </vt:variant>
      <vt:variant>
        <vt:i4>0</vt:i4>
      </vt:variant>
      <vt:variant>
        <vt:i4>5</vt:i4>
      </vt:variant>
      <vt:variant>
        <vt:lpwstr>http://dicom.nema.org/medical/dicom/current/output/chtml/part03/sect_C.17.3.html</vt:lpwstr>
      </vt:variant>
      <vt:variant>
        <vt:lpwstr/>
      </vt:variant>
      <vt:variant>
        <vt:i4>8257627</vt:i4>
      </vt:variant>
      <vt:variant>
        <vt:i4>402</vt:i4>
      </vt:variant>
      <vt:variant>
        <vt:i4>0</vt:i4>
      </vt:variant>
      <vt:variant>
        <vt:i4>5</vt:i4>
      </vt:variant>
      <vt:variant>
        <vt:lpwstr>http://dicom.nema.org/medical/dicom/current/output/chtml/part03/sect_C.17.6.2.html</vt:lpwstr>
      </vt:variant>
      <vt:variant>
        <vt:lpwstr/>
      </vt:variant>
      <vt:variant>
        <vt:i4>4128888</vt:i4>
      </vt:variant>
      <vt:variant>
        <vt:i4>399</vt:i4>
      </vt:variant>
      <vt:variant>
        <vt:i4>0</vt:i4>
      </vt:variant>
      <vt:variant>
        <vt:i4>5</vt:i4>
      </vt:variant>
      <vt:variant>
        <vt:lpwstr>http://dicom.nema.org/medical/dicom/current/output/chtml/part03/sect_C.7.5.html</vt:lpwstr>
      </vt:variant>
      <vt:variant>
        <vt:lpwstr>sect_C.7.5.1</vt:lpwstr>
      </vt:variant>
      <vt:variant>
        <vt:i4>1245193</vt:i4>
      </vt:variant>
      <vt:variant>
        <vt:i4>396</vt:i4>
      </vt:variant>
      <vt:variant>
        <vt:i4>0</vt:i4>
      </vt:variant>
      <vt:variant>
        <vt:i4>5</vt:i4>
      </vt:variant>
      <vt:variant>
        <vt:lpwstr>http://dicom.nema.org/medical/dicom/current/output/chtml/part03/sect_C.17.6.html</vt:lpwstr>
      </vt:variant>
      <vt:variant>
        <vt:lpwstr>sect_C.17.6.1</vt:lpwstr>
      </vt:variant>
      <vt:variant>
        <vt:i4>4128888</vt:i4>
      </vt:variant>
      <vt:variant>
        <vt:i4>393</vt:i4>
      </vt:variant>
      <vt:variant>
        <vt:i4>0</vt:i4>
      </vt:variant>
      <vt:variant>
        <vt:i4>5</vt:i4>
      </vt:variant>
      <vt:variant>
        <vt:lpwstr>http://dicom.nema.org/medical/dicom/current/output/chtml/part03/sect_C.7.2.html</vt:lpwstr>
      </vt:variant>
      <vt:variant>
        <vt:lpwstr>sect_C.7.2.1</vt:lpwstr>
      </vt:variant>
      <vt:variant>
        <vt:i4>917590</vt:i4>
      </vt:variant>
      <vt:variant>
        <vt:i4>390</vt:i4>
      </vt:variant>
      <vt:variant>
        <vt:i4>0</vt:i4>
      </vt:variant>
      <vt:variant>
        <vt:i4>5</vt:i4>
      </vt:variant>
      <vt:variant>
        <vt:lpwstr>http://dicom.nema.org/medical/dicom/current/output/chtml/part03/sect_C.7.html</vt:lpwstr>
      </vt:variant>
      <vt:variant>
        <vt:lpwstr>sect_C.7.1.1</vt:lpwstr>
      </vt:variant>
      <vt:variant>
        <vt:i4>2621538</vt:i4>
      </vt:variant>
      <vt:variant>
        <vt:i4>387</vt:i4>
      </vt:variant>
      <vt:variant>
        <vt:i4>0</vt:i4>
      </vt:variant>
      <vt:variant>
        <vt:i4>5</vt:i4>
      </vt:variant>
      <vt:variant>
        <vt:lpwstr>https://profiles.ihe.net/GeneralIntro/</vt:lpwstr>
      </vt:variant>
      <vt:variant>
        <vt:lpwstr/>
      </vt:variant>
      <vt:variant>
        <vt:i4>2621538</vt:i4>
      </vt:variant>
      <vt:variant>
        <vt:i4>384</vt:i4>
      </vt:variant>
      <vt:variant>
        <vt:i4>0</vt:i4>
      </vt:variant>
      <vt:variant>
        <vt:i4>5</vt:i4>
      </vt:variant>
      <vt:variant>
        <vt:lpwstr>https://profiles.ihe.net/GeneralIntro/</vt:lpwstr>
      </vt:variant>
      <vt:variant>
        <vt:lpwstr/>
      </vt:variant>
      <vt:variant>
        <vt:i4>4587529</vt:i4>
      </vt:variant>
      <vt:variant>
        <vt:i4>381</vt:i4>
      </vt:variant>
      <vt:variant>
        <vt:i4>0</vt:i4>
      </vt:variant>
      <vt:variant>
        <vt:i4>5</vt:i4>
      </vt:variant>
      <vt:variant>
        <vt:lpwstr>https://www.ihe.net/uploadedFiles/Documents/Radiology/IHE_RAD_TF_Rev23-0_Vol1_FT_2025-08-08.pdf</vt:lpwstr>
      </vt:variant>
      <vt:variant>
        <vt:lpwstr/>
      </vt:variant>
      <vt:variant>
        <vt:i4>852084</vt:i4>
      </vt:variant>
      <vt:variant>
        <vt:i4>378</vt:i4>
      </vt:variant>
      <vt:variant>
        <vt:i4>0</vt:i4>
      </vt:variant>
      <vt:variant>
        <vt:i4>5</vt:i4>
      </vt:variant>
      <vt:variant>
        <vt:lpwstr>https://www.ihe.net/uploadedFiles/Documents/Radiology/IHE_RAD-Suppl_XC-WADO_Rev1-2_TI_2025-09-10.pdf</vt:lpwstr>
      </vt:variant>
      <vt:variant>
        <vt:lpwstr/>
      </vt:variant>
      <vt:variant>
        <vt:i4>6946933</vt:i4>
      </vt:variant>
      <vt:variant>
        <vt:i4>375</vt:i4>
      </vt:variant>
      <vt:variant>
        <vt:i4>0</vt:i4>
      </vt:variant>
      <vt:variant>
        <vt:i4>5</vt:i4>
      </vt:variant>
      <vt:variant>
        <vt:lpwstr>https://profiles.ihe.net/ITI/TF/Volume1/ch-34.html</vt:lpwstr>
      </vt:variant>
      <vt:variant>
        <vt:lpwstr/>
      </vt:variant>
      <vt:variant>
        <vt:i4>3407911</vt:i4>
      </vt:variant>
      <vt:variant>
        <vt:i4>372</vt:i4>
      </vt:variant>
      <vt:variant>
        <vt:i4>0</vt:i4>
      </vt:variant>
      <vt:variant>
        <vt:i4>5</vt:i4>
      </vt:variant>
      <vt:variant>
        <vt:lpwstr>https://www.w3.org/TR/cors/</vt:lpwstr>
      </vt:variant>
      <vt:variant>
        <vt:lpwstr/>
      </vt:variant>
      <vt:variant>
        <vt:i4>2687094</vt:i4>
      </vt:variant>
      <vt:variant>
        <vt:i4>369</vt:i4>
      </vt:variant>
      <vt:variant>
        <vt:i4>0</vt:i4>
      </vt:variant>
      <vt:variant>
        <vt:i4>5</vt:i4>
      </vt:variant>
      <vt:variant>
        <vt:lpwstr>https://profiles.ihe.net/ITI/TF/Volume2/ch-Z.html</vt:lpwstr>
      </vt:variant>
      <vt:variant>
        <vt:lpwstr>z.8-mobile-security-considerations</vt:lpwstr>
      </vt:variant>
      <vt:variant>
        <vt:i4>852084</vt:i4>
      </vt:variant>
      <vt:variant>
        <vt:i4>366</vt:i4>
      </vt:variant>
      <vt:variant>
        <vt:i4>0</vt:i4>
      </vt:variant>
      <vt:variant>
        <vt:i4>5</vt:i4>
      </vt:variant>
      <vt:variant>
        <vt:lpwstr>https://www.ihe.net/uploadedFiles/Documents/Radiology/IHE_RAD-Suppl_XC-WADO_Rev1-2_TI_2025-09-10.pdf</vt:lpwstr>
      </vt:variant>
      <vt:variant>
        <vt:lpwstr/>
      </vt:variant>
      <vt:variant>
        <vt:i4>1376274</vt:i4>
      </vt:variant>
      <vt:variant>
        <vt:i4>351</vt:i4>
      </vt:variant>
      <vt:variant>
        <vt:i4>0</vt:i4>
      </vt:variant>
      <vt:variant>
        <vt:i4>5</vt:i4>
      </vt:variant>
      <vt:variant>
        <vt:lpwstr>https://profiles.ihe.net/GeneralIntro/index.html</vt:lpwstr>
      </vt:variant>
      <vt:variant>
        <vt:lpwstr/>
      </vt:variant>
      <vt:variant>
        <vt:i4>721019</vt:i4>
      </vt:variant>
      <vt:variant>
        <vt:i4>348</vt:i4>
      </vt:variant>
      <vt:variant>
        <vt:i4>0</vt:i4>
      </vt:variant>
      <vt:variant>
        <vt:i4>5</vt:i4>
      </vt:variant>
      <vt:variant>
        <vt:lpwstr>https://dicom.nema.org/medical/dicom/current/output/html/part18.html</vt:lpwstr>
      </vt:variant>
      <vt:variant>
        <vt:lpwstr>sect_10.4</vt:lpwstr>
      </vt:variant>
      <vt:variant>
        <vt:i4>2162806</vt:i4>
      </vt:variant>
      <vt:variant>
        <vt:i4>345</vt:i4>
      </vt:variant>
      <vt:variant>
        <vt:i4>0</vt:i4>
      </vt:variant>
      <vt:variant>
        <vt:i4>5</vt:i4>
      </vt:variant>
      <vt:variant>
        <vt:lpwstr>https://profiles.ihe.net/GeneralIntro/ch-D.html</vt:lpwstr>
      </vt:variant>
      <vt:variant>
        <vt:lpwstr/>
      </vt:variant>
      <vt:variant>
        <vt:i4>2556022</vt:i4>
      </vt:variant>
      <vt:variant>
        <vt:i4>342</vt:i4>
      </vt:variant>
      <vt:variant>
        <vt:i4>0</vt:i4>
      </vt:variant>
      <vt:variant>
        <vt:i4>5</vt:i4>
      </vt:variant>
      <vt:variant>
        <vt:lpwstr>https://profiles.ihe.net/GeneralIntro/ch-B.html</vt:lpwstr>
      </vt:variant>
      <vt:variant>
        <vt:lpwstr/>
      </vt:variant>
      <vt:variant>
        <vt:i4>2359414</vt:i4>
      </vt:variant>
      <vt:variant>
        <vt:i4>339</vt:i4>
      </vt:variant>
      <vt:variant>
        <vt:i4>0</vt:i4>
      </vt:variant>
      <vt:variant>
        <vt:i4>5</vt:i4>
      </vt:variant>
      <vt:variant>
        <vt:lpwstr>https://profiles.ihe.net/GeneralIntro/ch-A.html</vt:lpwstr>
      </vt:variant>
      <vt:variant>
        <vt:lpwstr/>
      </vt:variant>
      <vt:variant>
        <vt:i4>2359414</vt:i4>
      </vt:variant>
      <vt:variant>
        <vt:i4>336</vt:i4>
      </vt:variant>
      <vt:variant>
        <vt:i4>0</vt:i4>
      </vt:variant>
      <vt:variant>
        <vt:i4>5</vt:i4>
      </vt:variant>
      <vt:variant>
        <vt:lpwstr>https://profiles.ihe.net/GeneralIntro/ch-A.html</vt:lpwstr>
      </vt:variant>
      <vt:variant>
        <vt:lpwstr/>
      </vt:variant>
      <vt:variant>
        <vt:i4>1376274</vt:i4>
      </vt:variant>
      <vt:variant>
        <vt:i4>333</vt:i4>
      </vt:variant>
      <vt:variant>
        <vt:i4>0</vt:i4>
      </vt:variant>
      <vt:variant>
        <vt:i4>5</vt:i4>
      </vt:variant>
      <vt:variant>
        <vt:lpwstr>https://profiles.ihe.net/GeneralIntro/index.html</vt:lpwstr>
      </vt:variant>
      <vt:variant>
        <vt:lpwstr/>
      </vt:variant>
      <vt:variant>
        <vt:i4>4653081</vt:i4>
      </vt:variant>
      <vt:variant>
        <vt:i4>330</vt:i4>
      </vt:variant>
      <vt:variant>
        <vt:i4>0</vt:i4>
      </vt:variant>
      <vt:variant>
        <vt:i4>5</vt:i4>
      </vt:variant>
      <vt:variant>
        <vt:lpwstr>https://profiles.ihe.net/GeneralIntro/ch-10.html</vt:lpwstr>
      </vt:variant>
      <vt:variant>
        <vt:lpwstr/>
      </vt:variant>
      <vt:variant>
        <vt:i4>8126582</vt:i4>
      </vt:variant>
      <vt:variant>
        <vt:i4>327</vt:i4>
      </vt:variant>
      <vt:variant>
        <vt:i4>0</vt:i4>
      </vt:variant>
      <vt:variant>
        <vt:i4>5</vt:i4>
      </vt:variant>
      <vt:variant>
        <vt:lpwstr>https://profiles.ihe.net/GeneralIntro/ch-9.html</vt:lpwstr>
      </vt:variant>
      <vt:variant>
        <vt:lpwstr/>
      </vt:variant>
      <vt:variant>
        <vt:i4>458765</vt:i4>
      </vt:variant>
      <vt:variant>
        <vt:i4>324</vt:i4>
      </vt:variant>
      <vt:variant>
        <vt:i4>0</vt:i4>
      </vt:variant>
      <vt:variant>
        <vt:i4>5</vt:i4>
      </vt:variant>
      <vt:variant>
        <vt:lpwstr>https://profiles.ihe.net/GeneralIntro</vt:lpwstr>
      </vt:variant>
      <vt:variant>
        <vt:lpwstr/>
      </vt:variant>
      <vt:variant>
        <vt:i4>5701706</vt:i4>
      </vt:variant>
      <vt:variant>
        <vt:i4>321</vt:i4>
      </vt:variant>
      <vt:variant>
        <vt:i4>0</vt:i4>
      </vt:variant>
      <vt:variant>
        <vt:i4>5</vt:i4>
      </vt:variant>
      <vt:variant>
        <vt:lpwstr>http://hl7.org/fhir/versions.html</vt:lpwstr>
      </vt:variant>
      <vt:variant>
        <vt:lpwstr>maturity</vt:lpwstr>
      </vt:variant>
      <vt:variant>
        <vt:i4>7864376</vt:i4>
      </vt:variant>
      <vt:variant>
        <vt:i4>318</vt:i4>
      </vt:variant>
      <vt:variant>
        <vt:i4>0</vt:i4>
      </vt:variant>
      <vt:variant>
        <vt:i4>5</vt:i4>
      </vt:variant>
      <vt:variant>
        <vt:lpwstr>https://www.hl7.org/fhir/versions.html</vt:lpwstr>
      </vt:variant>
      <vt:variant>
        <vt:lpwstr/>
      </vt:variant>
      <vt:variant>
        <vt:i4>1376347</vt:i4>
      </vt:variant>
      <vt:variant>
        <vt:i4>315</vt:i4>
      </vt:variant>
      <vt:variant>
        <vt:i4>0</vt:i4>
      </vt:variant>
      <vt:variant>
        <vt:i4>5</vt:i4>
      </vt:variant>
      <vt:variant>
        <vt:lpwstr>https://eur-lex.europa.eu/eli/reg/2025/327/oj/eng</vt:lpwstr>
      </vt:variant>
      <vt:variant>
        <vt:lpwstr/>
      </vt:variant>
      <vt:variant>
        <vt:i4>1114162</vt:i4>
      </vt:variant>
      <vt:variant>
        <vt:i4>308</vt:i4>
      </vt:variant>
      <vt:variant>
        <vt:i4>0</vt:i4>
      </vt:variant>
      <vt:variant>
        <vt:i4>5</vt:i4>
      </vt:variant>
      <vt:variant>
        <vt:lpwstr/>
      </vt:variant>
      <vt:variant>
        <vt:lpwstr>_Toc224575340</vt:lpwstr>
      </vt:variant>
      <vt:variant>
        <vt:i4>1441842</vt:i4>
      </vt:variant>
      <vt:variant>
        <vt:i4>302</vt:i4>
      </vt:variant>
      <vt:variant>
        <vt:i4>0</vt:i4>
      </vt:variant>
      <vt:variant>
        <vt:i4>5</vt:i4>
      </vt:variant>
      <vt:variant>
        <vt:lpwstr/>
      </vt:variant>
      <vt:variant>
        <vt:lpwstr>_Toc224575339</vt:lpwstr>
      </vt:variant>
      <vt:variant>
        <vt:i4>1441842</vt:i4>
      </vt:variant>
      <vt:variant>
        <vt:i4>296</vt:i4>
      </vt:variant>
      <vt:variant>
        <vt:i4>0</vt:i4>
      </vt:variant>
      <vt:variant>
        <vt:i4>5</vt:i4>
      </vt:variant>
      <vt:variant>
        <vt:lpwstr/>
      </vt:variant>
      <vt:variant>
        <vt:lpwstr>_Toc224575338</vt:lpwstr>
      </vt:variant>
      <vt:variant>
        <vt:i4>1441842</vt:i4>
      </vt:variant>
      <vt:variant>
        <vt:i4>290</vt:i4>
      </vt:variant>
      <vt:variant>
        <vt:i4>0</vt:i4>
      </vt:variant>
      <vt:variant>
        <vt:i4>5</vt:i4>
      </vt:variant>
      <vt:variant>
        <vt:lpwstr/>
      </vt:variant>
      <vt:variant>
        <vt:lpwstr>_Toc224575337</vt:lpwstr>
      </vt:variant>
      <vt:variant>
        <vt:i4>1441842</vt:i4>
      </vt:variant>
      <vt:variant>
        <vt:i4>284</vt:i4>
      </vt:variant>
      <vt:variant>
        <vt:i4>0</vt:i4>
      </vt:variant>
      <vt:variant>
        <vt:i4>5</vt:i4>
      </vt:variant>
      <vt:variant>
        <vt:lpwstr/>
      </vt:variant>
      <vt:variant>
        <vt:lpwstr>_Toc224575336</vt:lpwstr>
      </vt:variant>
      <vt:variant>
        <vt:i4>1441842</vt:i4>
      </vt:variant>
      <vt:variant>
        <vt:i4>278</vt:i4>
      </vt:variant>
      <vt:variant>
        <vt:i4>0</vt:i4>
      </vt:variant>
      <vt:variant>
        <vt:i4>5</vt:i4>
      </vt:variant>
      <vt:variant>
        <vt:lpwstr/>
      </vt:variant>
      <vt:variant>
        <vt:lpwstr>_Toc224575335</vt:lpwstr>
      </vt:variant>
      <vt:variant>
        <vt:i4>1441842</vt:i4>
      </vt:variant>
      <vt:variant>
        <vt:i4>272</vt:i4>
      </vt:variant>
      <vt:variant>
        <vt:i4>0</vt:i4>
      </vt:variant>
      <vt:variant>
        <vt:i4>5</vt:i4>
      </vt:variant>
      <vt:variant>
        <vt:lpwstr/>
      </vt:variant>
      <vt:variant>
        <vt:lpwstr>_Toc224575334</vt:lpwstr>
      </vt:variant>
      <vt:variant>
        <vt:i4>1441842</vt:i4>
      </vt:variant>
      <vt:variant>
        <vt:i4>266</vt:i4>
      </vt:variant>
      <vt:variant>
        <vt:i4>0</vt:i4>
      </vt:variant>
      <vt:variant>
        <vt:i4>5</vt:i4>
      </vt:variant>
      <vt:variant>
        <vt:lpwstr/>
      </vt:variant>
      <vt:variant>
        <vt:lpwstr>_Toc224575333</vt:lpwstr>
      </vt:variant>
      <vt:variant>
        <vt:i4>1441842</vt:i4>
      </vt:variant>
      <vt:variant>
        <vt:i4>260</vt:i4>
      </vt:variant>
      <vt:variant>
        <vt:i4>0</vt:i4>
      </vt:variant>
      <vt:variant>
        <vt:i4>5</vt:i4>
      </vt:variant>
      <vt:variant>
        <vt:lpwstr/>
      </vt:variant>
      <vt:variant>
        <vt:lpwstr>_Toc224575332</vt:lpwstr>
      </vt:variant>
      <vt:variant>
        <vt:i4>1441842</vt:i4>
      </vt:variant>
      <vt:variant>
        <vt:i4>254</vt:i4>
      </vt:variant>
      <vt:variant>
        <vt:i4>0</vt:i4>
      </vt:variant>
      <vt:variant>
        <vt:i4>5</vt:i4>
      </vt:variant>
      <vt:variant>
        <vt:lpwstr/>
      </vt:variant>
      <vt:variant>
        <vt:lpwstr>_Toc224575331</vt:lpwstr>
      </vt:variant>
      <vt:variant>
        <vt:i4>1441842</vt:i4>
      </vt:variant>
      <vt:variant>
        <vt:i4>248</vt:i4>
      </vt:variant>
      <vt:variant>
        <vt:i4>0</vt:i4>
      </vt:variant>
      <vt:variant>
        <vt:i4>5</vt:i4>
      </vt:variant>
      <vt:variant>
        <vt:lpwstr/>
      </vt:variant>
      <vt:variant>
        <vt:lpwstr>_Toc224575330</vt:lpwstr>
      </vt:variant>
      <vt:variant>
        <vt:i4>1507378</vt:i4>
      </vt:variant>
      <vt:variant>
        <vt:i4>242</vt:i4>
      </vt:variant>
      <vt:variant>
        <vt:i4>0</vt:i4>
      </vt:variant>
      <vt:variant>
        <vt:i4>5</vt:i4>
      </vt:variant>
      <vt:variant>
        <vt:lpwstr/>
      </vt:variant>
      <vt:variant>
        <vt:lpwstr>_Toc224575329</vt:lpwstr>
      </vt:variant>
      <vt:variant>
        <vt:i4>1507378</vt:i4>
      </vt:variant>
      <vt:variant>
        <vt:i4>236</vt:i4>
      </vt:variant>
      <vt:variant>
        <vt:i4>0</vt:i4>
      </vt:variant>
      <vt:variant>
        <vt:i4>5</vt:i4>
      </vt:variant>
      <vt:variant>
        <vt:lpwstr/>
      </vt:variant>
      <vt:variant>
        <vt:lpwstr>_Toc224575328</vt:lpwstr>
      </vt:variant>
      <vt:variant>
        <vt:i4>1507378</vt:i4>
      </vt:variant>
      <vt:variant>
        <vt:i4>230</vt:i4>
      </vt:variant>
      <vt:variant>
        <vt:i4>0</vt:i4>
      </vt:variant>
      <vt:variant>
        <vt:i4>5</vt:i4>
      </vt:variant>
      <vt:variant>
        <vt:lpwstr/>
      </vt:variant>
      <vt:variant>
        <vt:lpwstr>_Toc224575327</vt:lpwstr>
      </vt:variant>
      <vt:variant>
        <vt:i4>1507378</vt:i4>
      </vt:variant>
      <vt:variant>
        <vt:i4>224</vt:i4>
      </vt:variant>
      <vt:variant>
        <vt:i4>0</vt:i4>
      </vt:variant>
      <vt:variant>
        <vt:i4>5</vt:i4>
      </vt:variant>
      <vt:variant>
        <vt:lpwstr/>
      </vt:variant>
      <vt:variant>
        <vt:lpwstr>_Toc224575326</vt:lpwstr>
      </vt:variant>
      <vt:variant>
        <vt:i4>1507378</vt:i4>
      </vt:variant>
      <vt:variant>
        <vt:i4>218</vt:i4>
      </vt:variant>
      <vt:variant>
        <vt:i4>0</vt:i4>
      </vt:variant>
      <vt:variant>
        <vt:i4>5</vt:i4>
      </vt:variant>
      <vt:variant>
        <vt:lpwstr/>
      </vt:variant>
      <vt:variant>
        <vt:lpwstr>_Toc224575325</vt:lpwstr>
      </vt:variant>
      <vt:variant>
        <vt:i4>1507378</vt:i4>
      </vt:variant>
      <vt:variant>
        <vt:i4>212</vt:i4>
      </vt:variant>
      <vt:variant>
        <vt:i4>0</vt:i4>
      </vt:variant>
      <vt:variant>
        <vt:i4>5</vt:i4>
      </vt:variant>
      <vt:variant>
        <vt:lpwstr/>
      </vt:variant>
      <vt:variant>
        <vt:lpwstr>_Toc224575324</vt:lpwstr>
      </vt:variant>
      <vt:variant>
        <vt:i4>1507378</vt:i4>
      </vt:variant>
      <vt:variant>
        <vt:i4>206</vt:i4>
      </vt:variant>
      <vt:variant>
        <vt:i4>0</vt:i4>
      </vt:variant>
      <vt:variant>
        <vt:i4>5</vt:i4>
      </vt:variant>
      <vt:variant>
        <vt:lpwstr/>
      </vt:variant>
      <vt:variant>
        <vt:lpwstr>_Toc224575323</vt:lpwstr>
      </vt:variant>
      <vt:variant>
        <vt:i4>1507378</vt:i4>
      </vt:variant>
      <vt:variant>
        <vt:i4>200</vt:i4>
      </vt:variant>
      <vt:variant>
        <vt:i4>0</vt:i4>
      </vt:variant>
      <vt:variant>
        <vt:i4>5</vt:i4>
      </vt:variant>
      <vt:variant>
        <vt:lpwstr/>
      </vt:variant>
      <vt:variant>
        <vt:lpwstr>_Toc224575322</vt:lpwstr>
      </vt:variant>
      <vt:variant>
        <vt:i4>1507378</vt:i4>
      </vt:variant>
      <vt:variant>
        <vt:i4>194</vt:i4>
      </vt:variant>
      <vt:variant>
        <vt:i4>0</vt:i4>
      </vt:variant>
      <vt:variant>
        <vt:i4>5</vt:i4>
      </vt:variant>
      <vt:variant>
        <vt:lpwstr/>
      </vt:variant>
      <vt:variant>
        <vt:lpwstr>_Toc224575321</vt:lpwstr>
      </vt:variant>
      <vt:variant>
        <vt:i4>1507378</vt:i4>
      </vt:variant>
      <vt:variant>
        <vt:i4>188</vt:i4>
      </vt:variant>
      <vt:variant>
        <vt:i4>0</vt:i4>
      </vt:variant>
      <vt:variant>
        <vt:i4>5</vt:i4>
      </vt:variant>
      <vt:variant>
        <vt:lpwstr/>
      </vt:variant>
      <vt:variant>
        <vt:lpwstr>_Toc224575320</vt:lpwstr>
      </vt:variant>
      <vt:variant>
        <vt:i4>1310770</vt:i4>
      </vt:variant>
      <vt:variant>
        <vt:i4>182</vt:i4>
      </vt:variant>
      <vt:variant>
        <vt:i4>0</vt:i4>
      </vt:variant>
      <vt:variant>
        <vt:i4>5</vt:i4>
      </vt:variant>
      <vt:variant>
        <vt:lpwstr/>
      </vt:variant>
      <vt:variant>
        <vt:lpwstr>_Toc224575319</vt:lpwstr>
      </vt:variant>
      <vt:variant>
        <vt:i4>1310770</vt:i4>
      </vt:variant>
      <vt:variant>
        <vt:i4>176</vt:i4>
      </vt:variant>
      <vt:variant>
        <vt:i4>0</vt:i4>
      </vt:variant>
      <vt:variant>
        <vt:i4>5</vt:i4>
      </vt:variant>
      <vt:variant>
        <vt:lpwstr/>
      </vt:variant>
      <vt:variant>
        <vt:lpwstr>_Toc224575318</vt:lpwstr>
      </vt:variant>
      <vt:variant>
        <vt:i4>1310770</vt:i4>
      </vt:variant>
      <vt:variant>
        <vt:i4>170</vt:i4>
      </vt:variant>
      <vt:variant>
        <vt:i4>0</vt:i4>
      </vt:variant>
      <vt:variant>
        <vt:i4>5</vt:i4>
      </vt:variant>
      <vt:variant>
        <vt:lpwstr/>
      </vt:variant>
      <vt:variant>
        <vt:lpwstr>_Toc224575317</vt:lpwstr>
      </vt:variant>
      <vt:variant>
        <vt:i4>1310770</vt:i4>
      </vt:variant>
      <vt:variant>
        <vt:i4>164</vt:i4>
      </vt:variant>
      <vt:variant>
        <vt:i4>0</vt:i4>
      </vt:variant>
      <vt:variant>
        <vt:i4>5</vt:i4>
      </vt:variant>
      <vt:variant>
        <vt:lpwstr/>
      </vt:variant>
      <vt:variant>
        <vt:lpwstr>_Toc224575316</vt:lpwstr>
      </vt:variant>
      <vt:variant>
        <vt:i4>1310770</vt:i4>
      </vt:variant>
      <vt:variant>
        <vt:i4>158</vt:i4>
      </vt:variant>
      <vt:variant>
        <vt:i4>0</vt:i4>
      </vt:variant>
      <vt:variant>
        <vt:i4>5</vt:i4>
      </vt:variant>
      <vt:variant>
        <vt:lpwstr/>
      </vt:variant>
      <vt:variant>
        <vt:lpwstr>_Toc224575315</vt:lpwstr>
      </vt:variant>
      <vt:variant>
        <vt:i4>1310770</vt:i4>
      </vt:variant>
      <vt:variant>
        <vt:i4>152</vt:i4>
      </vt:variant>
      <vt:variant>
        <vt:i4>0</vt:i4>
      </vt:variant>
      <vt:variant>
        <vt:i4>5</vt:i4>
      </vt:variant>
      <vt:variant>
        <vt:lpwstr/>
      </vt:variant>
      <vt:variant>
        <vt:lpwstr>_Toc224575314</vt:lpwstr>
      </vt:variant>
      <vt:variant>
        <vt:i4>1310770</vt:i4>
      </vt:variant>
      <vt:variant>
        <vt:i4>146</vt:i4>
      </vt:variant>
      <vt:variant>
        <vt:i4>0</vt:i4>
      </vt:variant>
      <vt:variant>
        <vt:i4>5</vt:i4>
      </vt:variant>
      <vt:variant>
        <vt:lpwstr/>
      </vt:variant>
      <vt:variant>
        <vt:lpwstr>_Toc224575313</vt:lpwstr>
      </vt:variant>
      <vt:variant>
        <vt:i4>1310770</vt:i4>
      </vt:variant>
      <vt:variant>
        <vt:i4>140</vt:i4>
      </vt:variant>
      <vt:variant>
        <vt:i4>0</vt:i4>
      </vt:variant>
      <vt:variant>
        <vt:i4>5</vt:i4>
      </vt:variant>
      <vt:variant>
        <vt:lpwstr/>
      </vt:variant>
      <vt:variant>
        <vt:lpwstr>_Toc224575312</vt:lpwstr>
      </vt:variant>
      <vt:variant>
        <vt:i4>1310770</vt:i4>
      </vt:variant>
      <vt:variant>
        <vt:i4>134</vt:i4>
      </vt:variant>
      <vt:variant>
        <vt:i4>0</vt:i4>
      </vt:variant>
      <vt:variant>
        <vt:i4>5</vt:i4>
      </vt:variant>
      <vt:variant>
        <vt:lpwstr/>
      </vt:variant>
      <vt:variant>
        <vt:lpwstr>_Toc224575311</vt:lpwstr>
      </vt:variant>
      <vt:variant>
        <vt:i4>1310770</vt:i4>
      </vt:variant>
      <vt:variant>
        <vt:i4>128</vt:i4>
      </vt:variant>
      <vt:variant>
        <vt:i4>0</vt:i4>
      </vt:variant>
      <vt:variant>
        <vt:i4>5</vt:i4>
      </vt:variant>
      <vt:variant>
        <vt:lpwstr/>
      </vt:variant>
      <vt:variant>
        <vt:lpwstr>_Toc224575310</vt:lpwstr>
      </vt:variant>
      <vt:variant>
        <vt:i4>1376306</vt:i4>
      </vt:variant>
      <vt:variant>
        <vt:i4>122</vt:i4>
      </vt:variant>
      <vt:variant>
        <vt:i4>0</vt:i4>
      </vt:variant>
      <vt:variant>
        <vt:i4>5</vt:i4>
      </vt:variant>
      <vt:variant>
        <vt:lpwstr/>
      </vt:variant>
      <vt:variant>
        <vt:lpwstr>_Toc224575309</vt:lpwstr>
      </vt:variant>
      <vt:variant>
        <vt:i4>1376306</vt:i4>
      </vt:variant>
      <vt:variant>
        <vt:i4>116</vt:i4>
      </vt:variant>
      <vt:variant>
        <vt:i4>0</vt:i4>
      </vt:variant>
      <vt:variant>
        <vt:i4>5</vt:i4>
      </vt:variant>
      <vt:variant>
        <vt:lpwstr/>
      </vt:variant>
      <vt:variant>
        <vt:lpwstr>_Toc224575308</vt:lpwstr>
      </vt:variant>
      <vt:variant>
        <vt:i4>1376306</vt:i4>
      </vt:variant>
      <vt:variant>
        <vt:i4>110</vt:i4>
      </vt:variant>
      <vt:variant>
        <vt:i4>0</vt:i4>
      </vt:variant>
      <vt:variant>
        <vt:i4>5</vt:i4>
      </vt:variant>
      <vt:variant>
        <vt:lpwstr/>
      </vt:variant>
      <vt:variant>
        <vt:lpwstr>_Toc224575307</vt:lpwstr>
      </vt:variant>
      <vt:variant>
        <vt:i4>1376306</vt:i4>
      </vt:variant>
      <vt:variant>
        <vt:i4>104</vt:i4>
      </vt:variant>
      <vt:variant>
        <vt:i4>0</vt:i4>
      </vt:variant>
      <vt:variant>
        <vt:i4>5</vt:i4>
      </vt:variant>
      <vt:variant>
        <vt:lpwstr/>
      </vt:variant>
      <vt:variant>
        <vt:lpwstr>_Toc224575306</vt:lpwstr>
      </vt:variant>
      <vt:variant>
        <vt:i4>1376306</vt:i4>
      </vt:variant>
      <vt:variant>
        <vt:i4>98</vt:i4>
      </vt:variant>
      <vt:variant>
        <vt:i4>0</vt:i4>
      </vt:variant>
      <vt:variant>
        <vt:i4>5</vt:i4>
      </vt:variant>
      <vt:variant>
        <vt:lpwstr/>
      </vt:variant>
      <vt:variant>
        <vt:lpwstr>_Toc224575305</vt:lpwstr>
      </vt:variant>
      <vt:variant>
        <vt:i4>1376306</vt:i4>
      </vt:variant>
      <vt:variant>
        <vt:i4>92</vt:i4>
      </vt:variant>
      <vt:variant>
        <vt:i4>0</vt:i4>
      </vt:variant>
      <vt:variant>
        <vt:i4>5</vt:i4>
      </vt:variant>
      <vt:variant>
        <vt:lpwstr/>
      </vt:variant>
      <vt:variant>
        <vt:lpwstr>_Toc224575304</vt:lpwstr>
      </vt:variant>
      <vt:variant>
        <vt:i4>1376306</vt:i4>
      </vt:variant>
      <vt:variant>
        <vt:i4>86</vt:i4>
      </vt:variant>
      <vt:variant>
        <vt:i4>0</vt:i4>
      </vt:variant>
      <vt:variant>
        <vt:i4>5</vt:i4>
      </vt:variant>
      <vt:variant>
        <vt:lpwstr/>
      </vt:variant>
      <vt:variant>
        <vt:lpwstr>_Toc224575303</vt:lpwstr>
      </vt:variant>
      <vt:variant>
        <vt:i4>1376306</vt:i4>
      </vt:variant>
      <vt:variant>
        <vt:i4>80</vt:i4>
      </vt:variant>
      <vt:variant>
        <vt:i4>0</vt:i4>
      </vt:variant>
      <vt:variant>
        <vt:i4>5</vt:i4>
      </vt:variant>
      <vt:variant>
        <vt:lpwstr/>
      </vt:variant>
      <vt:variant>
        <vt:lpwstr>_Toc224575302</vt:lpwstr>
      </vt:variant>
      <vt:variant>
        <vt:i4>1376306</vt:i4>
      </vt:variant>
      <vt:variant>
        <vt:i4>74</vt:i4>
      </vt:variant>
      <vt:variant>
        <vt:i4>0</vt:i4>
      </vt:variant>
      <vt:variant>
        <vt:i4>5</vt:i4>
      </vt:variant>
      <vt:variant>
        <vt:lpwstr/>
      </vt:variant>
      <vt:variant>
        <vt:lpwstr>_Toc224575301</vt:lpwstr>
      </vt:variant>
      <vt:variant>
        <vt:i4>1376306</vt:i4>
      </vt:variant>
      <vt:variant>
        <vt:i4>68</vt:i4>
      </vt:variant>
      <vt:variant>
        <vt:i4>0</vt:i4>
      </vt:variant>
      <vt:variant>
        <vt:i4>5</vt:i4>
      </vt:variant>
      <vt:variant>
        <vt:lpwstr/>
      </vt:variant>
      <vt:variant>
        <vt:lpwstr>_Toc224575300</vt:lpwstr>
      </vt:variant>
      <vt:variant>
        <vt:i4>1835059</vt:i4>
      </vt:variant>
      <vt:variant>
        <vt:i4>62</vt:i4>
      </vt:variant>
      <vt:variant>
        <vt:i4>0</vt:i4>
      </vt:variant>
      <vt:variant>
        <vt:i4>5</vt:i4>
      </vt:variant>
      <vt:variant>
        <vt:lpwstr/>
      </vt:variant>
      <vt:variant>
        <vt:lpwstr>_Toc224575299</vt:lpwstr>
      </vt:variant>
      <vt:variant>
        <vt:i4>1835059</vt:i4>
      </vt:variant>
      <vt:variant>
        <vt:i4>56</vt:i4>
      </vt:variant>
      <vt:variant>
        <vt:i4>0</vt:i4>
      </vt:variant>
      <vt:variant>
        <vt:i4>5</vt:i4>
      </vt:variant>
      <vt:variant>
        <vt:lpwstr/>
      </vt:variant>
      <vt:variant>
        <vt:lpwstr>_Toc224575298</vt:lpwstr>
      </vt:variant>
      <vt:variant>
        <vt:i4>1835059</vt:i4>
      </vt:variant>
      <vt:variant>
        <vt:i4>50</vt:i4>
      </vt:variant>
      <vt:variant>
        <vt:i4>0</vt:i4>
      </vt:variant>
      <vt:variant>
        <vt:i4>5</vt:i4>
      </vt:variant>
      <vt:variant>
        <vt:lpwstr/>
      </vt:variant>
      <vt:variant>
        <vt:lpwstr>_Toc224575297</vt:lpwstr>
      </vt:variant>
      <vt:variant>
        <vt:i4>1835059</vt:i4>
      </vt:variant>
      <vt:variant>
        <vt:i4>44</vt:i4>
      </vt:variant>
      <vt:variant>
        <vt:i4>0</vt:i4>
      </vt:variant>
      <vt:variant>
        <vt:i4>5</vt:i4>
      </vt:variant>
      <vt:variant>
        <vt:lpwstr/>
      </vt:variant>
      <vt:variant>
        <vt:lpwstr>_Toc224575296</vt:lpwstr>
      </vt:variant>
      <vt:variant>
        <vt:i4>1835059</vt:i4>
      </vt:variant>
      <vt:variant>
        <vt:i4>38</vt:i4>
      </vt:variant>
      <vt:variant>
        <vt:i4>0</vt:i4>
      </vt:variant>
      <vt:variant>
        <vt:i4>5</vt:i4>
      </vt:variant>
      <vt:variant>
        <vt:lpwstr/>
      </vt:variant>
      <vt:variant>
        <vt:lpwstr>_Toc224575295</vt:lpwstr>
      </vt:variant>
      <vt:variant>
        <vt:i4>1835059</vt:i4>
      </vt:variant>
      <vt:variant>
        <vt:i4>32</vt:i4>
      </vt:variant>
      <vt:variant>
        <vt:i4>0</vt:i4>
      </vt:variant>
      <vt:variant>
        <vt:i4>5</vt:i4>
      </vt:variant>
      <vt:variant>
        <vt:lpwstr/>
      </vt:variant>
      <vt:variant>
        <vt:lpwstr>_Toc224575294</vt:lpwstr>
      </vt:variant>
      <vt:variant>
        <vt:i4>1835059</vt:i4>
      </vt:variant>
      <vt:variant>
        <vt:i4>26</vt:i4>
      </vt:variant>
      <vt:variant>
        <vt:i4>0</vt:i4>
      </vt:variant>
      <vt:variant>
        <vt:i4>5</vt:i4>
      </vt:variant>
      <vt:variant>
        <vt:lpwstr/>
      </vt:variant>
      <vt:variant>
        <vt:lpwstr>_Toc224575293</vt:lpwstr>
      </vt:variant>
      <vt:variant>
        <vt:i4>6946926</vt:i4>
      </vt:variant>
      <vt:variant>
        <vt:i4>21</vt:i4>
      </vt:variant>
      <vt:variant>
        <vt:i4>0</vt:i4>
      </vt:variant>
      <vt:variant>
        <vt:i4>5</vt:i4>
      </vt:variant>
      <vt:variant>
        <vt:lpwstr>https://profiles.ihe.net/RAD/index.html</vt:lpwstr>
      </vt:variant>
      <vt:variant>
        <vt:lpwstr/>
      </vt:variant>
      <vt:variant>
        <vt:i4>3211301</vt:i4>
      </vt:variant>
      <vt:variant>
        <vt:i4>18</vt:i4>
      </vt:variant>
      <vt:variant>
        <vt:i4>0</vt:i4>
      </vt:variant>
      <vt:variant>
        <vt:i4>5</vt:i4>
      </vt:variant>
      <vt:variant>
        <vt:lpwstr>https://www.ihe.net/about_ihe/ihe_process/</vt:lpwstr>
      </vt:variant>
      <vt:variant>
        <vt:lpwstr/>
      </vt:variant>
      <vt:variant>
        <vt:i4>8192033</vt:i4>
      </vt:variant>
      <vt:variant>
        <vt:i4>15</vt:i4>
      </vt:variant>
      <vt:variant>
        <vt:i4>0</vt:i4>
      </vt:variant>
      <vt:variant>
        <vt:i4>5</vt:i4>
      </vt:variant>
      <vt:variant>
        <vt:lpwstr>https://www.ihe.net/resources/profiles/</vt:lpwstr>
      </vt:variant>
      <vt:variant>
        <vt:lpwstr/>
      </vt:variant>
      <vt:variant>
        <vt:i4>3932233</vt:i4>
      </vt:variant>
      <vt:variant>
        <vt:i4>12</vt:i4>
      </vt:variant>
      <vt:variant>
        <vt:i4>0</vt:i4>
      </vt:variant>
      <vt:variant>
        <vt:i4>5</vt:i4>
      </vt:variant>
      <vt:variant>
        <vt:lpwstr>https://www.ihe.net/ihe_domains/</vt:lpwstr>
      </vt:variant>
      <vt:variant>
        <vt:lpwstr/>
      </vt:variant>
      <vt:variant>
        <vt:i4>4456534</vt:i4>
      </vt:variant>
      <vt:variant>
        <vt:i4>9</vt:i4>
      </vt:variant>
      <vt:variant>
        <vt:i4>0</vt:i4>
      </vt:variant>
      <vt:variant>
        <vt:i4>5</vt:i4>
      </vt:variant>
      <vt:variant>
        <vt:lpwstr>https://www.ihe.net/</vt:lpwstr>
      </vt:variant>
      <vt:variant>
        <vt:lpwstr/>
      </vt:variant>
      <vt:variant>
        <vt:i4>5373954</vt:i4>
      </vt:variant>
      <vt:variant>
        <vt:i4>6</vt:i4>
      </vt:variant>
      <vt:variant>
        <vt:i4>0</vt:i4>
      </vt:variant>
      <vt:variant>
        <vt:i4>5</vt:i4>
      </vt:variant>
      <vt:variant>
        <vt:lpwstr>https://www.ihe.net/Radiology_Public_Comments/</vt:lpwstr>
      </vt:variant>
      <vt:variant>
        <vt:lpwstr/>
      </vt:variant>
      <vt:variant>
        <vt:i4>4456543</vt:i4>
      </vt:variant>
      <vt:variant>
        <vt:i4>3</vt:i4>
      </vt:variant>
      <vt:variant>
        <vt:i4>0</vt:i4>
      </vt:variant>
      <vt:variant>
        <vt:i4>5</vt:i4>
      </vt:variant>
      <vt:variant>
        <vt:lpwstr>https://profiles.ihe.net/RAD/index.html</vt:lpwstr>
      </vt:variant>
      <vt:variant>
        <vt:lpwstr>1.2</vt:lpwstr>
      </vt:variant>
      <vt:variant>
        <vt:i4>6946926</vt:i4>
      </vt:variant>
      <vt:variant>
        <vt:i4>0</vt:i4>
      </vt:variant>
      <vt:variant>
        <vt:i4>0</vt:i4>
      </vt:variant>
      <vt:variant>
        <vt:i4>5</vt:i4>
      </vt:variant>
      <vt:variant>
        <vt:lpwstr>https://profiles.ihe.net/RAD/index.html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IHE_RAD_Suppl_MADO_Rev1-2_TI_2026-08-xx</dc:title>
  <dc:subject>IHE Radiology MADO Supplement</dc:subject>
  <dc:creator>IHE Radiology Technical Committee</dc:creator>
  <cp:keywords>IHE Radiology Supplement</cp:keywords>
  <cp:lastModifiedBy>Mary Jungers</cp:lastModifiedBy>
  <cp:revision>14</cp:revision>
  <cp:lastPrinted>2026-03-16T23:14:00Z</cp:lastPrinted>
  <dcterms:created xsi:type="dcterms:W3CDTF">2026-07-27T14:47:00Z</dcterms:created>
  <dcterms:modified xsi:type="dcterms:W3CDTF">2026-07-30T03:00:00Z</dcterms:modified>
  <cp:category>IHE Supplement</cp:category>
</cp:coreProperties>
</file>